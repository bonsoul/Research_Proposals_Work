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0A30B" w14:textId="32CBFF03" w:rsidR="00446CF1" w:rsidRPr="0020744C" w:rsidRDefault="00446CF1" w:rsidP="00446CF1">
      <w:pPr>
        <w:spacing w:after="240" w:line="240" w:lineRule="auto"/>
        <w:jc w:val="center"/>
        <w:rPr>
          <w:rFonts w:eastAsia="Times New Roman" w:cs="Times New Roman"/>
          <w:b/>
          <w:szCs w:val="24"/>
        </w:rPr>
      </w:pPr>
      <w:bookmarkStart w:id="0" w:name="_Hlk165130774"/>
      <w:bookmarkStart w:id="1" w:name="_Hlk175844779"/>
      <w:bookmarkStart w:id="2" w:name="_Hlk157531010"/>
      <w:bookmarkEnd w:id="0"/>
      <w:r w:rsidRPr="0020744C">
        <w:rPr>
          <w:rFonts w:eastAsia="Times New Roman" w:cs="Times New Roman"/>
          <w:b/>
          <w:szCs w:val="24"/>
        </w:rPr>
        <w:t>PREVALENCE OF DEPRESSION AND</w:t>
      </w:r>
      <w:r w:rsidR="00D06A71">
        <w:rPr>
          <w:rFonts w:eastAsia="Times New Roman" w:cs="Times New Roman"/>
          <w:b/>
          <w:szCs w:val="24"/>
        </w:rPr>
        <w:t xml:space="preserve"> POST TRAUMATIC STRESS </w:t>
      </w:r>
      <w:r w:rsidR="00481B6A">
        <w:rPr>
          <w:rFonts w:eastAsia="Times New Roman" w:cs="Times New Roman"/>
          <w:b/>
          <w:szCs w:val="24"/>
        </w:rPr>
        <w:t xml:space="preserve">DISORDER </w:t>
      </w:r>
      <w:r w:rsidR="00481B6A" w:rsidRPr="0020744C">
        <w:rPr>
          <w:rFonts w:eastAsia="Times New Roman" w:cs="Times New Roman"/>
          <w:b/>
          <w:szCs w:val="24"/>
        </w:rPr>
        <w:t>AMONG</w:t>
      </w:r>
      <w:r w:rsidRPr="0020744C">
        <w:rPr>
          <w:rFonts w:eastAsia="Times New Roman" w:cs="Times New Roman"/>
          <w:b/>
          <w:color w:val="000000"/>
          <w:szCs w:val="24"/>
        </w:rPr>
        <w:t xml:space="preserve"> ADOLESCENTS WITH HIV/AIDS ATTENDING COMPREHENSIVE CARE CLINICS</w:t>
      </w:r>
      <w:r w:rsidR="00594004">
        <w:rPr>
          <w:rFonts w:eastAsia="Times New Roman" w:cs="Times New Roman"/>
          <w:b/>
          <w:color w:val="000000"/>
          <w:szCs w:val="24"/>
        </w:rPr>
        <w:t xml:space="preserve"> IN</w:t>
      </w:r>
      <w:r w:rsidR="00704C38">
        <w:rPr>
          <w:rFonts w:eastAsia="Times New Roman" w:cs="Times New Roman"/>
          <w:b/>
          <w:color w:val="000000"/>
          <w:szCs w:val="24"/>
        </w:rPr>
        <w:t xml:space="preserve"> PUBLIC</w:t>
      </w:r>
      <w:r w:rsidR="00594004">
        <w:rPr>
          <w:rFonts w:eastAsia="Times New Roman" w:cs="Times New Roman"/>
          <w:b/>
          <w:color w:val="000000"/>
          <w:szCs w:val="24"/>
        </w:rPr>
        <w:t xml:space="preserve"> HOSPITALS</w:t>
      </w:r>
      <w:r w:rsidRPr="0020744C">
        <w:rPr>
          <w:rFonts w:eastAsia="Times New Roman" w:cs="Times New Roman"/>
          <w:b/>
          <w:color w:val="000000"/>
          <w:szCs w:val="24"/>
        </w:rPr>
        <w:t xml:space="preserve"> IN RUIRU SUB COUNTY</w:t>
      </w:r>
    </w:p>
    <w:bookmarkEnd w:id="1"/>
    <w:p w14:paraId="1ECBB6EA" w14:textId="77777777" w:rsidR="00446CF1" w:rsidRPr="0020744C" w:rsidRDefault="00446CF1" w:rsidP="00446CF1">
      <w:pPr>
        <w:spacing w:after="0" w:line="240" w:lineRule="auto"/>
        <w:rPr>
          <w:rFonts w:eastAsia="Calibri" w:cs="Times New Roman"/>
          <w:b/>
          <w:bCs/>
          <w:szCs w:val="24"/>
        </w:rPr>
      </w:pPr>
    </w:p>
    <w:p w14:paraId="0834E14A" w14:textId="77777777" w:rsidR="00446CF1" w:rsidRPr="0020744C" w:rsidRDefault="00446CF1" w:rsidP="00446CF1">
      <w:pPr>
        <w:spacing w:after="0" w:line="240" w:lineRule="auto"/>
        <w:rPr>
          <w:rFonts w:eastAsia="Calibri" w:cs="Times New Roman"/>
          <w:b/>
          <w:bCs/>
          <w:szCs w:val="24"/>
        </w:rPr>
      </w:pPr>
    </w:p>
    <w:p w14:paraId="6FB382C9" w14:textId="77777777" w:rsidR="00446CF1" w:rsidRPr="0020744C" w:rsidRDefault="00446CF1" w:rsidP="00446CF1">
      <w:pPr>
        <w:spacing w:after="0" w:line="240" w:lineRule="auto"/>
        <w:rPr>
          <w:rFonts w:eastAsia="Calibri" w:cs="Times New Roman"/>
          <w:b/>
          <w:bCs/>
          <w:szCs w:val="24"/>
        </w:rPr>
      </w:pPr>
    </w:p>
    <w:p w14:paraId="54AD4DFB" w14:textId="77777777" w:rsidR="00446CF1" w:rsidRPr="0020744C" w:rsidRDefault="00446CF1" w:rsidP="00446CF1">
      <w:pPr>
        <w:spacing w:after="0" w:line="240" w:lineRule="auto"/>
        <w:rPr>
          <w:rFonts w:eastAsia="Calibri" w:cs="Times New Roman"/>
          <w:b/>
          <w:bCs/>
          <w:szCs w:val="24"/>
        </w:rPr>
      </w:pPr>
    </w:p>
    <w:p w14:paraId="179584DB" w14:textId="77777777" w:rsidR="00446CF1" w:rsidRPr="0020744C" w:rsidRDefault="00446CF1" w:rsidP="00446CF1">
      <w:pPr>
        <w:spacing w:after="0" w:line="240" w:lineRule="auto"/>
        <w:rPr>
          <w:rFonts w:eastAsia="Calibri" w:cs="Times New Roman"/>
          <w:b/>
          <w:bCs/>
          <w:szCs w:val="24"/>
        </w:rPr>
      </w:pPr>
    </w:p>
    <w:p w14:paraId="5E1683E6" w14:textId="77777777" w:rsidR="00446CF1" w:rsidRPr="0020744C" w:rsidRDefault="00446CF1" w:rsidP="00446CF1">
      <w:pPr>
        <w:spacing w:after="0" w:line="240" w:lineRule="auto"/>
        <w:rPr>
          <w:rFonts w:eastAsia="Calibri" w:cs="Times New Roman"/>
          <w:b/>
          <w:bCs/>
          <w:szCs w:val="24"/>
        </w:rPr>
      </w:pPr>
    </w:p>
    <w:p w14:paraId="20CEED31" w14:textId="77777777" w:rsidR="00446CF1" w:rsidRPr="0020744C" w:rsidRDefault="00446CF1" w:rsidP="00446CF1">
      <w:pPr>
        <w:spacing w:after="0" w:line="240" w:lineRule="auto"/>
        <w:rPr>
          <w:rFonts w:eastAsia="Calibri" w:cs="Times New Roman"/>
          <w:b/>
          <w:bCs/>
          <w:szCs w:val="24"/>
        </w:rPr>
      </w:pPr>
    </w:p>
    <w:p w14:paraId="3D6E3416" w14:textId="77777777" w:rsidR="00446CF1" w:rsidRPr="0020744C" w:rsidRDefault="00446CF1" w:rsidP="00446CF1">
      <w:pPr>
        <w:spacing w:after="0" w:line="240" w:lineRule="auto"/>
        <w:rPr>
          <w:rFonts w:eastAsia="Calibri" w:cs="Times New Roman"/>
          <w:b/>
          <w:bCs/>
          <w:szCs w:val="24"/>
        </w:rPr>
      </w:pPr>
    </w:p>
    <w:p w14:paraId="47D10E2D" w14:textId="77777777" w:rsidR="00446CF1" w:rsidRPr="0020744C" w:rsidRDefault="00446CF1" w:rsidP="00446CF1">
      <w:pPr>
        <w:spacing w:after="0" w:line="240" w:lineRule="auto"/>
        <w:rPr>
          <w:rFonts w:eastAsia="Calibri" w:cs="Times New Roman"/>
          <w:b/>
          <w:bCs/>
          <w:szCs w:val="24"/>
        </w:rPr>
      </w:pPr>
    </w:p>
    <w:p w14:paraId="3A19BA8D" w14:textId="77777777" w:rsidR="00446CF1" w:rsidRPr="0020744C" w:rsidRDefault="00446CF1" w:rsidP="00446CF1">
      <w:pPr>
        <w:spacing w:after="0" w:line="240" w:lineRule="auto"/>
        <w:rPr>
          <w:rFonts w:eastAsia="Calibri" w:cs="Times New Roman"/>
          <w:b/>
          <w:bCs/>
          <w:szCs w:val="24"/>
        </w:rPr>
      </w:pPr>
    </w:p>
    <w:p w14:paraId="081683C6" w14:textId="77777777" w:rsidR="00446CF1" w:rsidRPr="0020744C" w:rsidRDefault="00446CF1" w:rsidP="00446CF1">
      <w:pPr>
        <w:spacing w:after="0" w:line="240" w:lineRule="auto"/>
        <w:rPr>
          <w:rFonts w:eastAsia="Calibri" w:cs="Times New Roman"/>
          <w:b/>
          <w:bCs/>
          <w:szCs w:val="24"/>
        </w:rPr>
      </w:pPr>
    </w:p>
    <w:p w14:paraId="62CA0085" w14:textId="77777777" w:rsidR="00446CF1" w:rsidRPr="0020744C" w:rsidRDefault="00446CF1" w:rsidP="00446CF1">
      <w:pPr>
        <w:spacing w:after="0" w:line="240" w:lineRule="auto"/>
        <w:rPr>
          <w:rFonts w:eastAsia="Calibri" w:cs="Times New Roman"/>
          <w:b/>
          <w:bCs/>
          <w:szCs w:val="24"/>
        </w:rPr>
      </w:pPr>
    </w:p>
    <w:p w14:paraId="7A82D3FE" w14:textId="77777777" w:rsidR="00446CF1" w:rsidRPr="0020744C" w:rsidRDefault="00446CF1" w:rsidP="00446CF1">
      <w:pPr>
        <w:spacing w:after="0" w:line="240" w:lineRule="auto"/>
        <w:jc w:val="center"/>
        <w:rPr>
          <w:rFonts w:eastAsia="Calibri" w:cs="Times New Roman"/>
          <w:b/>
          <w:bCs/>
          <w:szCs w:val="24"/>
        </w:rPr>
      </w:pPr>
      <w:r w:rsidRPr="0020744C">
        <w:rPr>
          <w:rFonts w:eastAsia="Calibri" w:cs="Times New Roman"/>
          <w:b/>
          <w:bCs/>
          <w:szCs w:val="24"/>
        </w:rPr>
        <w:t>DR. WARIIMI KARINGI</w:t>
      </w:r>
      <w:r w:rsidRPr="0020744C">
        <w:rPr>
          <w:rFonts w:eastAsia="Calibri" w:cs="Times New Roman"/>
          <w:b/>
          <w:bCs/>
          <w:szCs w:val="24"/>
        </w:rPr>
        <w:br/>
        <w:t>H118/42195/2022</w:t>
      </w:r>
    </w:p>
    <w:p w14:paraId="080BA3C6" w14:textId="77777777" w:rsidR="00446CF1" w:rsidRPr="0020744C" w:rsidRDefault="00446CF1" w:rsidP="00446CF1">
      <w:pPr>
        <w:spacing w:after="0" w:line="240" w:lineRule="auto"/>
        <w:jc w:val="center"/>
        <w:rPr>
          <w:rFonts w:eastAsia="Calibri" w:cs="Times New Roman"/>
          <w:b/>
          <w:bCs/>
          <w:szCs w:val="24"/>
        </w:rPr>
      </w:pPr>
    </w:p>
    <w:p w14:paraId="41969701" w14:textId="77777777" w:rsidR="00446CF1" w:rsidRPr="0020744C" w:rsidRDefault="00446CF1" w:rsidP="00446CF1">
      <w:pPr>
        <w:spacing w:after="0" w:line="240" w:lineRule="auto"/>
        <w:jc w:val="center"/>
        <w:rPr>
          <w:rFonts w:eastAsia="Calibri" w:cs="Times New Roman"/>
          <w:b/>
          <w:bCs/>
          <w:szCs w:val="24"/>
        </w:rPr>
      </w:pPr>
    </w:p>
    <w:p w14:paraId="492BE46B" w14:textId="77777777" w:rsidR="00446CF1" w:rsidRPr="0020744C" w:rsidRDefault="00446CF1" w:rsidP="00446CF1">
      <w:pPr>
        <w:spacing w:after="0" w:line="240" w:lineRule="auto"/>
        <w:jc w:val="center"/>
        <w:rPr>
          <w:rFonts w:eastAsia="Calibri" w:cs="Times New Roman"/>
          <w:b/>
          <w:bCs/>
          <w:szCs w:val="24"/>
        </w:rPr>
      </w:pPr>
    </w:p>
    <w:p w14:paraId="33E6BBA8" w14:textId="77777777" w:rsidR="00446CF1" w:rsidRPr="0020744C" w:rsidRDefault="00446CF1" w:rsidP="00446CF1">
      <w:pPr>
        <w:spacing w:after="0" w:line="240" w:lineRule="auto"/>
        <w:jc w:val="center"/>
        <w:rPr>
          <w:rFonts w:eastAsia="Calibri" w:cs="Times New Roman"/>
          <w:b/>
          <w:bCs/>
          <w:szCs w:val="24"/>
        </w:rPr>
      </w:pPr>
    </w:p>
    <w:p w14:paraId="35B9ED41" w14:textId="77777777" w:rsidR="00446CF1" w:rsidRPr="0020744C" w:rsidRDefault="00446CF1" w:rsidP="00446CF1">
      <w:pPr>
        <w:spacing w:after="0" w:line="240" w:lineRule="auto"/>
        <w:jc w:val="center"/>
        <w:rPr>
          <w:rFonts w:eastAsia="Calibri" w:cs="Times New Roman"/>
          <w:b/>
          <w:bCs/>
          <w:szCs w:val="24"/>
        </w:rPr>
      </w:pPr>
    </w:p>
    <w:p w14:paraId="38CFAC8F" w14:textId="77777777" w:rsidR="00446CF1" w:rsidRPr="0020744C" w:rsidRDefault="00446CF1" w:rsidP="00446CF1">
      <w:pPr>
        <w:spacing w:after="0" w:line="240" w:lineRule="auto"/>
        <w:jc w:val="center"/>
        <w:rPr>
          <w:rFonts w:eastAsia="Calibri" w:cs="Times New Roman"/>
          <w:b/>
          <w:bCs/>
          <w:szCs w:val="24"/>
        </w:rPr>
      </w:pPr>
    </w:p>
    <w:p w14:paraId="121BAA8A" w14:textId="77777777" w:rsidR="00446CF1" w:rsidRPr="0020744C" w:rsidRDefault="00446CF1" w:rsidP="00446CF1">
      <w:pPr>
        <w:spacing w:after="0" w:line="240" w:lineRule="auto"/>
        <w:jc w:val="center"/>
        <w:rPr>
          <w:rFonts w:eastAsia="Calibri" w:cs="Times New Roman"/>
          <w:b/>
          <w:bCs/>
          <w:szCs w:val="24"/>
        </w:rPr>
      </w:pPr>
    </w:p>
    <w:p w14:paraId="4A6A39A3" w14:textId="77777777" w:rsidR="00446CF1" w:rsidRDefault="00446CF1" w:rsidP="00446CF1">
      <w:pPr>
        <w:spacing w:after="0" w:line="240" w:lineRule="auto"/>
        <w:jc w:val="center"/>
        <w:rPr>
          <w:rFonts w:eastAsia="Calibri" w:cs="Times New Roman"/>
          <w:b/>
          <w:bCs/>
          <w:szCs w:val="24"/>
        </w:rPr>
      </w:pPr>
    </w:p>
    <w:p w14:paraId="68320352" w14:textId="77777777" w:rsidR="00446CF1" w:rsidRDefault="00446CF1" w:rsidP="00446CF1">
      <w:pPr>
        <w:spacing w:after="0" w:line="240" w:lineRule="auto"/>
        <w:jc w:val="center"/>
        <w:rPr>
          <w:rFonts w:eastAsia="Calibri" w:cs="Times New Roman"/>
          <w:b/>
          <w:bCs/>
          <w:szCs w:val="24"/>
        </w:rPr>
      </w:pPr>
    </w:p>
    <w:p w14:paraId="61B64A36" w14:textId="77777777" w:rsidR="00446CF1" w:rsidRDefault="00446CF1" w:rsidP="00446CF1">
      <w:pPr>
        <w:spacing w:after="0" w:line="240" w:lineRule="auto"/>
        <w:jc w:val="center"/>
        <w:rPr>
          <w:rFonts w:eastAsia="Calibri" w:cs="Times New Roman"/>
          <w:b/>
          <w:bCs/>
          <w:szCs w:val="24"/>
        </w:rPr>
      </w:pPr>
    </w:p>
    <w:p w14:paraId="2949E943" w14:textId="77777777" w:rsidR="00446CF1" w:rsidRDefault="00446CF1" w:rsidP="00446CF1">
      <w:pPr>
        <w:spacing w:after="0" w:line="240" w:lineRule="auto"/>
        <w:jc w:val="center"/>
        <w:rPr>
          <w:rFonts w:eastAsia="Calibri" w:cs="Times New Roman"/>
          <w:b/>
          <w:bCs/>
          <w:szCs w:val="24"/>
        </w:rPr>
      </w:pPr>
    </w:p>
    <w:p w14:paraId="13867B8C" w14:textId="77777777" w:rsidR="00446CF1" w:rsidRDefault="00446CF1" w:rsidP="00446CF1">
      <w:pPr>
        <w:spacing w:after="0" w:line="240" w:lineRule="auto"/>
        <w:jc w:val="center"/>
        <w:rPr>
          <w:rFonts w:eastAsia="Calibri" w:cs="Times New Roman"/>
          <w:b/>
          <w:bCs/>
          <w:szCs w:val="24"/>
        </w:rPr>
      </w:pPr>
    </w:p>
    <w:p w14:paraId="293E52EC" w14:textId="77777777" w:rsidR="00446CF1" w:rsidRDefault="00446CF1" w:rsidP="00446CF1">
      <w:pPr>
        <w:spacing w:after="0" w:line="240" w:lineRule="auto"/>
        <w:jc w:val="center"/>
        <w:rPr>
          <w:rFonts w:eastAsia="Calibri" w:cs="Times New Roman"/>
          <w:b/>
          <w:bCs/>
          <w:szCs w:val="24"/>
        </w:rPr>
      </w:pPr>
    </w:p>
    <w:p w14:paraId="56FFEFE4" w14:textId="77777777" w:rsidR="00446CF1" w:rsidRDefault="00446CF1" w:rsidP="00446CF1">
      <w:pPr>
        <w:spacing w:after="0" w:line="240" w:lineRule="auto"/>
        <w:jc w:val="center"/>
        <w:rPr>
          <w:rFonts w:eastAsia="Calibri" w:cs="Times New Roman"/>
          <w:b/>
          <w:bCs/>
          <w:szCs w:val="24"/>
        </w:rPr>
      </w:pPr>
    </w:p>
    <w:p w14:paraId="33A2D499" w14:textId="77777777" w:rsidR="00446CF1" w:rsidRDefault="00446CF1" w:rsidP="00446CF1">
      <w:pPr>
        <w:spacing w:after="0" w:line="240" w:lineRule="auto"/>
        <w:jc w:val="center"/>
        <w:rPr>
          <w:rFonts w:eastAsia="Calibri" w:cs="Times New Roman"/>
          <w:b/>
          <w:bCs/>
          <w:szCs w:val="24"/>
        </w:rPr>
      </w:pPr>
    </w:p>
    <w:p w14:paraId="08C2B219" w14:textId="77777777" w:rsidR="00446CF1" w:rsidRDefault="00446CF1" w:rsidP="00446CF1">
      <w:pPr>
        <w:spacing w:after="0" w:line="240" w:lineRule="auto"/>
        <w:jc w:val="center"/>
        <w:rPr>
          <w:rFonts w:eastAsia="Calibri" w:cs="Times New Roman"/>
          <w:b/>
          <w:bCs/>
          <w:szCs w:val="24"/>
        </w:rPr>
      </w:pPr>
    </w:p>
    <w:p w14:paraId="30372B9F" w14:textId="77777777" w:rsidR="00446CF1" w:rsidRDefault="00446CF1" w:rsidP="00446CF1">
      <w:pPr>
        <w:spacing w:after="0" w:line="240" w:lineRule="auto"/>
        <w:jc w:val="center"/>
        <w:rPr>
          <w:rFonts w:eastAsia="Calibri" w:cs="Times New Roman"/>
          <w:b/>
          <w:bCs/>
          <w:szCs w:val="24"/>
        </w:rPr>
      </w:pPr>
    </w:p>
    <w:p w14:paraId="4F9131A0" w14:textId="77777777" w:rsidR="00446CF1" w:rsidRDefault="00446CF1" w:rsidP="00446CF1">
      <w:pPr>
        <w:spacing w:after="0" w:line="240" w:lineRule="auto"/>
        <w:jc w:val="center"/>
        <w:rPr>
          <w:rFonts w:eastAsia="Calibri" w:cs="Times New Roman"/>
          <w:b/>
          <w:bCs/>
          <w:szCs w:val="24"/>
        </w:rPr>
      </w:pPr>
    </w:p>
    <w:p w14:paraId="1029B02D" w14:textId="77777777" w:rsidR="00446CF1" w:rsidRPr="0020744C" w:rsidRDefault="00446CF1" w:rsidP="00446CF1">
      <w:pPr>
        <w:spacing w:after="0" w:line="240" w:lineRule="auto"/>
        <w:jc w:val="center"/>
        <w:rPr>
          <w:rFonts w:eastAsia="Calibri" w:cs="Times New Roman"/>
          <w:b/>
          <w:bCs/>
          <w:szCs w:val="24"/>
        </w:rPr>
      </w:pPr>
    </w:p>
    <w:p w14:paraId="2A587B27" w14:textId="64AA6594" w:rsidR="00446CF1" w:rsidRPr="0020744C" w:rsidRDefault="00A35DB6" w:rsidP="00446CF1">
      <w:pPr>
        <w:spacing w:after="0" w:line="240" w:lineRule="auto"/>
        <w:jc w:val="center"/>
        <w:rPr>
          <w:rFonts w:cs="Times New Roman"/>
          <w:b/>
          <w:szCs w:val="24"/>
        </w:rPr>
      </w:pPr>
      <w:r>
        <w:rPr>
          <w:rFonts w:eastAsia="Calibri" w:cs="Times New Roman"/>
          <w:b/>
          <w:bCs/>
          <w:szCs w:val="24"/>
        </w:rPr>
        <w:t>RESEARCH</w:t>
      </w:r>
      <w:r w:rsidR="00446CF1" w:rsidRPr="0020744C">
        <w:rPr>
          <w:rFonts w:eastAsia="Calibri" w:cs="Times New Roman"/>
          <w:b/>
          <w:bCs/>
          <w:szCs w:val="24"/>
        </w:rPr>
        <w:t xml:space="preserve"> SUBMITTED </w:t>
      </w:r>
      <w:r w:rsidR="00446CF1" w:rsidRPr="0020744C">
        <w:rPr>
          <w:rFonts w:cs="Times New Roman"/>
          <w:b/>
          <w:szCs w:val="24"/>
        </w:rPr>
        <w:t>FOR EXAMINATION IN PARTIAL FULFILLMENT OF THE REQUIREMENTS FOR AWARD OF THE FELLOWSHIP IN EPIDEMIOLOGY AND BIOSTATISTICS OF THE UNIVERSITY OF NAIROBI</w:t>
      </w:r>
    </w:p>
    <w:p w14:paraId="1F79419D" w14:textId="77777777" w:rsidR="00446CF1" w:rsidRPr="0020744C" w:rsidRDefault="00446CF1" w:rsidP="00446CF1">
      <w:pPr>
        <w:spacing w:after="0" w:line="240" w:lineRule="auto"/>
        <w:jc w:val="center"/>
        <w:rPr>
          <w:rFonts w:eastAsia="Calibri" w:cs="Times New Roman"/>
          <w:b/>
          <w:bCs/>
          <w:szCs w:val="24"/>
        </w:rPr>
      </w:pPr>
    </w:p>
    <w:p w14:paraId="09D6F197" w14:textId="77777777" w:rsidR="00446CF1" w:rsidRPr="0020744C" w:rsidRDefault="00446CF1" w:rsidP="00446CF1">
      <w:pPr>
        <w:spacing w:after="0" w:line="240" w:lineRule="auto"/>
        <w:jc w:val="center"/>
        <w:rPr>
          <w:rFonts w:eastAsia="Calibri" w:cs="Times New Roman"/>
          <w:b/>
          <w:bCs/>
          <w:szCs w:val="24"/>
        </w:rPr>
      </w:pPr>
    </w:p>
    <w:p w14:paraId="15FEE142" w14:textId="77777777" w:rsidR="00446CF1" w:rsidRPr="0020744C" w:rsidRDefault="00446CF1" w:rsidP="00446CF1">
      <w:pPr>
        <w:spacing w:after="0" w:line="240" w:lineRule="auto"/>
        <w:jc w:val="center"/>
        <w:rPr>
          <w:rFonts w:eastAsia="Calibri" w:cs="Times New Roman"/>
          <w:b/>
          <w:bCs/>
          <w:szCs w:val="24"/>
        </w:rPr>
      </w:pPr>
    </w:p>
    <w:p w14:paraId="6E146BAD" w14:textId="77777777" w:rsidR="00446CF1" w:rsidRPr="0020744C" w:rsidRDefault="00446CF1" w:rsidP="00446CF1">
      <w:pPr>
        <w:spacing w:after="0" w:line="240" w:lineRule="auto"/>
        <w:jc w:val="center"/>
        <w:rPr>
          <w:rFonts w:eastAsia="Calibri" w:cs="Times New Roman"/>
          <w:b/>
          <w:bCs/>
          <w:szCs w:val="24"/>
        </w:rPr>
      </w:pPr>
    </w:p>
    <w:p w14:paraId="2073CFB9" w14:textId="73DA3B73" w:rsidR="00446CF1" w:rsidRPr="0020744C" w:rsidRDefault="00446CF1" w:rsidP="00446CF1">
      <w:pPr>
        <w:spacing w:after="0" w:line="240" w:lineRule="auto"/>
        <w:jc w:val="center"/>
        <w:rPr>
          <w:rFonts w:eastAsia="Calibri" w:cs="Times New Roman"/>
          <w:b/>
          <w:bCs/>
          <w:szCs w:val="24"/>
        </w:rPr>
      </w:pPr>
      <w:r w:rsidRPr="0020744C">
        <w:rPr>
          <w:rFonts w:eastAsia="Calibri" w:cs="Times New Roman"/>
          <w:b/>
          <w:bCs/>
          <w:szCs w:val="24"/>
        </w:rPr>
        <w:t>202</w:t>
      </w:r>
      <w:r w:rsidR="00A35DB6">
        <w:rPr>
          <w:rFonts w:eastAsia="Calibri" w:cs="Times New Roman"/>
          <w:b/>
          <w:bCs/>
          <w:szCs w:val="24"/>
        </w:rPr>
        <w:t>5</w:t>
      </w:r>
    </w:p>
    <w:p w14:paraId="15F4BA0F" w14:textId="77777777" w:rsidR="00446CF1" w:rsidRPr="0020744C" w:rsidRDefault="00446CF1" w:rsidP="00446CF1">
      <w:pPr>
        <w:spacing w:after="0" w:line="240" w:lineRule="auto"/>
        <w:jc w:val="center"/>
        <w:rPr>
          <w:rFonts w:eastAsia="Calibri" w:cs="Times New Roman"/>
          <w:b/>
          <w:bCs/>
          <w:szCs w:val="24"/>
        </w:rPr>
      </w:pPr>
    </w:p>
    <w:p w14:paraId="6892A0B9" w14:textId="77777777" w:rsidR="00446CF1" w:rsidRPr="0020744C" w:rsidRDefault="00446CF1" w:rsidP="00446CF1">
      <w:pPr>
        <w:spacing w:after="0" w:line="240" w:lineRule="auto"/>
        <w:jc w:val="center"/>
        <w:rPr>
          <w:rFonts w:eastAsia="Calibri" w:cs="Times New Roman"/>
          <w:b/>
          <w:bCs/>
          <w:szCs w:val="24"/>
        </w:rPr>
      </w:pPr>
    </w:p>
    <w:p w14:paraId="3AE05964" w14:textId="77777777" w:rsidR="00446CF1" w:rsidRPr="00307B24" w:rsidRDefault="00446CF1" w:rsidP="00522E11">
      <w:pPr>
        <w:pStyle w:val="Heading1"/>
      </w:pPr>
      <w:bookmarkStart w:id="3" w:name="_Toc97152106"/>
      <w:bookmarkStart w:id="4" w:name="_Toc141196381"/>
      <w:bookmarkStart w:id="5" w:name="_Toc144574130"/>
      <w:bookmarkStart w:id="6" w:name="_Toc212149754"/>
      <w:r w:rsidRPr="00307B24">
        <w:lastRenderedPageBreak/>
        <w:t>STUDENT’S DECLARATION</w:t>
      </w:r>
      <w:bookmarkEnd w:id="3"/>
      <w:bookmarkEnd w:id="4"/>
      <w:bookmarkEnd w:id="5"/>
      <w:bookmarkEnd w:id="6"/>
    </w:p>
    <w:p w14:paraId="4BD23774" w14:textId="77777777" w:rsidR="00446CF1" w:rsidRPr="0020744C" w:rsidRDefault="00446CF1" w:rsidP="00446CF1">
      <w:pPr>
        <w:spacing w:after="0" w:line="240" w:lineRule="auto"/>
        <w:rPr>
          <w:rFonts w:eastAsia="Calibri" w:cs="Times New Roman"/>
          <w:b/>
          <w:bCs/>
          <w:szCs w:val="24"/>
        </w:rPr>
      </w:pPr>
    </w:p>
    <w:p w14:paraId="5AA64D15" w14:textId="5E4A0110" w:rsidR="00446CF1" w:rsidRPr="0020744C" w:rsidRDefault="00446CF1" w:rsidP="00446CF1">
      <w:pPr>
        <w:pStyle w:val="BodyText"/>
        <w:spacing w:line="360" w:lineRule="auto"/>
        <w:ind w:right="793"/>
      </w:pPr>
      <w:r w:rsidRPr="0020744C">
        <w:t>I certify that this dissertation is my original work and has not been presented anywhere else in any other university.</w:t>
      </w:r>
    </w:p>
    <w:p w14:paraId="38E806B4" w14:textId="77777777" w:rsidR="00446CF1" w:rsidRPr="0020744C" w:rsidRDefault="00446CF1" w:rsidP="00446CF1">
      <w:pPr>
        <w:spacing w:after="40"/>
        <w:rPr>
          <w:rFonts w:cs="Times New Roman"/>
          <w:szCs w:val="24"/>
        </w:rPr>
      </w:pPr>
    </w:p>
    <w:p w14:paraId="0A5E5C79" w14:textId="77777777" w:rsidR="00446CF1" w:rsidRPr="0020744C" w:rsidRDefault="00446CF1" w:rsidP="00446CF1">
      <w:pPr>
        <w:spacing w:after="40"/>
        <w:rPr>
          <w:rFonts w:cs="Times New Roman"/>
          <w:szCs w:val="24"/>
        </w:rPr>
      </w:pPr>
      <w:r w:rsidRPr="0020744C">
        <w:rPr>
          <w:rFonts w:eastAsia="Calibri" w:cs="Times New Roman"/>
          <w:b/>
          <w:bCs/>
          <w:szCs w:val="24"/>
        </w:rPr>
        <w:t>DR. WARIIMI KARINGI</w:t>
      </w:r>
      <w:r w:rsidRPr="0020744C">
        <w:rPr>
          <w:rFonts w:cs="Times New Roman"/>
          <w:szCs w:val="24"/>
        </w:rPr>
        <w:t xml:space="preserve"> </w:t>
      </w:r>
    </w:p>
    <w:p w14:paraId="610E48C6" w14:textId="77777777" w:rsidR="00446CF1" w:rsidRPr="0020744C" w:rsidRDefault="00446CF1" w:rsidP="00446CF1">
      <w:pPr>
        <w:spacing w:after="40"/>
        <w:rPr>
          <w:rFonts w:cs="Times New Roman"/>
          <w:szCs w:val="24"/>
        </w:rPr>
      </w:pPr>
      <w:r w:rsidRPr="0020744C">
        <w:rPr>
          <w:rFonts w:eastAsia="Calibri" w:cs="Times New Roman"/>
          <w:b/>
          <w:bCs/>
          <w:szCs w:val="24"/>
        </w:rPr>
        <w:t>H118/42195/2022</w:t>
      </w:r>
    </w:p>
    <w:p w14:paraId="7C0AC452" w14:textId="77777777" w:rsidR="00446CF1" w:rsidRPr="0020744C" w:rsidRDefault="00446CF1" w:rsidP="00446CF1">
      <w:pPr>
        <w:spacing w:after="40"/>
        <w:rPr>
          <w:rFonts w:cs="Times New Roman"/>
          <w:szCs w:val="24"/>
        </w:rPr>
      </w:pPr>
      <w:r w:rsidRPr="0020744C">
        <w:rPr>
          <w:rFonts w:cs="Times New Roman"/>
          <w:szCs w:val="24"/>
        </w:rPr>
        <w:t>Department of Paediatrics and Child Health</w:t>
      </w:r>
    </w:p>
    <w:p w14:paraId="441A6950" w14:textId="77777777" w:rsidR="00446CF1" w:rsidRPr="0020744C" w:rsidRDefault="00446CF1" w:rsidP="00446CF1">
      <w:pPr>
        <w:spacing w:after="40"/>
        <w:rPr>
          <w:rFonts w:cs="Times New Roman"/>
          <w:szCs w:val="24"/>
        </w:rPr>
      </w:pPr>
    </w:p>
    <w:p w14:paraId="7040B559" w14:textId="51C36665" w:rsidR="00446CF1" w:rsidRPr="0020744C" w:rsidRDefault="00446CF1" w:rsidP="00446CF1">
      <w:pPr>
        <w:autoSpaceDE w:val="0"/>
        <w:autoSpaceDN w:val="0"/>
        <w:adjustRightInd w:val="0"/>
        <w:spacing w:after="0"/>
        <w:contextualSpacing/>
        <w:rPr>
          <w:rFonts w:cs="Times New Roman"/>
          <w:bCs/>
          <w:szCs w:val="24"/>
        </w:rPr>
      </w:pPr>
      <w:r w:rsidRPr="0020744C">
        <w:rPr>
          <w:rFonts w:cs="Times New Roman"/>
          <w:bCs/>
          <w:szCs w:val="24"/>
        </w:rPr>
        <w:t>Signed</w:t>
      </w:r>
      <w:r w:rsidR="009B1B52">
        <w:rPr>
          <w:rFonts w:cs="Times New Roman"/>
          <w:bCs/>
          <w:szCs w:val="24"/>
        </w:rPr>
        <w:t>:</w:t>
      </w:r>
      <w:r w:rsidRPr="0020744C">
        <w:rPr>
          <w:rFonts w:cs="Times New Roman"/>
          <w:bCs/>
          <w:szCs w:val="24"/>
        </w:rPr>
        <w:t>……</w:t>
      </w:r>
      <w:bookmarkStart w:id="7" w:name="_Hlk169103758"/>
      <w:r w:rsidR="005832A1" w:rsidRPr="005832A1">
        <w:rPr>
          <w:noProof/>
        </w:rPr>
        <w:t xml:space="preserve">  </w:t>
      </w:r>
      <w:bookmarkEnd w:id="7"/>
      <w:r w:rsidR="00916D26">
        <w:rPr>
          <w:noProof/>
        </w:rPr>
        <w:drawing>
          <wp:inline distT="0" distB="0" distL="0" distR="0" wp14:anchorId="10696C16" wp14:editId="37643F97">
            <wp:extent cx="1244009" cy="4574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4585" cy="457640"/>
                    </a:xfrm>
                    <a:prstGeom prst="rect">
                      <a:avLst/>
                    </a:prstGeom>
                    <a:noFill/>
                    <a:ln>
                      <a:noFill/>
                    </a:ln>
                  </pic:spPr>
                </pic:pic>
              </a:graphicData>
            </a:graphic>
          </wp:inline>
        </w:drawing>
      </w:r>
      <w:r w:rsidRPr="0020744C">
        <w:rPr>
          <w:rFonts w:cs="Times New Roman"/>
          <w:bCs/>
          <w:szCs w:val="24"/>
        </w:rPr>
        <w:t>…</w:t>
      </w:r>
      <w:r w:rsidR="00916D26">
        <w:rPr>
          <w:rFonts w:cs="Times New Roman"/>
          <w:bCs/>
          <w:szCs w:val="24"/>
        </w:rPr>
        <w:t xml:space="preserve">         </w:t>
      </w:r>
      <w:r w:rsidR="005832A1">
        <w:rPr>
          <w:rFonts w:cs="Times New Roman"/>
          <w:bCs/>
          <w:szCs w:val="24"/>
        </w:rPr>
        <w:t>D</w:t>
      </w:r>
      <w:r w:rsidRPr="0020744C">
        <w:rPr>
          <w:rFonts w:cs="Times New Roman"/>
          <w:bCs/>
          <w:szCs w:val="24"/>
        </w:rPr>
        <w:t>ate</w:t>
      </w:r>
      <w:r w:rsidR="009B1B52">
        <w:rPr>
          <w:rFonts w:cs="Times New Roman"/>
          <w:bCs/>
          <w:szCs w:val="24"/>
        </w:rPr>
        <w:t>:</w:t>
      </w:r>
      <w:r w:rsidRPr="0020744C">
        <w:rPr>
          <w:rFonts w:cs="Times New Roman"/>
          <w:bCs/>
          <w:szCs w:val="24"/>
        </w:rPr>
        <w:t>……</w:t>
      </w:r>
      <w:r w:rsidR="005235E7">
        <w:rPr>
          <w:rFonts w:cs="Times New Roman"/>
          <w:bCs/>
          <w:szCs w:val="24"/>
        </w:rPr>
        <w:t>29/11</w:t>
      </w:r>
      <w:r w:rsidR="00916D26">
        <w:rPr>
          <w:rFonts w:cs="Times New Roman"/>
          <w:bCs/>
          <w:szCs w:val="24"/>
        </w:rPr>
        <w:t>/</w:t>
      </w:r>
      <w:r w:rsidR="005832A1">
        <w:rPr>
          <w:rFonts w:cs="Times New Roman"/>
          <w:bCs/>
          <w:szCs w:val="24"/>
        </w:rPr>
        <w:t>24</w:t>
      </w:r>
      <w:r w:rsidRPr="0020744C">
        <w:rPr>
          <w:rFonts w:cs="Times New Roman"/>
          <w:bCs/>
          <w:szCs w:val="24"/>
        </w:rPr>
        <w:t>…………….</w:t>
      </w:r>
    </w:p>
    <w:p w14:paraId="7D7A137C" w14:textId="77777777" w:rsidR="00446CF1" w:rsidRPr="0020744C" w:rsidRDefault="00446CF1" w:rsidP="00446CF1">
      <w:pPr>
        <w:spacing w:after="40"/>
        <w:rPr>
          <w:rFonts w:cs="Times New Roman"/>
          <w:szCs w:val="24"/>
        </w:rPr>
      </w:pPr>
    </w:p>
    <w:p w14:paraId="3A0E1817" w14:textId="77777777" w:rsidR="00446CF1" w:rsidRPr="0020744C" w:rsidRDefault="00446CF1" w:rsidP="00446CF1">
      <w:pPr>
        <w:spacing w:after="40"/>
        <w:rPr>
          <w:rFonts w:cs="Times New Roman"/>
          <w:b/>
          <w:szCs w:val="24"/>
        </w:rPr>
      </w:pPr>
      <w:r w:rsidRPr="0020744C">
        <w:rPr>
          <w:rFonts w:cs="Times New Roman"/>
          <w:b/>
          <w:szCs w:val="24"/>
        </w:rPr>
        <w:t>SUPERVISORS’ APPROVAL</w:t>
      </w:r>
    </w:p>
    <w:p w14:paraId="49BEF0B6" w14:textId="77777777" w:rsidR="00446CF1" w:rsidRPr="0020744C" w:rsidRDefault="00446CF1" w:rsidP="00446CF1">
      <w:pPr>
        <w:spacing w:after="40"/>
        <w:rPr>
          <w:rFonts w:cs="Times New Roman"/>
          <w:szCs w:val="24"/>
        </w:rPr>
      </w:pPr>
      <w:r w:rsidRPr="0020744C">
        <w:rPr>
          <w:rFonts w:cs="Times New Roman"/>
          <w:szCs w:val="24"/>
        </w:rPr>
        <w:t>Prof. Ruth Nduati</w:t>
      </w:r>
    </w:p>
    <w:p w14:paraId="3D256576" w14:textId="4047AB93" w:rsidR="00446CF1" w:rsidRPr="0020744C" w:rsidRDefault="00446CF1" w:rsidP="00446CF1">
      <w:pPr>
        <w:spacing w:after="40"/>
        <w:rPr>
          <w:rFonts w:cs="Times New Roman"/>
          <w:szCs w:val="24"/>
        </w:rPr>
      </w:pPr>
      <w:r w:rsidRPr="0020744C">
        <w:rPr>
          <w:rFonts w:cs="Times New Roman"/>
          <w:szCs w:val="24"/>
        </w:rPr>
        <w:t>Department of Child Health and Pediatrics</w:t>
      </w:r>
    </w:p>
    <w:p w14:paraId="5EB2368F" w14:textId="77777777" w:rsidR="00446CF1" w:rsidRPr="0020744C" w:rsidRDefault="00446CF1" w:rsidP="00446CF1">
      <w:pPr>
        <w:spacing w:after="40"/>
        <w:rPr>
          <w:rFonts w:cs="Times New Roman"/>
          <w:szCs w:val="24"/>
        </w:rPr>
      </w:pPr>
    </w:p>
    <w:p w14:paraId="7696FF72" w14:textId="01EC0A3E" w:rsidR="009B1B52" w:rsidRDefault="009B1B52" w:rsidP="009B1B52">
      <w:pPr>
        <w:autoSpaceDE w:val="0"/>
        <w:autoSpaceDN w:val="0"/>
        <w:adjustRightInd w:val="0"/>
        <w:spacing w:after="0"/>
        <w:contextualSpacing/>
        <w:rPr>
          <w:rFonts w:cs="Times New Roman"/>
          <w:bCs/>
          <w:szCs w:val="24"/>
        </w:rPr>
      </w:pPr>
      <w:r w:rsidRPr="0020744C">
        <w:rPr>
          <w:rFonts w:cs="Times New Roman"/>
          <w:bCs/>
          <w:szCs w:val="24"/>
        </w:rPr>
        <w:t>Signed</w:t>
      </w:r>
      <w:r>
        <w:rPr>
          <w:rFonts w:cs="Times New Roman"/>
          <w:bCs/>
          <w:szCs w:val="24"/>
        </w:rPr>
        <w:t>:</w:t>
      </w:r>
      <w:r w:rsidRPr="0020744C">
        <w:rPr>
          <w:rFonts w:cs="Times New Roman"/>
          <w:bCs/>
          <w:szCs w:val="24"/>
        </w:rPr>
        <w:t xml:space="preserve">…………………………………. </w:t>
      </w:r>
      <w:r>
        <w:rPr>
          <w:rFonts w:cs="Times New Roman"/>
          <w:bCs/>
          <w:szCs w:val="24"/>
        </w:rPr>
        <w:tab/>
      </w:r>
      <w:r w:rsidRPr="0020744C">
        <w:rPr>
          <w:rFonts w:cs="Times New Roman"/>
          <w:bCs/>
          <w:szCs w:val="24"/>
        </w:rPr>
        <w:t>Date</w:t>
      </w:r>
      <w:r>
        <w:rPr>
          <w:rFonts w:cs="Times New Roman"/>
          <w:bCs/>
          <w:szCs w:val="24"/>
        </w:rPr>
        <w:t>:</w:t>
      </w:r>
      <w:r w:rsidRPr="0020744C">
        <w:rPr>
          <w:rFonts w:cs="Times New Roman"/>
          <w:bCs/>
          <w:szCs w:val="24"/>
        </w:rPr>
        <w:t>………………………………….</w:t>
      </w:r>
    </w:p>
    <w:p w14:paraId="43DC1D94" w14:textId="77777777" w:rsidR="00446CF1" w:rsidRPr="0020744C" w:rsidRDefault="00446CF1" w:rsidP="00446CF1">
      <w:pPr>
        <w:spacing w:after="40"/>
        <w:rPr>
          <w:rFonts w:cs="Times New Roman"/>
          <w:szCs w:val="24"/>
        </w:rPr>
      </w:pPr>
    </w:p>
    <w:p w14:paraId="6E679BB1" w14:textId="0A3CD154" w:rsidR="00446CF1" w:rsidRDefault="00FC1575" w:rsidP="00FC1575">
      <w:pPr>
        <w:spacing w:after="40"/>
        <w:rPr>
          <w:rFonts w:cs="Times New Roman"/>
          <w:szCs w:val="24"/>
        </w:rPr>
      </w:pPr>
      <w:r>
        <w:rPr>
          <w:rFonts w:cs="Times New Roman"/>
          <w:szCs w:val="24"/>
        </w:rPr>
        <w:t>Prof Muthoni Mathai</w:t>
      </w:r>
    </w:p>
    <w:p w14:paraId="5A374800" w14:textId="41D6F690" w:rsidR="00FC1575" w:rsidRDefault="00FC1575" w:rsidP="00FC1575">
      <w:pPr>
        <w:spacing w:after="40"/>
        <w:rPr>
          <w:rFonts w:cs="Times New Roman"/>
          <w:szCs w:val="24"/>
        </w:rPr>
      </w:pPr>
      <w:r>
        <w:rPr>
          <w:rFonts w:cs="Times New Roman"/>
          <w:szCs w:val="24"/>
        </w:rPr>
        <w:t>University of Nairobi</w:t>
      </w:r>
    </w:p>
    <w:p w14:paraId="6EBDC99A" w14:textId="77777777" w:rsidR="00FC1575" w:rsidRDefault="00FC1575" w:rsidP="00FC1575">
      <w:pPr>
        <w:spacing w:after="40"/>
        <w:rPr>
          <w:rFonts w:cs="Times New Roman"/>
          <w:szCs w:val="24"/>
        </w:rPr>
      </w:pPr>
    </w:p>
    <w:p w14:paraId="7DF1D721" w14:textId="77777777" w:rsidR="00FC1575" w:rsidRPr="0020744C" w:rsidRDefault="00FC1575" w:rsidP="00FC1575">
      <w:pPr>
        <w:autoSpaceDE w:val="0"/>
        <w:autoSpaceDN w:val="0"/>
        <w:adjustRightInd w:val="0"/>
        <w:spacing w:after="0"/>
        <w:contextualSpacing/>
        <w:rPr>
          <w:rFonts w:cs="Times New Roman"/>
          <w:bCs/>
          <w:szCs w:val="24"/>
        </w:rPr>
      </w:pPr>
      <w:r w:rsidRPr="0020744C">
        <w:rPr>
          <w:rFonts w:cs="Times New Roman"/>
          <w:bCs/>
          <w:szCs w:val="24"/>
        </w:rPr>
        <w:t>Signed</w:t>
      </w:r>
      <w:r>
        <w:rPr>
          <w:rFonts w:cs="Times New Roman"/>
          <w:bCs/>
          <w:szCs w:val="24"/>
        </w:rPr>
        <w:t>:</w:t>
      </w:r>
      <w:r w:rsidRPr="0020744C">
        <w:rPr>
          <w:rFonts w:cs="Times New Roman"/>
          <w:bCs/>
          <w:szCs w:val="24"/>
        </w:rPr>
        <w:t xml:space="preserve">…………………………………. </w:t>
      </w:r>
      <w:r>
        <w:rPr>
          <w:rFonts w:cs="Times New Roman"/>
          <w:bCs/>
          <w:szCs w:val="24"/>
        </w:rPr>
        <w:tab/>
      </w:r>
      <w:r w:rsidRPr="0020744C">
        <w:rPr>
          <w:rFonts w:cs="Times New Roman"/>
          <w:bCs/>
          <w:szCs w:val="24"/>
        </w:rPr>
        <w:t>Date</w:t>
      </w:r>
      <w:r>
        <w:rPr>
          <w:rFonts w:cs="Times New Roman"/>
          <w:bCs/>
          <w:szCs w:val="24"/>
        </w:rPr>
        <w:t>:</w:t>
      </w:r>
      <w:r w:rsidRPr="0020744C">
        <w:rPr>
          <w:rFonts w:cs="Times New Roman"/>
          <w:bCs/>
          <w:szCs w:val="24"/>
        </w:rPr>
        <w:t>………………………………….</w:t>
      </w:r>
    </w:p>
    <w:p w14:paraId="5E75691E" w14:textId="594E88D3" w:rsidR="00FC1575" w:rsidRDefault="00FC1575" w:rsidP="00FC1575">
      <w:pPr>
        <w:spacing w:after="40"/>
        <w:rPr>
          <w:rFonts w:cs="Times New Roman"/>
          <w:szCs w:val="24"/>
        </w:rPr>
      </w:pPr>
    </w:p>
    <w:p w14:paraId="34E3FA31" w14:textId="77777777" w:rsidR="00FC1575" w:rsidRDefault="00FC1575" w:rsidP="00FC1575">
      <w:pPr>
        <w:spacing w:after="40"/>
        <w:rPr>
          <w:rFonts w:cs="Times New Roman"/>
          <w:szCs w:val="24"/>
        </w:rPr>
      </w:pPr>
    </w:p>
    <w:p w14:paraId="17CCC8D8" w14:textId="77777777" w:rsidR="00446CF1" w:rsidRPr="0020744C" w:rsidRDefault="00446CF1" w:rsidP="00446CF1">
      <w:pPr>
        <w:spacing w:after="40"/>
        <w:rPr>
          <w:rFonts w:cs="Times New Roman"/>
          <w:szCs w:val="24"/>
        </w:rPr>
      </w:pPr>
      <w:r w:rsidRPr="0020744C">
        <w:rPr>
          <w:rFonts w:cs="Times New Roman"/>
          <w:szCs w:val="24"/>
        </w:rPr>
        <w:t>Dr. Cyrus Mugo</w:t>
      </w:r>
    </w:p>
    <w:p w14:paraId="2641BD8B" w14:textId="5EDEBF40" w:rsidR="00446CF1" w:rsidRPr="0020744C" w:rsidRDefault="00830F59" w:rsidP="00446CF1">
      <w:pPr>
        <w:spacing w:after="40"/>
        <w:rPr>
          <w:rFonts w:cs="Times New Roman"/>
          <w:szCs w:val="24"/>
        </w:rPr>
      </w:pPr>
      <w:r>
        <w:rPr>
          <w:rFonts w:cs="Times New Roman"/>
          <w:szCs w:val="24"/>
        </w:rPr>
        <w:t>Kenyatta National Hospital</w:t>
      </w:r>
    </w:p>
    <w:p w14:paraId="43114461" w14:textId="77777777" w:rsidR="00446CF1" w:rsidRPr="0020744C" w:rsidRDefault="00446CF1" w:rsidP="00446CF1">
      <w:pPr>
        <w:spacing w:after="40"/>
        <w:rPr>
          <w:rFonts w:cs="Times New Roman"/>
          <w:szCs w:val="24"/>
        </w:rPr>
      </w:pPr>
    </w:p>
    <w:p w14:paraId="19D2B206" w14:textId="77777777" w:rsidR="009B1B52" w:rsidRPr="0020744C" w:rsidRDefault="009B1B52" w:rsidP="009B1B52">
      <w:pPr>
        <w:autoSpaceDE w:val="0"/>
        <w:autoSpaceDN w:val="0"/>
        <w:adjustRightInd w:val="0"/>
        <w:spacing w:after="0"/>
        <w:contextualSpacing/>
        <w:rPr>
          <w:rFonts w:cs="Times New Roman"/>
          <w:bCs/>
          <w:szCs w:val="24"/>
        </w:rPr>
      </w:pPr>
      <w:r w:rsidRPr="0020744C">
        <w:rPr>
          <w:rFonts w:cs="Times New Roman"/>
          <w:bCs/>
          <w:szCs w:val="24"/>
        </w:rPr>
        <w:t>Signed</w:t>
      </w:r>
      <w:r>
        <w:rPr>
          <w:rFonts w:cs="Times New Roman"/>
          <w:bCs/>
          <w:szCs w:val="24"/>
        </w:rPr>
        <w:t>:</w:t>
      </w:r>
      <w:r w:rsidRPr="0020744C">
        <w:rPr>
          <w:rFonts w:cs="Times New Roman"/>
          <w:bCs/>
          <w:szCs w:val="24"/>
        </w:rPr>
        <w:t xml:space="preserve">…………………………………. </w:t>
      </w:r>
      <w:r>
        <w:rPr>
          <w:rFonts w:cs="Times New Roman"/>
          <w:bCs/>
          <w:szCs w:val="24"/>
        </w:rPr>
        <w:tab/>
      </w:r>
      <w:r w:rsidRPr="0020744C">
        <w:rPr>
          <w:rFonts w:cs="Times New Roman"/>
          <w:bCs/>
          <w:szCs w:val="24"/>
        </w:rPr>
        <w:t>Date</w:t>
      </w:r>
      <w:r>
        <w:rPr>
          <w:rFonts w:cs="Times New Roman"/>
          <w:bCs/>
          <w:szCs w:val="24"/>
        </w:rPr>
        <w:t>:</w:t>
      </w:r>
      <w:r w:rsidRPr="0020744C">
        <w:rPr>
          <w:rFonts w:cs="Times New Roman"/>
          <w:bCs/>
          <w:szCs w:val="24"/>
        </w:rPr>
        <w:t>………………………………….</w:t>
      </w:r>
    </w:p>
    <w:p w14:paraId="277FF710" w14:textId="77777777" w:rsidR="00446CF1" w:rsidRPr="0020744C" w:rsidRDefault="00446CF1" w:rsidP="00446CF1">
      <w:pPr>
        <w:spacing w:after="0" w:line="240" w:lineRule="auto"/>
        <w:rPr>
          <w:rFonts w:cs="Times New Roman"/>
          <w:szCs w:val="24"/>
        </w:rPr>
      </w:pPr>
    </w:p>
    <w:p w14:paraId="7335DCFA" w14:textId="77777777" w:rsidR="00446CF1" w:rsidRPr="0020744C" w:rsidRDefault="00446CF1" w:rsidP="00446CF1">
      <w:pPr>
        <w:spacing w:after="0" w:line="240" w:lineRule="auto"/>
        <w:rPr>
          <w:rFonts w:cs="Times New Roman"/>
          <w:szCs w:val="24"/>
        </w:rPr>
      </w:pPr>
    </w:p>
    <w:p w14:paraId="55F0D871" w14:textId="77777777" w:rsidR="00446CF1" w:rsidRPr="0020744C" w:rsidRDefault="00446CF1" w:rsidP="00446CF1">
      <w:pPr>
        <w:spacing w:after="0" w:line="240" w:lineRule="auto"/>
        <w:rPr>
          <w:rFonts w:cs="Times New Roman"/>
          <w:szCs w:val="24"/>
        </w:rPr>
      </w:pPr>
      <w:r w:rsidRPr="0020744C">
        <w:rPr>
          <w:rFonts w:cs="Times New Roman"/>
          <w:szCs w:val="24"/>
        </w:rPr>
        <w:br w:type="page"/>
      </w:r>
    </w:p>
    <w:p w14:paraId="13AC4863" w14:textId="77777777" w:rsidR="00446CF1" w:rsidRPr="00307B24" w:rsidRDefault="00446CF1" w:rsidP="00522E11">
      <w:pPr>
        <w:pStyle w:val="Heading1"/>
      </w:pPr>
      <w:bookmarkStart w:id="8" w:name="_Toc212149755"/>
      <w:r w:rsidRPr="00307B24">
        <w:lastRenderedPageBreak/>
        <w:t>DEDICATION</w:t>
      </w:r>
      <w:bookmarkEnd w:id="8"/>
    </w:p>
    <w:p w14:paraId="5361AF91" w14:textId="20155797" w:rsidR="00446CF1" w:rsidRPr="0020744C" w:rsidRDefault="00446CF1" w:rsidP="00446CF1">
      <w:pPr>
        <w:rPr>
          <w:rFonts w:cs="Times New Roman"/>
          <w:szCs w:val="24"/>
        </w:rPr>
      </w:pPr>
      <w:r w:rsidRPr="0020744C">
        <w:rPr>
          <w:rFonts w:cs="Times New Roman"/>
          <w:szCs w:val="24"/>
        </w:rPr>
        <w:t xml:space="preserve">I dedicate this study to adolescents living with HIV and </w:t>
      </w:r>
      <w:r w:rsidR="00594004">
        <w:rPr>
          <w:rFonts w:cs="Times New Roman"/>
          <w:szCs w:val="24"/>
        </w:rPr>
        <w:t>handling</w:t>
      </w:r>
      <w:r w:rsidRPr="0020744C">
        <w:rPr>
          <w:rFonts w:cs="Times New Roman"/>
          <w:szCs w:val="24"/>
        </w:rPr>
        <w:t xml:space="preserve"> depression </w:t>
      </w:r>
      <w:r w:rsidR="00594004">
        <w:rPr>
          <w:rFonts w:cs="Times New Roman"/>
          <w:szCs w:val="24"/>
        </w:rPr>
        <w:t xml:space="preserve">and PTSD </w:t>
      </w:r>
      <w:r w:rsidRPr="0020744C">
        <w:rPr>
          <w:rFonts w:cs="Times New Roman"/>
          <w:szCs w:val="24"/>
        </w:rPr>
        <w:t>concurrently.</w:t>
      </w:r>
    </w:p>
    <w:p w14:paraId="659930F4" w14:textId="77777777" w:rsidR="00446CF1" w:rsidRPr="0020744C" w:rsidRDefault="00446CF1" w:rsidP="00446CF1">
      <w:pPr>
        <w:rPr>
          <w:rFonts w:cs="Times New Roman"/>
          <w:szCs w:val="24"/>
        </w:rPr>
      </w:pPr>
    </w:p>
    <w:p w14:paraId="40F7F455" w14:textId="77777777" w:rsidR="00446CF1" w:rsidRPr="0020744C" w:rsidRDefault="00446CF1" w:rsidP="00446CF1">
      <w:pPr>
        <w:rPr>
          <w:rFonts w:cs="Times New Roman"/>
          <w:szCs w:val="24"/>
        </w:rPr>
      </w:pPr>
    </w:p>
    <w:p w14:paraId="036525BE" w14:textId="77777777" w:rsidR="00446CF1" w:rsidRPr="0020744C" w:rsidRDefault="00446CF1" w:rsidP="00446CF1">
      <w:pPr>
        <w:rPr>
          <w:rFonts w:cs="Times New Roman"/>
          <w:szCs w:val="24"/>
        </w:rPr>
      </w:pPr>
    </w:p>
    <w:p w14:paraId="5A659ABA" w14:textId="77777777" w:rsidR="00446CF1" w:rsidRPr="0020744C" w:rsidRDefault="00446CF1" w:rsidP="00446CF1">
      <w:pPr>
        <w:rPr>
          <w:rFonts w:cs="Times New Roman"/>
          <w:szCs w:val="24"/>
        </w:rPr>
      </w:pPr>
    </w:p>
    <w:p w14:paraId="06EDADF6" w14:textId="77777777" w:rsidR="00446CF1" w:rsidRPr="0020744C" w:rsidRDefault="00446CF1" w:rsidP="00446CF1">
      <w:pPr>
        <w:rPr>
          <w:rFonts w:cs="Times New Roman"/>
          <w:szCs w:val="24"/>
        </w:rPr>
      </w:pPr>
    </w:p>
    <w:p w14:paraId="6737686B" w14:textId="77777777" w:rsidR="00446CF1" w:rsidRPr="0020744C" w:rsidRDefault="00446CF1" w:rsidP="00446CF1">
      <w:pPr>
        <w:rPr>
          <w:rFonts w:cs="Times New Roman"/>
          <w:szCs w:val="24"/>
        </w:rPr>
      </w:pPr>
    </w:p>
    <w:p w14:paraId="53ADB799" w14:textId="77777777" w:rsidR="00446CF1" w:rsidRPr="0020744C" w:rsidRDefault="00446CF1" w:rsidP="00446CF1">
      <w:pPr>
        <w:rPr>
          <w:rFonts w:cs="Times New Roman"/>
          <w:szCs w:val="24"/>
        </w:rPr>
      </w:pPr>
    </w:p>
    <w:p w14:paraId="4A69438B" w14:textId="77777777" w:rsidR="00446CF1" w:rsidRPr="0020744C" w:rsidRDefault="00446CF1" w:rsidP="00446CF1">
      <w:pPr>
        <w:rPr>
          <w:rFonts w:cs="Times New Roman"/>
          <w:szCs w:val="24"/>
        </w:rPr>
      </w:pPr>
    </w:p>
    <w:p w14:paraId="435118F7" w14:textId="77777777" w:rsidR="00446CF1" w:rsidRPr="0020744C" w:rsidRDefault="00446CF1" w:rsidP="00446CF1">
      <w:pPr>
        <w:rPr>
          <w:rFonts w:cs="Times New Roman"/>
          <w:szCs w:val="24"/>
        </w:rPr>
      </w:pPr>
    </w:p>
    <w:p w14:paraId="1937A409" w14:textId="77777777" w:rsidR="00446CF1" w:rsidRPr="0020744C" w:rsidRDefault="00446CF1" w:rsidP="00446CF1">
      <w:pPr>
        <w:rPr>
          <w:rFonts w:cs="Times New Roman"/>
          <w:szCs w:val="24"/>
        </w:rPr>
      </w:pPr>
    </w:p>
    <w:p w14:paraId="069C9AC1" w14:textId="77777777" w:rsidR="00446CF1" w:rsidRPr="0020744C" w:rsidRDefault="00446CF1" w:rsidP="00446CF1">
      <w:pPr>
        <w:rPr>
          <w:rFonts w:cs="Times New Roman"/>
          <w:szCs w:val="24"/>
        </w:rPr>
      </w:pPr>
    </w:p>
    <w:p w14:paraId="40E99B68" w14:textId="77777777" w:rsidR="00446CF1" w:rsidRPr="0020744C" w:rsidRDefault="00446CF1" w:rsidP="00446CF1">
      <w:pPr>
        <w:rPr>
          <w:rFonts w:cs="Times New Roman"/>
          <w:szCs w:val="24"/>
        </w:rPr>
      </w:pPr>
    </w:p>
    <w:p w14:paraId="5CFBAE96" w14:textId="77777777" w:rsidR="00446CF1" w:rsidRPr="0020744C" w:rsidRDefault="00446CF1" w:rsidP="00446CF1">
      <w:pPr>
        <w:rPr>
          <w:rFonts w:cs="Times New Roman"/>
          <w:szCs w:val="24"/>
        </w:rPr>
      </w:pPr>
    </w:p>
    <w:p w14:paraId="3E65871C" w14:textId="77777777" w:rsidR="00446CF1" w:rsidRPr="0020744C" w:rsidRDefault="00446CF1" w:rsidP="00446CF1">
      <w:pPr>
        <w:rPr>
          <w:rFonts w:cs="Times New Roman"/>
          <w:szCs w:val="24"/>
        </w:rPr>
      </w:pPr>
    </w:p>
    <w:p w14:paraId="57FD161C" w14:textId="77777777" w:rsidR="00446CF1" w:rsidRPr="0020744C" w:rsidRDefault="00446CF1" w:rsidP="00446CF1">
      <w:pPr>
        <w:rPr>
          <w:rFonts w:cs="Times New Roman"/>
          <w:szCs w:val="24"/>
        </w:rPr>
      </w:pPr>
    </w:p>
    <w:p w14:paraId="23462151" w14:textId="77777777" w:rsidR="00446CF1" w:rsidRPr="0020744C" w:rsidRDefault="00446CF1" w:rsidP="00446CF1">
      <w:pPr>
        <w:rPr>
          <w:rFonts w:cs="Times New Roman"/>
          <w:szCs w:val="24"/>
        </w:rPr>
      </w:pPr>
    </w:p>
    <w:p w14:paraId="5478DE8A" w14:textId="77777777" w:rsidR="00446CF1" w:rsidRPr="0020744C" w:rsidRDefault="00446CF1" w:rsidP="00446CF1">
      <w:pPr>
        <w:rPr>
          <w:rFonts w:cs="Times New Roman"/>
          <w:szCs w:val="24"/>
        </w:rPr>
      </w:pPr>
    </w:p>
    <w:p w14:paraId="3BFE443A" w14:textId="77777777" w:rsidR="00446CF1" w:rsidRPr="0020744C" w:rsidRDefault="00446CF1" w:rsidP="00446CF1">
      <w:pPr>
        <w:rPr>
          <w:rFonts w:cs="Times New Roman"/>
          <w:szCs w:val="24"/>
        </w:rPr>
      </w:pPr>
    </w:p>
    <w:p w14:paraId="248C34B9" w14:textId="77777777" w:rsidR="00446CF1" w:rsidRPr="0020744C" w:rsidRDefault="00446CF1" w:rsidP="00446CF1">
      <w:pPr>
        <w:rPr>
          <w:rFonts w:cs="Times New Roman"/>
          <w:szCs w:val="24"/>
        </w:rPr>
      </w:pPr>
    </w:p>
    <w:p w14:paraId="31CF53E8" w14:textId="77777777" w:rsidR="00446CF1" w:rsidRPr="0020744C" w:rsidRDefault="00446CF1" w:rsidP="00446CF1">
      <w:pPr>
        <w:rPr>
          <w:rFonts w:cs="Times New Roman"/>
          <w:szCs w:val="24"/>
        </w:rPr>
      </w:pPr>
    </w:p>
    <w:p w14:paraId="79D2B5AF" w14:textId="77777777" w:rsidR="00446CF1" w:rsidRPr="0020744C" w:rsidRDefault="00446CF1" w:rsidP="00446CF1">
      <w:pPr>
        <w:rPr>
          <w:rFonts w:cs="Times New Roman"/>
          <w:szCs w:val="24"/>
        </w:rPr>
      </w:pPr>
    </w:p>
    <w:p w14:paraId="2390E294" w14:textId="77777777" w:rsidR="00446CF1" w:rsidRDefault="00446CF1" w:rsidP="00446CF1">
      <w:pPr>
        <w:rPr>
          <w:rFonts w:cs="Times New Roman"/>
          <w:szCs w:val="24"/>
        </w:rPr>
      </w:pPr>
    </w:p>
    <w:p w14:paraId="63F9D874" w14:textId="43046287" w:rsidR="00446CF1" w:rsidRPr="00307B24" w:rsidRDefault="00446CF1" w:rsidP="00522E11">
      <w:pPr>
        <w:pStyle w:val="Heading1"/>
      </w:pPr>
      <w:bookmarkStart w:id="9" w:name="_Toc212149756"/>
      <w:r w:rsidRPr="00307B24">
        <w:lastRenderedPageBreak/>
        <w:t>ABBREVIATIONS AND ACRONYMS</w:t>
      </w:r>
      <w:bookmarkEnd w:id="9"/>
    </w:p>
    <w:p w14:paraId="2D2AFF96" w14:textId="74C2B56C" w:rsidR="009B1B52" w:rsidRDefault="009B1B52" w:rsidP="009B1B52">
      <w:pPr>
        <w:spacing w:line="480" w:lineRule="auto"/>
        <w:rPr>
          <w:rFonts w:cs="Times New Roman"/>
          <w:szCs w:val="24"/>
        </w:rPr>
      </w:pPr>
      <w:r w:rsidRPr="008879DF">
        <w:rPr>
          <w:rFonts w:cs="Times New Roman"/>
          <w:b/>
          <w:szCs w:val="24"/>
        </w:rPr>
        <w:t>AIDS</w:t>
      </w:r>
      <w:r w:rsidRPr="008879DF">
        <w:rPr>
          <w:rFonts w:cs="Times New Roman"/>
          <w:b/>
          <w:szCs w:val="24"/>
        </w:rPr>
        <w:tab/>
      </w:r>
      <w:r>
        <w:rPr>
          <w:rFonts w:cs="Times New Roman"/>
          <w:szCs w:val="24"/>
        </w:rPr>
        <w:tab/>
      </w:r>
      <w:r>
        <w:rPr>
          <w:rFonts w:cs="Times New Roman"/>
          <w:szCs w:val="24"/>
        </w:rPr>
        <w:tab/>
      </w:r>
      <w:r w:rsidRPr="0020744C">
        <w:rPr>
          <w:rFonts w:cs="Times New Roman"/>
          <w:szCs w:val="24"/>
        </w:rPr>
        <w:t>Acquired Immunodeficiency Sy</w:t>
      </w:r>
      <w:r>
        <w:rPr>
          <w:rFonts w:cs="Times New Roman"/>
          <w:szCs w:val="24"/>
        </w:rPr>
        <w:t>n</w:t>
      </w:r>
      <w:r w:rsidRPr="0020744C">
        <w:rPr>
          <w:rFonts w:cs="Times New Roman"/>
          <w:szCs w:val="24"/>
        </w:rPr>
        <w:t>drome</w:t>
      </w:r>
    </w:p>
    <w:p w14:paraId="659BD649" w14:textId="4EC849C4" w:rsidR="009B1B52" w:rsidRPr="0020744C" w:rsidRDefault="009B1B52" w:rsidP="009B1B52">
      <w:pPr>
        <w:spacing w:line="480" w:lineRule="auto"/>
        <w:rPr>
          <w:rFonts w:cs="Times New Roman"/>
          <w:szCs w:val="24"/>
        </w:rPr>
      </w:pPr>
      <w:r w:rsidRPr="008879DF">
        <w:rPr>
          <w:rFonts w:cs="Times New Roman"/>
          <w:b/>
          <w:szCs w:val="24"/>
        </w:rPr>
        <w:t>ALHIV</w:t>
      </w:r>
      <w:r w:rsidRPr="008879DF">
        <w:rPr>
          <w:rFonts w:cs="Times New Roman"/>
          <w:b/>
          <w:szCs w:val="24"/>
        </w:rPr>
        <w:tab/>
      </w:r>
      <w:r>
        <w:rPr>
          <w:rFonts w:cs="Times New Roman"/>
          <w:szCs w:val="24"/>
        </w:rPr>
        <w:tab/>
        <w:t xml:space="preserve"> adolescents living with HIV</w:t>
      </w:r>
    </w:p>
    <w:p w14:paraId="2678A296" w14:textId="10B06D02" w:rsidR="009B1B52" w:rsidRDefault="009B1B52" w:rsidP="009B1B52">
      <w:pPr>
        <w:spacing w:line="480" w:lineRule="auto"/>
        <w:rPr>
          <w:rFonts w:cs="Times New Roman"/>
          <w:szCs w:val="24"/>
        </w:rPr>
      </w:pPr>
      <w:r w:rsidRPr="008879DF">
        <w:rPr>
          <w:rFonts w:cs="Times New Roman"/>
          <w:b/>
          <w:szCs w:val="24"/>
        </w:rPr>
        <w:t xml:space="preserve">ART </w:t>
      </w:r>
      <w:r w:rsidRPr="008879DF">
        <w:rPr>
          <w:rFonts w:cs="Times New Roman"/>
          <w:b/>
          <w:szCs w:val="24"/>
        </w:rPr>
        <w:tab/>
      </w:r>
      <w:r>
        <w:rPr>
          <w:rFonts w:cs="Times New Roman"/>
          <w:szCs w:val="24"/>
        </w:rPr>
        <w:tab/>
      </w:r>
      <w:r>
        <w:rPr>
          <w:rFonts w:cs="Times New Roman"/>
          <w:szCs w:val="24"/>
        </w:rPr>
        <w:tab/>
        <w:t>antiretroviral therapy</w:t>
      </w:r>
    </w:p>
    <w:p w14:paraId="7D0215D4" w14:textId="657059A7" w:rsidR="009B1B52" w:rsidRPr="0020744C" w:rsidRDefault="009B1B52" w:rsidP="009B1B52">
      <w:pPr>
        <w:spacing w:line="480" w:lineRule="auto"/>
        <w:rPr>
          <w:rFonts w:cs="Times New Roman"/>
          <w:szCs w:val="24"/>
        </w:rPr>
      </w:pPr>
      <w:r w:rsidRPr="008879DF">
        <w:rPr>
          <w:rFonts w:cs="Times New Roman"/>
          <w:b/>
          <w:szCs w:val="24"/>
        </w:rPr>
        <w:t>CCC</w:t>
      </w:r>
      <w:r w:rsidRPr="008879DF">
        <w:rPr>
          <w:rFonts w:cs="Times New Roman"/>
          <w:b/>
          <w:szCs w:val="24"/>
        </w:rPr>
        <w:tab/>
      </w:r>
      <w:r>
        <w:rPr>
          <w:rFonts w:cs="Times New Roman"/>
          <w:szCs w:val="24"/>
        </w:rPr>
        <w:tab/>
      </w:r>
      <w:r>
        <w:rPr>
          <w:rFonts w:cs="Times New Roman"/>
          <w:szCs w:val="24"/>
        </w:rPr>
        <w:tab/>
      </w:r>
      <w:r w:rsidRPr="0020744C">
        <w:rPr>
          <w:rFonts w:cs="Times New Roman"/>
          <w:szCs w:val="24"/>
        </w:rPr>
        <w:t>Comprehensive care clinics</w:t>
      </w:r>
    </w:p>
    <w:p w14:paraId="540C4ED7" w14:textId="3230D6BB" w:rsidR="009B1B52" w:rsidRPr="0020744C" w:rsidRDefault="009B1B52" w:rsidP="009B1B52">
      <w:pPr>
        <w:spacing w:line="480" w:lineRule="auto"/>
        <w:rPr>
          <w:rFonts w:eastAsia="Times New Roman" w:cs="Times New Roman"/>
          <w:color w:val="000000"/>
          <w:szCs w:val="24"/>
        </w:rPr>
      </w:pPr>
      <w:r w:rsidRPr="008879DF">
        <w:rPr>
          <w:rFonts w:cs="Times New Roman"/>
          <w:b/>
          <w:szCs w:val="24"/>
        </w:rPr>
        <w:t>HAART</w:t>
      </w:r>
      <w:r>
        <w:rPr>
          <w:rFonts w:cs="Times New Roman"/>
          <w:szCs w:val="24"/>
        </w:rPr>
        <w:tab/>
      </w:r>
      <w:r>
        <w:rPr>
          <w:rFonts w:cs="Times New Roman"/>
          <w:szCs w:val="24"/>
        </w:rPr>
        <w:tab/>
      </w:r>
      <w:r w:rsidRPr="0020744C">
        <w:rPr>
          <w:rFonts w:cs="Times New Roman"/>
          <w:szCs w:val="24"/>
        </w:rPr>
        <w:t xml:space="preserve">  </w:t>
      </w:r>
      <w:r w:rsidRPr="0020744C">
        <w:rPr>
          <w:rFonts w:eastAsia="Times New Roman" w:cs="Times New Roman"/>
          <w:color w:val="000000"/>
          <w:szCs w:val="24"/>
        </w:rPr>
        <w:t>highly active antiretroviral therapy</w:t>
      </w:r>
    </w:p>
    <w:p w14:paraId="77396C70" w14:textId="0D816C23" w:rsidR="009B1B52" w:rsidRPr="0020744C" w:rsidRDefault="009B1B52" w:rsidP="009B1B52">
      <w:pPr>
        <w:spacing w:line="480" w:lineRule="auto"/>
        <w:rPr>
          <w:rFonts w:cs="Times New Roman"/>
          <w:szCs w:val="24"/>
        </w:rPr>
      </w:pPr>
      <w:r w:rsidRPr="008879DF">
        <w:rPr>
          <w:rFonts w:cs="Times New Roman"/>
          <w:b/>
          <w:szCs w:val="24"/>
        </w:rPr>
        <w:t>HIV</w:t>
      </w:r>
      <w:r w:rsidRPr="008879DF">
        <w:rPr>
          <w:rFonts w:cs="Times New Roman"/>
          <w:b/>
          <w:szCs w:val="24"/>
        </w:rPr>
        <w:tab/>
      </w:r>
      <w:r>
        <w:rPr>
          <w:rFonts w:cs="Times New Roman"/>
          <w:szCs w:val="24"/>
        </w:rPr>
        <w:tab/>
      </w:r>
      <w:r>
        <w:rPr>
          <w:rFonts w:cs="Times New Roman"/>
          <w:szCs w:val="24"/>
        </w:rPr>
        <w:tab/>
      </w:r>
      <w:r w:rsidRPr="0020744C">
        <w:rPr>
          <w:rFonts w:cs="Times New Roman"/>
          <w:szCs w:val="24"/>
        </w:rPr>
        <w:t>Human Immunodeficiency Virus</w:t>
      </w:r>
    </w:p>
    <w:p w14:paraId="7101F8D3" w14:textId="646D91FE" w:rsidR="009B1B52" w:rsidRPr="0020744C" w:rsidRDefault="009B1B52" w:rsidP="009B1B52">
      <w:pPr>
        <w:spacing w:line="480" w:lineRule="auto"/>
        <w:rPr>
          <w:rFonts w:cs="Times New Roman"/>
          <w:szCs w:val="24"/>
        </w:rPr>
      </w:pPr>
      <w:r w:rsidRPr="008879DF">
        <w:rPr>
          <w:rFonts w:cs="Times New Roman"/>
          <w:b/>
          <w:szCs w:val="24"/>
        </w:rPr>
        <w:t>MHD</w:t>
      </w:r>
      <w:r w:rsidRPr="008879DF">
        <w:rPr>
          <w:rFonts w:cs="Times New Roman"/>
          <w:b/>
          <w:szCs w:val="24"/>
        </w:rPr>
        <w:tab/>
      </w:r>
      <w:r>
        <w:rPr>
          <w:rFonts w:cs="Times New Roman"/>
          <w:szCs w:val="24"/>
        </w:rPr>
        <w:tab/>
      </w:r>
      <w:r>
        <w:rPr>
          <w:rFonts w:cs="Times New Roman"/>
          <w:szCs w:val="24"/>
        </w:rPr>
        <w:tab/>
      </w:r>
      <w:r w:rsidRPr="0020744C">
        <w:rPr>
          <w:rFonts w:cs="Times New Roman"/>
          <w:szCs w:val="24"/>
        </w:rPr>
        <w:t>Mental health disorders</w:t>
      </w:r>
    </w:p>
    <w:p w14:paraId="73B3A552" w14:textId="37DF168B" w:rsidR="009B1B52" w:rsidRPr="0020744C" w:rsidRDefault="009B1B52" w:rsidP="009B1B52">
      <w:pPr>
        <w:spacing w:line="480" w:lineRule="auto"/>
        <w:rPr>
          <w:rFonts w:cs="Times New Roman"/>
          <w:szCs w:val="24"/>
        </w:rPr>
      </w:pPr>
      <w:r w:rsidRPr="008879DF">
        <w:rPr>
          <w:rFonts w:cs="Times New Roman"/>
          <w:b/>
          <w:szCs w:val="24"/>
        </w:rPr>
        <w:t>PTSD</w:t>
      </w:r>
      <w:r w:rsidRPr="008879DF">
        <w:rPr>
          <w:rFonts w:cs="Times New Roman"/>
          <w:b/>
          <w:szCs w:val="24"/>
        </w:rPr>
        <w:tab/>
      </w:r>
      <w:r w:rsidRPr="008879DF">
        <w:rPr>
          <w:rFonts w:cs="Times New Roman"/>
          <w:b/>
          <w:szCs w:val="24"/>
        </w:rPr>
        <w:tab/>
      </w:r>
      <w:r>
        <w:rPr>
          <w:rFonts w:cs="Times New Roman"/>
          <w:szCs w:val="24"/>
        </w:rPr>
        <w:tab/>
        <w:t xml:space="preserve"> post traumatic stress disorder</w:t>
      </w:r>
    </w:p>
    <w:p w14:paraId="43AF1A99" w14:textId="77777777" w:rsidR="00446CF1" w:rsidRPr="0020744C" w:rsidRDefault="00446CF1" w:rsidP="00446CF1">
      <w:pPr>
        <w:rPr>
          <w:rFonts w:cs="Times New Roman"/>
          <w:szCs w:val="24"/>
        </w:rPr>
      </w:pPr>
    </w:p>
    <w:p w14:paraId="2F9C330E" w14:textId="77777777" w:rsidR="00446CF1" w:rsidRPr="0020744C" w:rsidRDefault="00446CF1" w:rsidP="00446CF1">
      <w:pPr>
        <w:rPr>
          <w:rFonts w:cs="Times New Roman"/>
          <w:szCs w:val="24"/>
        </w:rPr>
      </w:pPr>
    </w:p>
    <w:p w14:paraId="165F60E7" w14:textId="77777777" w:rsidR="00446CF1" w:rsidRPr="0020744C" w:rsidRDefault="00446CF1" w:rsidP="00446CF1">
      <w:pPr>
        <w:rPr>
          <w:rFonts w:cs="Times New Roman"/>
          <w:szCs w:val="24"/>
        </w:rPr>
      </w:pPr>
    </w:p>
    <w:p w14:paraId="641535F6" w14:textId="77777777" w:rsidR="00446CF1" w:rsidRPr="0020744C" w:rsidRDefault="00446CF1" w:rsidP="00446CF1">
      <w:pPr>
        <w:rPr>
          <w:rFonts w:cs="Times New Roman"/>
          <w:szCs w:val="24"/>
        </w:rPr>
      </w:pPr>
    </w:p>
    <w:p w14:paraId="1CC4197A" w14:textId="77777777" w:rsidR="00446CF1" w:rsidRPr="0020744C" w:rsidRDefault="00446CF1" w:rsidP="00446CF1">
      <w:pPr>
        <w:rPr>
          <w:rFonts w:cs="Times New Roman"/>
          <w:szCs w:val="24"/>
        </w:rPr>
      </w:pPr>
    </w:p>
    <w:p w14:paraId="2A122182" w14:textId="77777777" w:rsidR="00446CF1" w:rsidRPr="0020744C" w:rsidRDefault="00446CF1" w:rsidP="00446CF1">
      <w:pPr>
        <w:rPr>
          <w:rFonts w:cs="Times New Roman"/>
          <w:szCs w:val="24"/>
        </w:rPr>
      </w:pPr>
    </w:p>
    <w:p w14:paraId="4F272E18" w14:textId="77777777" w:rsidR="00A35DB6" w:rsidRDefault="00A35DB6">
      <w:pPr>
        <w:spacing w:line="259" w:lineRule="auto"/>
        <w:jc w:val="left"/>
        <w:rPr>
          <w:rFonts w:eastAsiaTheme="majorEastAsia" w:cstheme="majorBidi"/>
          <w:b/>
          <w:szCs w:val="32"/>
        </w:rPr>
      </w:pPr>
      <w:bookmarkStart w:id="10" w:name="_Toc144574134"/>
      <w:bookmarkStart w:id="11" w:name="_Toc212149757"/>
      <w:r>
        <w:br w:type="page"/>
      </w:r>
    </w:p>
    <w:p w14:paraId="751A9689" w14:textId="60BD09A0" w:rsidR="00446CF1" w:rsidRPr="00307B24" w:rsidRDefault="00446CF1" w:rsidP="00522E11">
      <w:pPr>
        <w:pStyle w:val="Heading1"/>
      </w:pPr>
      <w:r w:rsidRPr="00307B24">
        <w:lastRenderedPageBreak/>
        <w:t>OPERATIONAL DEFINITION OF TERMS</w:t>
      </w:r>
      <w:bookmarkEnd w:id="10"/>
      <w:bookmarkEnd w:id="11"/>
    </w:p>
    <w:p w14:paraId="33C88C84" w14:textId="6EC4139A" w:rsidR="005F4D45" w:rsidRDefault="005F4D45" w:rsidP="009B1B52">
      <w:pPr>
        <w:spacing w:after="0"/>
        <w:rPr>
          <w:rFonts w:eastAsia="Times New Roman" w:cs="Times New Roman"/>
          <w:szCs w:val="24"/>
        </w:rPr>
      </w:pPr>
      <w:r w:rsidRPr="00D4719B">
        <w:rPr>
          <w:rFonts w:eastAsia="Times New Roman" w:cs="Times New Roman"/>
          <w:szCs w:val="24"/>
        </w:rPr>
        <w:t xml:space="preserve">Acquired Immunodeficiency </w:t>
      </w:r>
      <w:r w:rsidR="00522E11" w:rsidRPr="00D4719B">
        <w:rPr>
          <w:rFonts w:eastAsia="Times New Roman" w:cs="Times New Roman"/>
          <w:szCs w:val="24"/>
        </w:rPr>
        <w:t>Syndrome (</w:t>
      </w:r>
      <w:r w:rsidRPr="00D4719B">
        <w:rPr>
          <w:rFonts w:eastAsia="Times New Roman" w:cs="Times New Roman"/>
          <w:szCs w:val="24"/>
        </w:rPr>
        <w:t xml:space="preserve">AIDS) refers to progressed HIV. </w:t>
      </w:r>
    </w:p>
    <w:p w14:paraId="2FC3618C" w14:textId="77777777" w:rsidR="005F4D45" w:rsidRPr="00D4719B" w:rsidRDefault="005F4D45" w:rsidP="009B1B52">
      <w:pPr>
        <w:rPr>
          <w:rFonts w:cs="Times New Roman"/>
          <w:szCs w:val="24"/>
        </w:rPr>
      </w:pPr>
      <w:r w:rsidRPr="005F4D45">
        <w:rPr>
          <w:rFonts w:cs="Times New Roman"/>
          <w:b/>
          <w:szCs w:val="24"/>
        </w:rPr>
        <w:t>Adherence</w:t>
      </w:r>
      <w:r>
        <w:rPr>
          <w:rFonts w:cs="Times New Roman"/>
          <w:szCs w:val="24"/>
        </w:rPr>
        <w:t xml:space="preserve"> – considered to be adherent by answering no to any of the questions: do you ever miss the medicines you are supposed to take? ; do you ever refuse to take the medicines you are supposed to take? ; do you ever not take the medicines because you do not want to take them in front of other people? ; do you ever have problems taking the medicines because you do not know why you are taking them? ; do you ever have problems taking the medicines on time or taking them every day?</w:t>
      </w:r>
    </w:p>
    <w:p w14:paraId="7581F72C" w14:textId="77777777" w:rsidR="005F4D45" w:rsidRPr="00D4719B" w:rsidRDefault="005F4D45" w:rsidP="009B1B52">
      <w:pPr>
        <w:rPr>
          <w:rFonts w:cs="Times New Roman"/>
          <w:szCs w:val="24"/>
        </w:rPr>
      </w:pPr>
      <w:r w:rsidRPr="005F4D45">
        <w:rPr>
          <w:rFonts w:cs="Times New Roman"/>
          <w:b/>
          <w:szCs w:val="24"/>
        </w:rPr>
        <w:t>Adolescent</w:t>
      </w:r>
      <w:r w:rsidRPr="00D4719B">
        <w:rPr>
          <w:rFonts w:cs="Times New Roman"/>
          <w:szCs w:val="24"/>
        </w:rPr>
        <w:t>- child aged between 10 and 19 years.</w:t>
      </w:r>
    </w:p>
    <w:p w14:paraId="15F43F7C" w14:textId="0D3E3418" w:rsidR="005F4D45" w:rsidRDefault="005F4D45" w:rsidP="009B1B52">
      <w:pPr>
        <w:rPr>
          <w:rFonts w:cs="Times New Roman"/>
          <w:szCs w:val="24"/>
        </w:rPr>
      </w:pPr>
      <w:r w:rsidRPr="005F4D45">
        <w:rPr>
          <w:rFonts w:cs="Times New Roman"/>
          <w:b/>
          <w:szCs w:val="24"/>
        </w:rPr>
        <w:t>Disclosure</w:t>
      </w:r>
      <w:r>
        <w:rPr>
          <w:rFonts w:cs="Times New Roman"/>
          <w:szCs w:val="24"/>
        </w:rPr>
        <w:t xml:space="preserve">- considered disclosed to by answering correctly to either of these questions: why do you come for visits at this </w:t>
      </w:r>
      <w:r w:rsidR="006F2EDC">
        <w:rPr>
          <w:rFonts w:cs="Times New Roman"/>
          <w:szCs w:val="24"/>
        </w:rPr>
        <w:t>clinic?</w:t>
      </w:r>
      <w:r>
        <w:rPr>
          <w:rFonts w:cs="Times New Roman"/>
          <w:szCs w:val="24"/>
        </w:rPr>
        <w:t xml:space="preserve"> do you know what your illness is </w:t>
      </w:r>
      <w:r w:rsidR="006F2EDC">
        <w:rPr>
          <w:rFonts w:cs="Times New Roman"/>
          <w:szCs w:val="24"/>
        </w:rPr>
        <w:t>called?</w:t>
      </w:r>
      <w:r>
        <w:rPr>
          <w:rFonts w:cs="Times New Roman"/>
          <w:szCs w:val="24"/>
        </w:rPr>
        <w:t xml:space="preserve"> why do you have to take medicines?</w:t>
      </w:r>
    </w:p>
    <w:p w14:paraId="56342C1F" w14:textId="72213E8C" w:rsidR="005F4D45" w:rsidRDefault="005F4D45" w:rsidP="009B1B52">
      <w:pPr>
        <w:spacing w:after="0"/>
        <w:rPr>
          <w:rFonts w:cs="Times New Roman"/>
          <w:szCs w:val="24"/>
        </w:rPr>
      </w:pPr>
      <w:r w:rsidRPr="005F4D45">
        <w:rPr>
          <w:rFonts w:eastAsia="Times New Roman" w:cs="Times New Roman"/>
          <w:b/>
          <w:szCs w:val="24"/>
        </w:rPr>
        <w:t xml:space="preserve">Human Immunodeficiency </w:t>
      </w:r>
      <w:r w:rsidR="006F2EDC" w:rsidRPr="005F4D45">
        <w:rPr>
          <w:rFonts w:eastAsia="Times New Roman" w:cs="Times New Roman"/>
          <w:b/>
          <w:szCs w:val="24"/>
        </w:rPr>
        <w:t>Virus (</w:t>
      </w:r>
      <w:r w:rsidRPr="005F4D45">
        <w:rPr>
          <w:rFonts w:eastAsia="Times New Roman" w:cs="Times New Roman"/>
          <w:b/>
          <w:szCs w:val="24"/>
        </w:rPr>
        <w:t>HIV</w:t>
      </w:r>
      <w:r w:rsidRPr="00D4719B">
        <w:rPr>
          <w:rFonts w:eastAsia="Times New Roman" w:cs="Times New Roman"/>
          <w:szCs w:val="24"/>
        </w:rPr>
        <w:t>)</w:t>
      </w:r>
      <w:r>
        <w:rPr>
          <w:rFonts w:eastAsia="Times New Roman" w:cs="Times New Roman"/>
          <w:szCs w:val="24"/>
        </w:rPr>
        <w:t xml:space="preserve"> -</w:t>
      </w:r>
      <w:r w:rsidRPr="00D4719B">
        <w:rPr>
          <w:rFonts w:eastAsia="Times New Roman" w:cs="Times New Roman"/>
          <w:szCs w:val="24"/>
        </w:rPr>
        <w:t xml:space="preserve"> a viral infection that is transmitted through body fluids and is chronic in nature. </w:t>
      </w:r>
      <w:r w:rsidRPr="00D4719B">
        <w:rPr>
          <w:rFonts w:cs="Times New Roman"/>
          <w:szCs w:val="24"/>
        </w:rPr>
        <w:t>It is defined as having one positive HIV DNA PCR test or one positive HIV ELISA antibody test.</w:t>
      </w:r>
    </w:p>
    <w:p w14:paraId="2A8D8452" w14:textId="5256C922" w:rsidR="005F4D45" w:rsidRPr="00D4719B" w:rsidRDefault="005F4D45" w:rsidP="009B1B52">
      <w:pPr>
        <w:spacing w:after="0"/>
        <w:rPr>
          <w:rFonts w:eastAsia="Times New Roman" w:cs="Times New Roman"/>
          <w:szCs w:val="24"/>
        </w:rPr>
      </w:pPr>
      <w:r w:rsidRPr="005F4D45">
        <w:rPr>
          <w:rFonts w:eastAsia="Times New Roman" w:cs="Times New Roman"/>
          <w:b/>
          <w:szCs w:val="24"/>
        </w:rPr>
        <w:t>Mental Health Disorder (MHD)</w:t>
      </w:r>
      <w:r w:rsidRPr="00D4719B">
        <w:rPr>
          <w:rFonts w:eastAsia="Times New Roman" w:cs="Times New Roman"/>
          <w:szCs w:val="24"/>
        </w:rPr>
        <w:t xml:space="preserve"> – conditions including </w:t>
      </w:r>
      <w:r w:rsidRPr="00D4719B">
        <w:rPr>
          <w:rFonts w:cs="Times New Roman"/>
          <w:szCs w:val="24"/>
        </w:rPr>
        <w:t>depression, post-traumatic stress disorder (PTSD</w:t>
      </w:r>
      <w:r w:rsidR="006F2EDC" w:rsidRPr="00D4719B">
        <w:rPr>
          <w:rFonts w:cs="Times New Roman"/>
          <w:szCs w:val="24"/>
        </w:rPr>
        <w:t>)</w:t>
      </w:r>
      <w:r w:rsidR="006F2EDC" w:rsidRPr="00D4719B">
        <w:rPr>
          <w:rFonts w:eastAsia="Times New Roman" w:cs="Times New Roman"/>
          <w:szCs w:val="24"/>
        </w:rPr>
        <w:t>,</w:t>
      </w:r>
      <w:r w:rsidR="006F2EDC" w:rsidRPr="00D4719B">
        <w:rPr>
          <w:rFonts w:cs="Times New Roman"/>
          <w:szCs w:val="24"/>
        </w:rPr>
        <w:t xml:space="preserve"> generalized</w:t>
      </w:r>
      <w:r w:rsidRPr="00D4719B">
        <w:rPr>
          <w:rFonts w:cs="Times New Roman"/>
          <w:szCs w:val="24"/>
        </w:rPr>
        <w:t xml:space="preserve"> anxiety disorder (GAD), panic disorder, phobias, social anxiety disorder </w:t>
      </w:r>
      <w:r w:rsidR="006F2EDC" w:rsidRPr="00D4719B">
        <w:rPr>
          <w:rFonts w:cs="Times New Roman"/>
          <w:szCs w:val="24"/>
        </w:rPr>
        <w:t>and obsessive</w:t>
      </w:r>
      <w:r w:rsidRPr="00D4719B">
        <w:rPr>
          <w:rFonts w:cs="Times New Roman"/>
          <w:szCs w:val="24"/>
        </w:rPr>
        <w:t>-compulsive disorder (OCD).</w:t>
      </w:r>
    </w:p>
    <w:p w14:paraId="3F1B6FE3" w14:textId="77777777" w:rsidR="00446CF1" w:rsidRDefault="00446CF1" w:rsidP="00446CF1">
      <w:pPr>
        <w:rPr>
          <w:rFonts w:cs="Times New Roman"/>
          <w:szCs w:val="24"/>
        </w:rPr>
      </w:pPr>
    </w:p>
    <w:p w14:paraId="00181E1E" w14:textId="075E6BD0" w:rsidR="000B5EED" w:rsidRDefault="000B5EED">
      <w:r>
        <w:br w:type="page"/>
      </w:r>
    </w:p>
    <w:p w14:paraId="4A8025F4" w14:textId="46FEE627" w:rsidR="00C80D43" w:rsidRPr="00C80D43" w:rsidRDefault="002D373B" w:rsidP="00131C61">
      <w:pPr>
        <w:pStyle w:val="Heading1"/>
        <w:spacing w:before="0" w:line="240" w:lineRule="auto"/>
      </w:pPr>
      <w:bookmarkStart w:id="12" w:name="_Toc212149758"/>
      <w:r>
        <w:lastRenderedPageBreak/>
        <w:t>ABSTRACT</w:t>
      </w:r>
      <w:bookmarkEnd w:id="12"/>
    </w:p>
    <w:p w14:paraId="04F3C3EC" w14:textId="1EED383F" w:rsidR="00C80D43" w:rsidRDefault="00C80D43" w:rsidP="00131C61">
      <w:pPr>
        <w:spacing w:after="0" w:line="240" w:lineRule="auto"/>
        <w:rPr>
          <w:rFonts w:cs="Times New Roman"/>
          <w:szCs w:val="24"/>
        </w:rPr>
      </w:pPr>
      <w:r>
        <w:rPr>
          <w:rFonts w:cs="Times New Roman"/>
          <w:b/>
          <w:szCs w:val="24"/>
        </w:rPr>
        <w:t xml:space="preserve">Background: </w:t>
      </w:r>
      <w:r>
        <w:rPr>
          <w:rFonts w:cs="Times New Roman"/>
          <w:szCs w:val="24"/>
        </w:rPr>
        <w:t xml:space="preserve">The incidence of mental health </w:t>
      </w:r>
      <w:r w:rsidR="00522E11">
        <w:rPr>
          <w:rFonts w:cs="Times New Roman"/>
          <w:szCs w:val="24"/>
        </w:rPr>
        <w:t>disorders (</w:t>
      </w:r>
      <w:r>
        <w:rPr>
          <w:rFonts w:cs="Times New Roman"/>
          <w:szCs w:val="24"/>
        </w:rPr>
        <w:t xml:space="preserve">MHD’s) among adolescents has been on a steady rise, with depression, anxiety disorders and post-traumatic stress disorder being reported as the most common.  MHDs have been reported to have a negative impact on the overall care that is given to adolescents living with HIV(ALHIV) by reducing adherence to medication leading to increase in the viral load. </w:t>
      </w:r>
      <w:r w:rsidR="00E979DD">
        <w:rPr>
          <w:rFonts w:cs="Times New Roman"/>
          <w:szCs w:val="24"/>
        </w:rPr>
        <w:t xml:space="preserve">                                                                                                                                                                         </w:t>
      </w:r>
      <w:r w:rsidRPr="00F419D0">
        <w:rPr>
          <w:rFonts w:cs="Times New Roman"/>
          <w:b/>
          <w:szCs w:val="24"/>
        </w:rPr>
        <w:t>Goals and objectives</w:t>
      </w:r>
      <w:r>
        <w:rPr>
          <w:rFonts w:cs="Times New Roman"/>
          <w:szCs w:val="24"/>
        </w:rPr>
        <w:t xml:space="preserve">: </w:t>
      </w:r>
      <w:r w:rsidR="00C97507">
        <w:rPr>
          <w:rFonts w:cs="Times New Roman"/>
          <w:szCs w:val="24"/>
        </w:rPr>
        <w:t>T</w:t>
      </w:r>
      <w:r>
        <w:rPr>
          <w:rFonts w:cs="Times New Roman"/>
          <w:szCs w:val="24"/>
        </w:rPr>
        <w:t>o determine</w:t>
      </w:r>
      <w:r w:rsidRPr="0020744C">
        <w:rPr>
          <w:rFonts w:eastAsia="Times New Roman" w:cs="Times New Roman"/>
          <w:color w:val="000000"/>
          <w:szCs w:val="24"/>
        </w:rPr>
        <w:t xml:space="preserve"> the</w:t>
      </w:r>
      <w:r w:rsidR="00AC26B3">
        <w:rPr>
          <w:rFonts w:eastAsia="Times New Roman" w:cs="Times New Roman"/>
          <w:color w:val="000000"/>
          <w:szCs w:val="24"/>
        </w:rPr>
        <w:t xml:space="preserve"> psychosocial wellbeing and</w:t>
      </w:r>
      <w:r w:rsidRPr="0020744C">
        <w:rPr>
          <w:rFonts w:eastAsia="Times New Roman" w:cs="Times New Roman"/>
          <w:color w:val="000000"/>
          <w:szCs w:val="24"/>
        </w:rPr>
        <w:t xml:space="preserve"> prevalence of depression</w:t>
      </w:r>
      <w:r>
        <w:rPr>
          <w:rFonts w:eastAsia="Times New Roman" w:cs="Times New Roman"/>
          <w:color w:val="000000"/>
          <w:szCs w:val="24"/>
        </w:rPr>
        <w:t xml:space="preserve"> and PTSD</w:t>
      </w:r>
      <w:r w:rsidRPr="0020744C">
        <w:rPr>
          <w:rFonts w:eastAsia="Times New Roman" w:cs="Times New Roman"/>
          <w:color w:val="000000"/>
          <w:szCs w:val="24"/>
        </w:rPr>
        <w:t xml:space="preserve"> among adolescents with HIV/AID</w:t>
      </w:r>
      <w:r w:rsidR="00C97507">
        <w:rPr>
          <w:rFonts w:eastAsia="Times New Roman" w:cs="Times New Roman"/>
          <w:color w:val="000000"/>
          <w:szCs w:val="24"/>
        </w:rPr>
        <w:t>S</w:t>
      </w:r>
      <w:r w:rsidRPr="0020744C">
        <w:rPr>
          <w:rFonts w:eastAsia="Times New Roman" w:cs="Times New Roman"/>
          <w:color w:val="000000"/>
          <w:szCs w:val="24"/>
        </w:rPr>
        <w:t xml:space="preserve"> attending comprehensive care clinics in</w:t>
      </w:r>
      <w:r w:rsidR="00704C38">
        <w:rPr>
          <w:rFonts w:eastAsia="Times New Roman" w:cs="Times New Roman"/>
          <w:color w:val="000000"/>
          <w:szCs w:val="24"/>
        </w:rPr>
        <w:t xml:space="preserve"> public</w:t>
      </w:r>
      <w:r w:rsidRPr="0020744C">
        <w:rPr>
          <w:rFonts w:eastAsia="Times New Roman" w:cs="Times New Roman"/>
          <w:color w:val="000000"/>
          <w:szCs w:val="24"/>
        </w:rPr>
        <w:t xml:space="preserve"> hospitals within Ruiru </w:t>
      </w:r>
      <w:r w:rsidR="00C97507" w:rsidRPr="0020744C">
        <w:rPr>
          <w:rFonts w:eastAsia="Times New Roman" w:cs="Times New Roman"/>
          <w:color w:val="000000"/>
          <w:szCs w:val="24"/>
        </w:rPr>
        <w:t>Sub County</w:t>
      </w:r>
      <w:r>
        <w:rPr>
          <w:rFonts w:cs="Times New Roman"/>
          <w:szCs w:val="24"/>
        </w:rPr>
        <w:t xml:space="preserve">. </w:t>
      </w:r>
    </w:p>
    <w:p w14:paraId="75D0CCC2" w14:textId="64781C12" w:rsidR="00C80D43" w:rsidRPr="001E736D" w:rsidRDefault="00C80D43" w:rsidP="00131C61">
      <w:pPr>
        <w:spacing w:after="0" w:line="240" w:lineRule="auto"/>
        <w:rPr>
          <w:rFonts w:cs="Times New Roman"/>
          <w:szCs w:val="24"/>
        </w:rPr>
      </w:pPr>
      <w:r w:rsidRPr="00C97507">
        <w:rPr>
          <w:rFonts w:cs="Times New Roman"/>
          <w:b/>
          <w:bCs/>
          <w:szCs w:val="24"/>
        </w:rPr>
        <w:t>Methods</w:t>
      </w:r>
      <w:r w:rsidRPr="00C97507">
        <w:rPr>
          <w:rFonts w:eastAsia="Times New Roman" w:cs="Times New Roman"/>
          <w:b/>
          <w:bCs/>
          <w:szCs w:val="24"/>
        </w:rPr>
        <w:t>:</w:t>
      </w:r>
      <w:r w:rsidRPr="006F510D">
        <w:rPr>
          <w:rFonts w:eastAsia="Times New Roman" w:cs="Times New Roman"/>
          <w:szCs w:val="24"/>
        </w:rPr>
        <w:t xml:space="preserve"> </w:t>
      </w:r>
      <w:r w:rsidR="00C97507">
        <w:rPr>
          <w:rFonts w:eastAsia="Times New Roman" w:cs="Times New Roman"/>
          <w:szCs w:val="24"/>
        </w:rPr>
        <w:t>The study was</w:t>
      </w:r>
      <w:r w:rsidR="008A6443">
        <w:rPr>
          <w:rFonts w:eastAsia="Times New Roman" w:cs="Times New Roman"/>
          <w:szCs w:val="24"/>
        </w:rPr>
        <w:t xml:space="preserve"> a</w:t>
      </w:r>
      <w:r w:rsidRPr="006F510D">
        <w:rPr>
          <w:rFonts w:eastAsia="Times New Roman" w:cs="Times New Roman"/>
          <w:szCs w:val="24"/>
        </w:rPr>
        <w:t xml:space="preserve"> </w:t>
      </w:r>
      <w:r w:rsidR="00C97507" w:rsidRPr="006F510D">
        <w:rPr>
          <w:rFonts w:eastAsia="Times New Roman" w:cs="Times New Roman"/>
          <w:szCs w:val="24"/>
        </w:rPr>
        <w:t>cross-sectional</w:t>
      </w:r>
      <w:r w:rsidRPr="006F510D">
        <w:rPr>
          <w:rFonts w:eastAsia="Times New Roman" w:cs="Times New Roman"/>
          <w:szCs w:val="24"/>
        </w:rPr>
        <w:t xml:space="preserve"> descriptive study</w:t>
      </w:r>
      <w:r w:rsidR="00B9377B">
        <w:rPr>
          <w:rFonts w:eastAsia="Times New Roman" w:cs="Times New Roman"/>
          <w:szCs w:val="24"/>
        </w:rPr>
        <w:t>. Participants were recruited from</w:t>
      </w:r>
      <w:r w:rsidRPr="006F510D">
        <w:rPr>
          <w:rFonts w:eastAsia="Times New Roman" w:cs="Times New Roman"/>
          <w:szCs w:val="24"/>
        </w:rPr>
        <w:t>various health facilities within Ruiru Subcounty that ha</w:t>
      </w:r>
      <w:r w:rsidR="00C97507">
        <w:rPr>
          <w:rFonts w:eastAsia="Times New Roman" w:cs="Times New Roman"/>
          <w:szCs w:val="24"/>
        </w:rPr>
        <w:t>d</w:t>
      </w:r>
      <w:r w:rsidRPr="006F510D">
        <w:rPr>
          <w:rFonts w:eastAsia="Times New Roman" w:cs="Times New Roman"/>
          <w:szCs w:val="24"/>
        </w:rPr>
        <w:t xml:space="preserve"> comprehensive care clinics that attend to adolescents with HIV/AIDS aged between 10 and 19 years</w:t>
      </w:r>
      <w:r w:rsidR="00EB2505">
        <w:rPr>
          <w:rFonts w:eastAsia="Times New Roman" w:cs="Times New Roman"/>
          <w:szCs w:val="24"/>
        </w:rPr>
        <w:t xml:space="preserve">. </w:t>
      </w:r>
      <w:r w:rsidR="00A360CE">
        <w:rPr>
          <w:rFonts w:eastAsia="Times New Roman" w:cs="Times New Roman"/>
          <w:szCs w:val="24"/>
        </w:rPr>
        <w:t>The ( Home, Education</w:t>
      </w:r>
      <w:r w:rsidR="001A3AF3">
        <w:rPr>
          <w:rFonts w:eastAsia="Times New Roman" w:cs="Times New Roman"/>
          <w:szCs w:val="24"/>
        </w:rPr>
        <w:t xml:space="preserve"> </w:t>
      </w:r>
      <w:r w:rsidR="00A360CE">
        <w:rPr>
          <w:rFonts w:eastAsia="Times New Roman" w:cs="Times New Roman"/>
          <w:szCs w:val="24"/>
        </w:rPr>
        <w:t>,</w:t>
      </w:r>
      <w:r w:rsidR="00A447D1">
        <w:rPr>
          <w:rFonts w:eastAsia="Times New Roman" w:cs="Times New Roman"/>
          <w:szCs w:val="24"/>
        </w:rPr>
        <w:t>Employment,</w:t>
      </w:r>
      <w:r w:rsidR="001A3AF3">
        <w:rPr>
          <w:rFonts w:eastAsia="Times New Roman" w:cs="Times New Roman"/>
          <w:szCs w:val="24"/>
        </w:rPr>
        <w:t xml:space="preserve"> </w:t>
      </w:r>
      <w:r w:rsidR="001357B5">
        <w:rPr>
          <w:rFonts w:eastAsia="Times New Roman" w:cs="Times New Roman"/>
          <w:szCs w:val="24"/>
        </w:rPr>
        <w:t>Activity, Drugs, Sexual activity, Suicide and Safety</w:t>
      </w:r>
      <w:r w:rsidR="006802E6">
        <w:rPr>
          <w:rFonts w:eastAsia="Times New Roman" w:cs="Times New Roman"/>
          <w:szCs w:val="24"/>
        </w:rPr>
        <w:t xml:space="preserve"> (</w:t>
      </w:r>
      <w:r w:rsidR="006802E6" w:rsidRPr="006F510D">
        <w:rPr>
          <w:rFonts w:eastAsia="Times New Roman" w:cs="Times New Roman"/>
          <w:szCs w:val="24"/>
        </w:rPr>
        <w:t>HEEADSS</w:t>
      </w:r>
      <w:r w:rsidR="006802E6">
        <w:rPr>
          <w:rFonts w:eastAsia="Times New Roman" w:cs="Times New Roman"/>
          <w:szCs w:val="24"/>
        </w:rPr>
        <w:t xml:space="preserve">) </w:t>
      </w:r>
      <w:r w:rsidR="001A3AF3">
        <w:rPr>
          <w:rFonts w:eastAsia="Times New Roman" w:cs="Times New Roman"/>
          <w:szCs w:val="24"/>
        </w:rPr>
        <w:t>assessment tool was used</w:t>
      </w:r>
      <w:r w:rsidR="00AC26B3" w:rsidRPr="006F510D">
        <w:rPr>
          <w:rFonts w:eastAsia="Times New Roman" w:cs="Times New Roman"/>
          <w:szCs w:val="24"/>
        </w:rPr>
        <w:t xml:space="preserve"> to determine the psychosocial wellbeing, d</w:t>
      </w:r>
      <w:r w:rsidR="000C17EB" w:rsidRPr="006F510D">
        <w:rPr>
          <w:rFonts w:eastAsia="Times New Roman" w:cs="Times New Roman"/>
          <w:szCs w:val="24"/>
        </w:rPr>
        <w:t xml:space="preserve">epression </w:t>
      </w:r>
      <w:r w:rsidR="00C97507">
        <w:rPr>
          <w:rFonts w:eastAsia="Times New Roman" w:cs="Times New Roman"/>
          <w:szCs w:val="24"/>
        </w:rPr>
        <w:t>was</w:t>
      </w:r>
      <w:r w:rsidR="000C17EB" w:rsidRPr="006F510D">
        <w:rPr>
          <w:rFonts w:eastAsia="Times New Roman" w:cs="Times New Roman"/>
          <w:szCs w:val="24"/>
        </w:rPr>
        <w:t xml:space="preserve"> assessed using the Patient Health </w:t>
      </w:r>
      <w:r w:rsidR="00C97507" w:rsidRPr="006F510D">
        <w:rPr>
          <w:rFonts w:eastAsia="Times New Roman" w:cs="Times New Roman"/>
          <w:szCs w:val="24"/>
        </w:rPr>
        <w:t>Questionnaire (</w:t>
      </w:r>
      <w:r w:rsidR="000C17EB" w:rsidRPr="006F510D">
        <w:rPr>
          <w:rFonts w:eastAsia="Times New Roman" w:cs="Times New Roman"/>
          <w:szCs w:val="24"/>
        </w:rPr>
        <w:t>PHQ</w:t>
      </w:r>
      <w:r w:rsidR="00D02489" w:rsidRPr="006F510D">
        <w:rPr>
          <w:rFonts w:eastAsia="Times New Roman" w:cs="Times New Roman"/>
          <w:szCs w:val="24"/>
        </w:rPr>
        <w:t>-A</w:t>
      </w:r>
      <w:r w:rsidR="000C17EB" w:rsidRPr="006F510D">
        <w:rPr>
          <w:rFonts w:eastAsia="Times New Roman" w:cs="Times New Roman"/>
          <w:szCs w:val="24"/>
        </w:rPr>
        <w:t>) tool while P</w:t>
      </w:r>
      <w:r w:rsidR="000A4699" w:rsidRPr="006F510D">
        <w:rPr>
          <w:rFonts w:eastAsia="Times New Roman" w:cs="Times New Roman"/>
          <w:szCs w:val="24"/>
        </w:rPr>
        <w:t xml:space="preserve">ost </w:t>
      </w:r>
      <w:r w:rsidR="000C17EB" w:rsidRPr="006F510D">
        <w:rPr>
          <w:rFonts w:eastAsia="Times New Roman" w:cs="Times New Roman"/>
          <w:szCs w:val="24"/>
        </w:rPr>
        <w:t>T</w:t>
      </w:r>
      <w:r w:rsidR="000A4699" w:rsidRPr="006F510D">
        <w:rPr>
          <w:rFonts w:eastAsia="Times New Roman" w:cs="Times New Roman"/>
          <w:szCs w:val="24"/>
        </w:rPr>
        <w:t xml:space="preserve">raumatic </w:t>
      </w:r>
      <w:r w:rsidR="000C17EB" w:rsidRPr="006F510D">
        <w:rPr>
          <w:rFonts w:eastAsia="Times New Roman" w:cs="Times New Roman"/>
          <w:szCs w:val="24"/>
        </w:rPr>
        <w:t>S</w:t>
      </w:r>
      <w:r w:rsidR="000A4699" w:rsidRPr="006F510D">
        <w:rPr>
          <w:rFonts w:eastAsia="Times New Roman" w:cs="Times New Roman"/>
          <w:szCs w:val="24"/>
        </w:rPr>
        <w:t>tress Disorder</w:t>
      </w:r>
      <w:r w:rsidR="000C17EB" w:rsidRPr="006F510D">
        <w:rPr>
          <w:rFonts w:eastAsia="Times New Roman" w:cs="Times New Roman"/>
          <w:szCs w:val="24"/>
        </w:rPr>
        <w:t xml:space="preserve"> </w:t>
      </w:r>
      <w:r w:rsidR="00C97507">
        <w:rPr>
          <w:rFonts w:eastAsia="Times New Roman" w:cs="Times New Roman"/>
          <w:szCs w:val="24"/>
        </w:rPr>
        <w:t>was</w:t>
      </w:r>
      <w:r w:rsidR="000C17EB" w:rsidRPr="006F510D">
        <w:rPr>
          <w:rFonts w:eastAsia="Times New Roman" w:cs="Times New Roman"/>
          <w:szCs w:val="24"/>
        </w:rPr>
        <w:t xml:space="preserve"> screened using the</w:t>
      </w:r>
      <w:r w:rsidR="00AC26B3" w:rsidRPr="006F510D">
        <w:rPr>
          <w:rFonts w:eastAsia="Times New Roman" w:cs="Times New Roman"/>
          <w:szCs w:val="24"/>
        </w:rPr>
        <w:t xml:space="preserve"> </w:t>
      </w:r>
      <w:r w:rsidR="00A134CD" w:rsidRPr="006F510D">
        <w:rPr>
          <w:rFonts w:eastAsia="Times New Roman" w:cs="Times New Roman"/>
          <w:szCs w:val="24"/>
        </w:rPr>
        <w:t xml:space="preserve">Child and Adolescent Trauma </w:t>
      </w:r>
      <w:r w:rsidR="00C97507" w:rsidRPr="006F510D">
        <w:rPr>
          <w:rFonts w:eastAsia="Times New Roman" w:cs="Times New Roman"/>
          <w:szCs w:val="24"/>
        </w:rPr>
        <w:t>Screen</w:t>
      </w:r>
      <w:r w:rsidR="00C97507">
        <w:rPr>
          <w:rFonts w:eastAsia="Times New Roman" w:cs="Times New Roman"/>
          <w:szCs w:val="24"/>
        </w:rPr>
        <w:t xml:space="preserve"> </w:t>
      </w:r>
      <w:r w:rsidR="00C97507" w:rsidRPr="006F510D">
        <w:rPr>
          <w:rFonts w:eastAsia="Times New Roman" w:cs="Times New Roman"/>
          <w:szCs w:val="24"/>
        </w:rPr>
        <w:t>(CATS</w:t>
      </w:r>
      <w:r w:rsidR="00A134CD" w:rsidRPr="006F510D">
        <w:rPr>
          <w:rFonts w:eastAsia="Times New Roman" w:cs="Times New Roman"/>
          <w:szCs w:val="24"/>
        </w:rPr>
        <w:t xml:space="preserve">) for those below 18 and </w:t>
      </w:r>
      <w:r w:rsidR="000C17EB" w:rsidRPr="006F510D">
        <w:rPr>
          <w:rFonts w:cs="Times New Roman"/>
          <w:szCs w:val="24"/>
        </w:rPr>
        <w:t xml:space="preserve">PTSD </w:t>
      </w:r>
      <w:r w:rsidR="000A4699" w:rsidRPr="006F510D">
        <w:rPr>
          <w:rFonts w:cs="Times New Roman"/>
          <w:szCs w:val="24"/>
        </w:rPr>
        <w:t>Checklist</w:t>
      </w:r>
      <w:r w:rsidR="000C17EB" w:rsidRPr="006F510D">
        <w:rPr>
          <w:rFonts w:cs="Times New Roman"/>
          <w:szCs w:val="24"/>
        </w:rPr>
        <w:t xml:space="preserve"> for </w:t>
      </w:r>
      <w:r w:rsidR="000C17EB" w:rsidRPr="006F510D">
        <w:rPr>
          <w:rStyle w:val="Emphasis"/>
          <w:rFonts w:cs="Times New Roman"/>
          <w:i w:val="0"/>
          <w:szCs w:val="24"/>
        </w:rPr>
        <w:t>DSM-5</w:t>
      </w:r>
      <w:r w:rsidR="000C17EB" w:rsidRPr="006F510D">
        <w:rPr>
          <w:rFonts w:cs="Times New Roman"/>
          <w:i/>
          <w:szCs w:val="24"/>
        </w:rPr>
        <w:t xml:space="preserve"> </w:t>
      </w:r>
      <w:r w:rsidR="000C17EB" w:rsidRPr="006F510D">
        <w:rPr>
          <w:rFonts w:cs="Times New Roman"/>
          <w:szCs w:val="24"/>
        </w:rPr>
        <w:t>(PC</w:t>
      </w:r>
      <w:r w:rsidR="000A4699" w:rsidRPr="006F510D">
        <w:rPr>
          <w:rFonts w:cs="Times New Roman"/>
          <w:szCs w:val="24"/>
        </w:rPr>
        <w:t>L</w:t>
      </w:r>
      <w:r w:rsidR="000C17EB" w:rsidRPr="006F510D">
        <w:rPr>
          <w:rFonts w:cs="Times New Roman"/>
          <w:szCs w:val="24"/>
        </w:rPr>
        <w:t>-</w:t>
      </w:r>
      <w:r w:rsidR="00C97507" w:rsidRPr="006F510D">
        <w:rPr>
          <w:rFonts w:cs="Times New Roman"/>
          <w:szCs w:val="24"/>
        </w:rPr>
        <w:t>5) tool</w:t>
      </w:r>
      <w:r w:rsidR="00A134CD" w:rsidRPr="006F510D">
        <w:rPr>
          <w:rFonts w:cs="Times New Roman"/>
          <w:szCs w:val="24"/>
        </w:rPr>
        <w:t xml:space="preserve"> for those above 18 years</w:t>
      </w:r>
      <w:r w:rsidR="000C17EB" w:rsidRPr="006F510D">
        <w:rPr>
          <w:rFonts w:cs="Times New Roman"/>
          <w:szCs w:val="24"/>
        </w:rPr>
        <w:t>.</w:t>
      </w:r>
      <w:r w:rsidR="00C97507">
        <w:rPr>
          <w:rFonts w:cs="Times New Roman"/>
          <w:szCs w:val="24"/>
        </w:rPr>
        <w:t xml:space="preserve"> </w:t>
      </w:r>
      <w:r w:rsidRPr="0020744C">
        <w:rPr>
          <w:rFonts w:cs="Times New Roman"/>
          <w:szCs w:val="24"/>
        </w:rPr>
        <w:t xml:space="preserve">Data </w:t>
      </w:r>
      <w:r w:rsidR="00C97507">
        <w:rPr>
          <w:rFonts w:cs="Times New Roman"/>
          <w:szCs w:val="24"/>
        </w:rPr>
        <w:t>was</w:t>
      </w:r>
      <w:r w:rsidRPr="0020744C">
        <w:rPr>
          <w:rFonts w:cs="Times New Roman"/>
          <w:szCs w:val="24"/>
        </w:rPr>
        <w:t xml:space="preserve"> analyzed using R software version 4.1.3</w:t>
      </w:r>
      <w:r w:rsidRPr="0020744C">
        <w:rPr>
          <w:rFonts w:eastAsia="Times New Roman" w:cs="Times New Roman"/>
          <w:szCs w:val="24"/>
        </w:rPr>
        <w:t xml:space="preserve">. Descriptive statistics </w:t>
      </w:r>
      <w:r w:rsidR="00C97507">
        <w:rPr>
          <w:rFonts w:eastAsia="Times New Roman" w:cs="Times New Roman"/>
          <w:szCs w:val="24"/>
        </w:rPr>
        <w:t>were</w:t>
      </w:r>
      <w:r w:rsidRPr="0020744C">
        <w:rPr>
          <w:rFonts w:eastAsia="Times New Roman" w:cs="Times New Roman"/>
          <w:szCs w:val="24"/>
        </w:rPr>
        <w:t xml:space="preserve"> </w:t>
      </w:r>
      <w:r w:rsidR="00131C61" w:rsidRPr="0020744C">
        <w:rPr>
          <w:rFonts w:eastAsia="Times New Roman" w:cs="Times New Roman"/>
          <w:szCs w:val="24"/>
        </w:rPr>
        <w:t>computed</w:t>
      </w:r>
      <w:r w:rsidR="00131C61">
        <w:rPr>
          <w:rFonts w:eastAsia="Times New Roman" w:cs="Times New Roman"/>
          <w:szCs w:val="24"/>
        </w:rPr>
        <w:t>; c</w:t>
      </w:r>
      <w:r w:rsidRPr="0020744C">
        <w:rPr>
          <w:rFonts w:cs="Times New Roman"/>
          <w:szCs w:val="24"/>
          <w:lang w:val="en-GB"/>
        </w:rPr>
        <w:t xml:space="preserve">ontinuous data </w:t>
      </w:r>
      <w:r w:rsidR="00131C61">
        <w:rPr>
          <w:rFonts w:cs="Times New Roman"/>
          <w:szCs w:val="24"/>
          <w:lang w:val="en-GB"/>
        </w:rPr>
        <w:t>were</w:t>
      </w:r>
      <w:r w:rsidRPr="0020744C">
        <w:rPr>
          <w:rFonts w:cs="Times New Roman"/>
          <w:szCs w:val="24"/>
          <w:lang w:val="en-GB"/>
        </w:rPr>
        <w:t xml:space="preserve"> presented using medians and interquartile ranges (IQR) while categorical data use</w:t>
      </w:r>
      <w:r w:rsidR="00131C61">
        <w:rPr>
          <w:rFonts w:cs="Times New Roman"/>
          <w:szCs w:val="24"/>
          <w:lang w:val="en-GB"/>
        </w:rPr>
        <w:t>d</w:t>
      </w:r>
      <w:r w:rsidRPr="0020744C">
        <w:rPr>
          <w:rFonts w:cs="Times New Roman"/>
          <w:szCs w:val="24"/>
          <w:lang w:val="en-GB"/>
        </w:rPr>
        <w:t xml:space="preserve"> frequencies and percentages.</w:t>
      </w:r>
      <w:r>
        <w:rPr>
          <w:rFonts w:eastAsia="Times New Roman" w:cs="Times New Roman"/>
          <w:szCs w:val="24"/>
        </w:rPr>
        <w:t xml:space="preserve"> </w:t>
      </w:r>
      <w:r w:rsidRPr="0020744C">
        <w:rPr>
          <w:rFonts w:eastAsia="Times New Roman" w:cs="Times New Roman"/>
          <w:szCs w:val="24"/>
        </w:rPr>
        <w:t xml:space="preserve">Univariate and multivariate linear regression analysis </w:t>
      </w:r>
      <w:r w:rsidR="00131C61">
        <w:rPr>
          <w:rFonts w:eastAsia="Times New Roman" w:cs="Times New Roman"/>
          <w:szCs w:val="24"/>
        </w:rPr>
        <w:t>was</w:t>
      </w:r>
      <w:r w:rsidRPr="0020744C">
        <w:rPr>
          <w:rFonts w:eastAsia="Times New Roman" w:cs="Times New Roman"/>
          <w:szCs w:val="24"/>
        </w:rPr>
        <w:t xml:space="preserve"> applied to determine the factors associated with depression</w:t>
      </w:r>
      <w:r>
        <w:rPr>
          <w:rFonts w:eastAsia="Times New Roman" w:cs="Times New Roman"/>
          <w:szCs w:val="24"/>
        </w:rPr>
        <w:t xml:space="preserve"> and PTSD</w:t>
      </w:r>
      <w:r w:rsidRPr="0020744C">
        <w:rPr>
          <w:rFonts w:eastAsia="Times New Roman" w:cs="Times New Roman"/>
          <w:szCs w:val="24"/>
        </w:rPr>
        <w:t xml:space="preserve">. Chi square statistics and binary logistic regression </w:t>
      </w:r>
      <w:r w:rsidR="00131C61">
        <w:rPr>
          <w:rFonts w:eastAsia="Times New Roman" w:cs="Times New Roman"/>
          <w:szCs w:val="24"/>
        </w:rPr>
        <w:t>were</w:t>
      </w:r>
      <w:r w:rsidRPr="0020744C">
        <w:rPr>
          <w:rFonts w:eastAsia="Times New Roman" w:cs="Times New Roman"/>
          <w:szCs w:val="24"/>
        </w:rPr>
        <w:t xml:space="preserve"> used to determine whether there is an association between the dependent and independent variables.</w:t>
      </w:r>
    </w:p>
    <w:p w14:paraId="2BEBA75A" w14:textId="5F7DD15B" w:rsidR="00375C1A" w:rsidRDefault="00131C61" w:rsidP="00375C1A">
      <w:pPr>
        <w:spacing w:after="0" w:line="240" w:lineRule="auto"/>
        <w:rPr>
          <w:rFonts w:eastAsia="Times New Roman"/>
        </w:rPr>
      </w:pPr>
      <w:r>
        <w:rPr>
          <w:rFonts w:eastAsia="Times New Roman" w:cs="Times New Roman"/>
          <w:b/>
          <w:szCs w:val="24"/>
        </w:rPr>
        <w:t>R</w:t>
      </w:r>
      <w:r w:rsidR="00C80D43" w:rsidRPr="00F419D0">
        <w:rPr>
          <w:rFonts w:eastAsia="Times New Roman" w:cs="Times New Roman"/>
          <w:b/>
          <w:szCs w:val="24"/>
        </w:rPr>
        <w:t>esult</w:t>
      </w:r>
      <w:r w:rsidR="00C80D43">
        <w:rPr>
          <w:rFonts w:eastAsia="Times New Roman" w:cs="Times New Roman"/>
          <w:szCs w:val="24"/>
        </w:rPr>
        <w:t xml:space="preserve">: </w:t>
      </w:r>
      <w:r w:rsidR="00375C1A" w:rsidRPr="0085246B">
        <w:t>88 (72.1%)</w:t>
      </w:r>
      <w:r w:rsidR="0000417F">
        <w:t>participants</w:t>
      </w:r>
      <w:r w:rsidR="00375C1A" w:rsidRPr="0085246B">
        <w:t xml:space="preserve"> were aged between 10–17 years</w:t>
      </w:r>
      <w:r w:rsidR="00375C1A">
        <w:t>,</w:t>
      </w:r>
      <w:r w:rsidR="00375C1A" w:rsidRPr="0085246B">
        <w:t xml:space="preserve"> 64 (52.5%), were female</w:t>
      </w:r>
      <w:r w:rsidR="00375C1A">
        <w:t xml:space="preserve">, </w:t>
      </w:r>
      <w:r w:rsidR="00375C1A" w:rsidRPr="00B165C1">
        <w:t>31 (25.4%) exhibited mild depression symptoms</w:t>
      </w:r>
      <w:r w:rsidR="00375C1A">
        <w:t xml:space="preserve">, and 40 (32.8%) of adolescents had post-traumatic stress disorder. </w:t>
      </w:r>
      <w:r w:rsidR="00375C1A" w:rsidRPr="001F0F86">
        <w:t>Adolescents aged 18–19 years had higher depression (41.2%, OR = 3.29, p = 0.047) and PTSD rates (41.2%, OR = 1.24, p = 0.431) than those aged 10–17 years. Depression was strongly associated with school hunger (76.9%, OR = 6.51, p = 0.024), family alcohol use (49.4%, OR = 6.01, p = 0.016). PTSD was linked to school hunger (38.5%, OR = 1.81, p = 0.034), family alcohol use (32.5%, OR = 2.47, p = 0.029), adolescent alcohol use (44.4–60.0%, OR = 1.23–3.92, p ≤ 0.059), and sexual activity (35.7%, OR = 0.98, p = 0.048).</w:t>
      </w:r>
      <w:r w:rsidR="00375C1A">
        <w:t xml:space="preserve"> </w:t>
      </w:r>
      <w:r w:rsidR="00375C1A" w:rsidRPr="001F0F86">
        <w:t>Social withdrawal and suicidal thoughts</w:t>
      </w:r>
      <w:r w:rsidR="002E08A6">
        <w:t xml:space="preserve"> were associated with</w:t>
      </w:r>
      <w:r w:rsidR="00375C1A" w:rsidRPr="001F0F86">
        <w:t xml:space="preserve"> increased depression (63.6–100%, OR = 3.05–6.75, p &lt; 0.01) and PTSD (55.6%, OR = 1.38–3.66, p ≤ 0.041). Suicide attempts were linked to both conditions (50–75%, OR = 2.10–3.34, p ≤ 0.048).</w:t>
      </w:r>
      <w:r w:rsidR="00375C1A">
        <w:t xml:space="preserve"> </w:t>
      </w:r>
      <w:r w:rsidR="00A77813">
        <w:rPr>
          <w:rFonts w:eastAsia="Times New Roman"/>
        </w:rPr>
        <w:t xml:space="preserve">Only </w:t>
      </w:r>
      <w:r w:rsidR="00375C1A">
        <w:rPr>
          <w:rFonts w:eastAsia="Times New Roman"/>
        </w:rPr>
        <w:t>34</w:t>
      </w:r>
      <w:r w:rsidR="00375C1A" w:rsidRPr="00BD7DE4">
        <w:rPr>
          <w:rFonts w:eastAsia="Times New Roman"/>
        </w:rPr>
        <w:t>(27.9%)</w:t>
      </w:r>
      <w:r w:rsidR="00A77813">
        <w:rPr>
          <w:rFonts w:eastAsia="Times New Roman"/>
        </w:rPr>
        <w:t xml:space="preserve"> adolescents</w:t>
      </w:r>
      <w:r w:rsidR="00375C1A" w:rsidRPr="00BD7DE4">
        <w:rPr>
          <w:rFonts w:eastAsia="Times New Roman"/>
        </w:rPr>
        <w:t xml:space="preserve"> reported seeking help from a school counsellor</w:t>
      </w:r>
      <w:r w:rsidR="00375C1A">
        <w:rPr>
          <w:rFonts w:eastAsia="Times New Roman"/>
        </w:rPr>
        <w:t xml:space="preserve"> with o</w:t>
      </w:r>
      <w:r w:rsidR="00375C1A" w:rsidRPr="00BD7DE4">
        <w:rPr>
          <w:rFonts w:eastAsia="Times New Roman"/>
        </w:rPr>
        <w:t xml:space="preserve">ther common sources </w:t>
      </w:r>
      <w:r w:rsidR="00FE6415">
        <w:rPr>
          <w:rFonts w:eastAsia="Times New Roman"/>
        </w:rPr>
        <w:t xml:space="preserve">being </w:t>
      </w:r>
      <w:r w:rsidR="00375C1A" w:rsidRPr="00BD7DE4">
        <w:rPr>
          <w:rFonts w:eastAsia="Times New Roman"/>
        </w:rPr>
        <w:t xml:space="preserve"> teachers </w:t>
      </w:r>
      <w:r w:rsidR="00375C1A">
        <w:rPr>
          <w:rFonts w:eastAsia="Times New Roman"/>
        </w:rPr>
        <w:t>15</w:t>
      </w:r>
      <w:r w:rsidR="00375C1A" w:rsidRPr="00BD7DE4">
        <w:rPr>
          <w:rFonts w:eastAsia="Times New Roman"/>
        </w:rPr>
        <w:t>(12.3%), friends</w:t>
      </w:r>
      <w:r w:rsidR="00375C1A">
        <w:rPr>
          <w:rFonts w:eastAsia="Times New Roman"/>
        </w:rPr>
        <w:t xml:space="preserve"> 13</w:t>
      </w:r>
      <w:r w:rsidR="00375C1A" w:rsidRPr="00BD7DE4">
        <w:rPr>
          <w:rFonts w:eastAsia="Times New Roman"/>
        </w:rPr>
        <w:t xml:space="preserve"> (10.7%), and religious leaders </w:t>
      </w:r>
      <w:r w:rsidR="00375C1A">
        <w:rPr>
          <w:rFonts w:eastAsia="Times New Roman"/>
        </w:rPr>
        <w:t>11</w:t>
      </w:r>
      <w:r w:rsidR="00375C1A" w:rsidRPr="00BD7DE4">
        <w:rPr>
          <w:rFonts w:eastAsia="Times New Roman"/>
        </w:rPr>
        <w:t>(9.0%)</w:t>
      </w:r>
      <w:r w:rsidR="00375C1A">
        <w:rPr>
          <w:rFonts w:eastAsia="Times New Roman"/>
        </w:rPr>
        <w:t xml:space="preserve">, </w:t>
      </w:r>
      <w:r w:rsidR="00375C1A" w:rsidRPr="00BD7DE4">
        <w:rPr>
          <w:rFonts w:eastAsia="Times New Roman"/>
        </w:rPr>
        <w:t>parents</w:t>
      </w:r>
      <w:r w:rsidR="00375C1A">
        <w:rPr>
          <w:rFonts w:eastAsia="Times New Roman"/>
        </w:rPr>
        <w:t xml:space="preserve"> 7</w:t>
      </w:r>
      <w:r w:rsidR="00375C1A" w:rsidRPr="00BD7DE4">
        <w:rPr>
          <w:rFonts w:eastAsia="Times New Roman"/>
        </w:rPr>
        <w:t xml:space="preserve"> (5.7%), hospital counsellors </w:t>
      </w:r>
      <w:r w:rsidR="00375C1A">
        <w:rPr>
          <w:rFonts w:eastAsia="Times New Roman"/>
        </w:rPr>
        <w:t>6</w:t>
      </w:r>
      <w:r w:rsidR="00375C1A" w:rsidRPr="00BD7DE4">
        <w:rPr>
          <w:rFonts w:eastAsia="Times New Roman"/>
        </w:rPr>
        <w:t xml:space="preserve">(4.9%), or siblings </w:t>
      </w:r>
      <w:r w:rsidR="00375C1A">
        <w:rPr>
          <w:rFonts w:eastAsia="Times New Roman"/>
        </w:rPr>
        <w:t>4</w:t>
      </w:r>
      <w:r w:rsidR="00375C1A" w:rsidRPr="00BD7DE4">
        <w:rPr>
          <w:rFonts w:eastAsia="Times New Roman"/>
        </w:rPr>
        <w:t>(3.3%)</w:t>
      </w:r>
    </w:p>
    <w:p w14:paraId="0A7FF985" w14:textId="31B646EA" w:rsidR="00375C1A" w:rsidRDefault="00375C1A" w:rsidP="00375C1A">
      <w:pPr>
        <w:spacing w:after="0" w:line="240" w:lineRule="auto"/>
        <w:rPr>
          <w:rFonts w:eastAsia="Times New Roman"/>
        </w:rPr>
      </w:pPr>
      <w:r w:rsidRPr="006F0A2D">
        <w:rPr>
          <w:rFonts w:eastAsia="Times New Roman"/>
          <w:b/>
          <w:bCs/>
        </w:rPr>
        <w:t>Conclusion:</w:t>
      </w:r>
      <w:r>
        <w:rPr>
          <w:rFonts w:eastAsia="Times New Roman"/>
        </w:rPr>
        <w:t xml:space="preserve"> </w:t>
      </w:r>
      <w:r w:rsidRPr="006F0A2D">
        <w:rPr>
          <w:rFonts w:eastAsia="Times New Roman"/>
        </w:rPr>
        <w:t>Depression and PTSD in adolescents with HIV/AIDS are linked to</w:t>
      </w:r>
      <w:r w:rsidR="00787967">
        <w:rPr>
          <w:rFonts w:eastAsia="Times New Roman"/>
        </w:rPr>
        <w:t xml:space="preserve"> going to school hungry</w:t>
      </w:r>
      <w:r w:rsidRPr="006F0A2D">
        <w:rPr>
          <w:rFonts w:eastAsia="Times New Roman"/>
        </w:rPr>
        <w:t xml:space="preserve"> , family alcohol use, emotional distress, </w:t>
      </w:r>
      <w:r w:rsidR="00DD26A1">
        <w:rPr>
          <w:rFonts w:eastAsia="Times New Roman"/>
        </w:rPr>
        <w:t>engaging in sex</w:t>
      </w:r>
      <w:r w:rsidRPr="006F0A2D">
        <w:rPr>
          <w:rFonts w:eastAsia="Times New Roman"/>
        </w:rPr>
        <w:t>, and social withdrawal. Integrated psychosocial, behavioral, and family-centered interventions are essential to address these multifactorial challenges.</w:t>
      </w:r>
    </w:p>
    <w:p w14:paraId="4CFB193F" w14:textId="1B89B5B6" w:rsidR="00131C61" w:rsidRDefault="00375C1A" w:rsidP="000C3FB7">
      <w:pPr>
        <w:spacing w:after="0" w:line="240" w:lineRule="auto"/>
        <w:rPr>
          <w:rFonts w:eastAsiaTheme="majorEastAsia" w:cstheme="majorBidi"/>
          <w:b/>
          <w:szCs w:val="32"/>
        </w:rPr>
      </w:pPr>
      <w:r w:rsidRPr="006F0A2D">
        <w:rPr>
          <w:rFonts w:eastAsia="Times New Roman"/>
          <w:b/>
          <w:bCs/>
        </w:rPr>
        <w:t>Recommendations:</w:t>
      </w:r>
      <w:r>
        <w:rPr>
          <w:rFonts w:eastAsia="Times New Roman"/>
        </w:rPr>
        <w:t xml:space="preserve"> </w:t>
      </w:r>
      <w:r w:rsidRPr="006F0A2D">
        <w:rPr>
          <w:rFonts w:eastAsia="Times New Roman"/>
        </w:rPr>
        <w:t xml:space="preserve">Healthcare providers, school counsellors, social workers, community leaders, and policymakers should integrate routine mental health screening, family counselling, and nutritional programs into adolescent HIV care. </w:t>
      </w:r>
      <w:bookmarkStart w:id="13" w:name="_Toc212149759"/>
    </w:p>
    <w:p w14:paraId="1BA7A86E" w14:textId="2A52FE86" w:rsidR="000B5EED" w:rsidRDefault="000B5EED" w:rsidP="00522E11">
      <w:pPr>
        <w:pStyle w:val="Heading1"/>
      </w:pPr>
      <w:r>
        <w:t>TABLE OF CONTENTS</w:t>
      </w:r>
      <w:bookmarkEnd w:id="13"/>
    </w:p>
    <w:sdt>
      <w:sdtPr>
        <w:id w:val="-41132247"/>
        <w:docPartObj>
          <w:docPartGallery w:val="Table of Contents"/>
          <w:docPartUnique/>
        </w:docPartObj>
      </w:sdtPr>
      <w:sdtEndPr>
        <w:rPr>
          <w:rFonts w:cs="Times New Roman"/>
          <w:b w:val="0"/>
          <w:bCs/>
          <w:noProof/>
          <w:szCs w:val="24"/>
        </w:rPr>
      </w:sdtEndPr>
      <w:sdtContent>
        <w:p w14:paraId="02912A8E" w14:textId="4AEE1A63" w:rsidR="00127B96" w:rsidRDefault="00127B96">
          <w:pPr>
            <w:pStyle w:val="TOC1"/>
            <w:tabs>
              <w:tab w:val="right" w:leader="dot" w:pos="8297"/>
            </w:tabs>
            <w:rPr>
              <w:rFonts w:asciiTheme="minorHAnsi" w:hAnsiTheme="minorHAnsi"/>
              <w:b w:val="0"/>
              <w:noProof/>
              <w:kern w:val="2"/>
              <w:szCs w:val="24"/>
              <w14:ligatures w14:val="standardContextual"/>
            </w:rPr>
          </w:pPr>
          <w:r>
            <w:rPr>
              <w:rFonts w:cs="Times New Roman"/>
              <w:b w:val="0"/>
              <w:szCs w:val="24"/>
            </w:rPr>
            <w:fldChar w:fldCharType="begin"/>
          </w:r>
          <w:r>
            <w:rPr>
              <w:rFonts w:cs="Times New Roman"/>
              <w:b w:val="0"/>
              <w:szCs w:val="24"/>
            </w:rPr>
            <w:instrText xml:space="preserve"> TOC \o "1-3" \h \z \u </w:instrText>
          </w:r>
          <w:r>
            <w:rPr>
              <w:rFonts w:cs="Times New Roman"/>
              <w:b w:val="0"/>
              <w:szCs w:val="24"/>
            </w:rPr>
            <w:fldChar w:fldCharType="separate"/>
          </w:r>
          <w:hyperlink w:anchor="_Toc212149754" w:history="1">
            <w:r w:rsidRPr="00D3322F">
              <w:rPr>
                <w:rStyle w:val="Hyperlink"/>
                <w:noProof/>
              </w:rPr>
              <w:t>STUDENT’S DECLARATION</w:t>
            </w:r>
            <w:r>
              <w:rPr>
                <w:noProof/>
                <w:webHidden/>
              </w:rPr>
              <w:tab/>
            </w:r>
            <w:r>
              <w:rPr>
                <w:noProof/>
                <w:webHidden/>
              </w:rPr>
              <w:fldChar w:fldCharType="begin"/>
            </w:r>
            <w:r>
              <w:rPr>
                <w:noProof/>
                <w:webHidden/>
              </w:rPr>
              <w:instrText xml:space="preserve"> PAGEREF _Toc212149754 \h </w:instrText>
            </w:r>
            <w:r>
              <w:rPr>
                <w:noProof/>
                <w:webHidden/>
              </w:rPr>
            </w:r>
            <w:r>
              <w:rPr>
                <w:noProof/>
                <w:webHidden/>
              </w:rPr>
              <w:fldChar w:fldCharType="separate"/>
            </w:r>
            <w:r w:rsidR="006F2EDC">
              <w:rPr>
                <w:noProof/>
                <w:webHidden/>
              </w:rPr>
              <w:t>ii</w:t>
            </w:r>
            <w:r>
              <w:rPr>
                <w:noProof/>
                <w:webHidden/>
              </w:rPr>
              <w:fldChar w:fldCharType="end"/>
            </w:r>
          </w:hyperlink>
        </w:p>
        <w:p w14:paraId="161A4D2D" w14:textId="1219C760"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55" w:history="1">
            <w:r w:rsidRPr="00D3322F">
              <w:rPr>
                <w:rStyle w:val="Hyperlink"/>
                <w:noProof/>
              </w:rPr>
              <w:t>DEDICATION</w:t>
            </w:r>
            <w:r>
              <w:rPr>
                <w:noProof/>
                <w:webHidden/>
              </w:rPr>
              <w:tab/>
            </w:r>
            <w:r>
              <w:rPr>
                <w:noProof/>
                <w:webHidden/>
              </w:rPr>
              <w:fldChar w:fldCharType="begin"/>
            </w:r>
            <w:r>
              <w:rPr>
                <w:noProof/>
                <w:webHidden/>
              </w:rPr>
              <w:instrText xml:space="preserve"> PAGEREF _Toc212149755 \h </w:instrText>
            </w:r>
            <w:r>
              <w:rPr>
                <w:noProof/>
                <w:webHidden/>
              </w:rPr>
            </w:r>
            <w:r>
              <w:rPr>
                <w:noProof/>
                <w:webHidden/>
              </w:rPr>
              <w:fldChar w:fldCharType="separate"/>
            </w:r>
            <w:r w:rsidR="006F2EDC">
              <w:rPr>
                <w:noProof/>
                <w:webHidden/>
              </w:rPr>
              <w:t>iii</w:t>
            </w:r>
            <w:r>
              <w:rPr>
                <w:noProof/>
                <w:webHidden/>
              </w:rPr>
              <w:fldChar w:fldCharType="end"/>
            </w:r>
          </w:hyperlink>
        </w:p>
        <w:p w14:paraId="0A0F64AF" w14:textId="33152C12"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56" w:history="1">
            <w:r w:rsidRPr="00D3322F">
              <w:rPr>
                <w:rStyle w:val="Hyperlink"/>
                <w:noProof/>
              </w:rPr>
              <w:t>ABBREVIATIONS AND ACRONYMS</w:t>
            </w:r>
            <w:r>
              <w:rPr>
                <w:noProof/>
                <w:webHidden/>
              </w:rPr>
              <w:tab/>
            </w:r>
            <w:r>
              <w:rPr>
                <w:noProof/>
                <w:webHidden/>
              </w:rPr>
              <w:fldChar w:fldCharType="begin"/>
            </w:r>
            <w:r>
              <w:rPr>
                <w:noProof/>
                <w:webHidden/>
              </w:rPr>
              <w:instrText xml:space="preserve"> PAGEREF _Toc212149756 \h </w:instrText>
            </w:r>
            <w:r>
              <w:rPr>
                <w:noProof/>
                <w:webHidden/>
              </w:rPr>
            </w:r>
            <w:r>
              <w:rPr>
                <w:noProof/>
                <w:webHidden/>
              </w:rPr>
              <w:fldChar w:fldCharType="separate"/>
            </w:r>
            <w:r w:rsidR="006F2EDC">
              <w:rPr>
                <w:noProof/>
                <w:webHidden/>
              </w:rPr>
              <w:t>iv</w:t>
            </w:r>
            <w:r>
              <w:rPr>
                <w:noProof/>
                <w:webHidden/>
              </w:rPr>
              <w:fldChar w:fldCharType="end"/>
            </w:r>
          </w:hyperlink>
        </w:p>
        <w:p w14:paraId="0B9653EF" w14:textId="4F995A6E"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57" w:history="1">
            <w:r w:rsidRPr="00D3322F">
              <w:rPr>
                <w:rStyle w:val="Hyperlink"/>
                <w:noProof/>
              </w:rPr>
              <w:t>OPERATIONAL DEFINITION OF TERMS</w:t>
            </w:r>
            <w:r>
              <w:rPr>
                <w:noProof/>
                <w:webHidden/>
              </w:rPr>
              <w:tab/>
            </w:r>
            <w:r>
              <w:rPr>
                <w:noProof/>
                <w:webHidden/>
              </w:rPr>
              <w:fldChar w:fldCharType="begin"/>
            </w:r>
            <w:r>
              <w:rPr>
                <w:noProof/>
                <w:webHidden/>
              </w:rPr>
              <w:instrText xml:space="preserve"> PAGEREF _Toc212149757 \h </w:instrText>
            </w:r>
            <w:r>
              <w:rPr>
                <w:noProof/>
                <w:webHidden/>
              </w:rPr>
            </w:r>
            <w:r>
              <w:rPr>
                <w:noProof/>
                <w:webHidden/>
              </w:rPr>
              <w:fldChar w:fldCharType="separate"/>
            </w:r>
            <w:r w:rsidR="006F2EDC">
              <w:rPr>
                <w:noProof/>
                <w:webHidden/>
              </w:rPr>
              <w:t>v</w:t>
            </w:r>
            <w:r>
              <w:rPr>
                <w:noProof/>
                <w:webHidden/>
              </w:rPr>
              <w:fldChar w:fldCharType="end"/>
            </w:r>
          </w:hyperlink>
        </w:p>
        <w:p w14:paraId="211EC0CE" w14:textId="2D56691E"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58" w:history="1">
            <w:r w:rsidRPr="00D3322F">
              <w:rPr>
                <w:rStyle w:val="Hyperlink"/>
                <w:noProof/>
              </w:rPr>
              <w:t>ABSTRACT</w:t>
            </w:r>
            <w:r>
              <w:rPr>
                <w:noProof/>
                <w:webHidden/>
              </w:rPr>
              <w:tab/>
            </w:r>
            <w:r>
              <w:rPr>
                <w:noProof/>
                <w:webHidden/>
              </w:rPr>
              <w:fldChar w:fldCharType="begin"/>
            </w:r>
            <w:r>
              <w:rPr>
                <w:noProof/>
                <w:webHidden/>
              </w:rPr>
              <w:instrText xml:space="preserve"> PAGEREF _Toc212149758 \h </w:instrText>
            </w:r>
            <w:r>
              <w:rPr>
                <w:noProof/>
                <w:webHidden/>
              </w:rPr>
            </w:r>
            <w:r>
              <w:rPr>
                <w:noProof/>
                <w:webHidden/>
              </w:rPr>
              <w:fldChar w:fldCharType="separate"/>
            </w:r>
            <w:r w:rsidR="006F2EDC">
              <w:rPr>
                <w:noProof/>
                <w:webHidden/>
              </w:rPr>
              <w:t>vi</w:t>
            </w:r>
            <w:r>
              <w:rPr>
                <w:noProof/>
                <w:webHidden/>
              </w:rPr>
              <w:fldChar w:fldCharType="end"/>
            </w:r>
          </w:hyperlink>
        </w:p>
        <w:p w14:paraId="33D77587" w14:textId="3EE0AD76"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59" w:history="1">
            <w:r w:rsidRPr="00D3322F">
              <w:rPr>
                <w:rStyle w:val="Hyperlink"/>
                <w:noProof/>
              </w:rPr>
              <w:t>TABLE OF CONTENTS</w:t>
            </w:r>
            <w:r>
              <w:rPr>
                <w:noProof/>
                <w:webHidden/>
              </w:rPr>
              <w:tab/>
            </w:r>
            <w:r>
              <w:rPr>
                <w:noProof/>
                <w:webHidden/>
              </w:rPr>
              <w:fldChar w:fldCharType="begin"/>
            </w:r>
            <w:r>
              <w:rPr>
                <w:noProof/>
                <w:webHidden/>
              </w:rPr>
              <w:instrText xml:space="preserve"> PAGEREF _Toc212149759 \h </w:instrText>
            </w:r>
            <w:r>
              <w:rPr>
                <w:noProof/>
                <w:webHidden/>
              </w:rPr>
            </w:r>
            <w:r>
              <w:rPr>
                <w:noProof/>
                <w:webHidden/>
              </w:rPr>
              <w:fldChar w:fldCharType="separate"/>
            </w:r>
            <w:r w:rsidR="006F2EDC">
              <w:rPr>
                <w:noProof/>
                <w:webHidden/>
              </w:rPr>
              <w:t>vii</w:t>
            </w:r>
            <w:r>
              <w:rPr>
                <w:noProof/>
                <w:webHidden/>
              </w:rPr>
              <w:fldChar w:fldCharType="end"/>
            </w:r>
          </w:hyperlink>
        </w:p>
        <w:p w14:paraId="6BC49BF3" w14:textId="4F1D0817"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60" w:history="1">
            <w:r w:rsidRPr="00D3322F">
              <w:rPr>
                <w:rStyle w:val="Hyperlink"/>
                <w:noProof/>
              </w:rPr>
              <w:t>LIST OF FIGURES</w:t>
            </w:r>
            <w:r>
              <w:rPr>
                <w:noProof/>
                <w:webHidden/>
              </w:rPr>
              <w:tab/>
            </w:r>
            <w:r>
              <w:rPr>
                <w:noProof/>
                <w:webHidden/>
              </w:rPr>
              <w:fldChar w:fldCharType="begin"/>
            </w:r>
            <w:r>
              <w:rPr>
                <w:noProof/>
                <w:webHidden/>
              </w:rPr>
              <w:instrText xml:space="preserve"> PAGEREF _Toc212149760 \h </w:instrText>
            </w:r>
            <w:r>
              <w:rPr>
                <w:noProof/>
                <w:webHidden/>
              </w:rPr>
            </w:r>
            <w:r>
              <w:rPr>
                <w:noProof/>
                <w:webHidden/>
              </w:rPr>
              <w:fldChar w:fldCharType="separate"/>
            </w:r>
            <w:r w:rsidR="006F2EDC">
              <w:rPr>
                <w:noProof/>
                <w:webHidden/>
              </w:rPr>
              <w:t>xi</w:t>
            </w:r>
            <w:r>
              <w:rPr>
                <w:noProof/>
                <w:webHidden/>
              </w:rPr>
              <w:fldChar w:fldCharType="end"/>
            </w:r>
          </w:hyperlink>
        </w:p>
        <w:p w14:paraId="709FA64C" w14:textId="5E65E612"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61" w:history="1">
            <w:r w:rsidRPr="00D3322F">
              <w:rPr>
                <w:rStyle w:val="Hyperlink"/>
                <w:noProof/>
              </w:rPr>
              <w:t>LIST OF TABLES</w:t>
            </w:r>
            <w:r>
              <w:rPr>
                <w:noProof/>
                <w:webHidden/>
              </w:rPr>
              <w:tab/>
            </w:r>
            <w:r>
              <w:rPr>
                <w:noProof/>
                <w:webHidden/>
              </w:rPr>
              <w:fldChar w:fldCharType="begin"/>
            </w:r>
            <w:r>
              <w:rPr>
                <w:noProof/>
                <w:webHidden/>
              </w:rPr>
              <w:instrText xml:space="preserve"> PAGEREF _Toc212149761 \h </w:instrText>
            </w:r>
            <w:r>
              <w:rPr>
                <w:noProof/>
                <w:webHidden/>
              </w:rPr>
            </w:r>
            <w:r>
              <w:rPr>
                <w:noProof/>
                <w:webHidden/>
              </w:rPr>
              <w:fldChar w:fldCharType="separate"/>
            </w:r>
            <w:r w:rsidR="006F2EDC">
              <w:rPr>
                <w:noProof/>
                <w:webHidden/>
              </w:rPr>
              <w:t>xii</w:t>
            </w:r>
            <w:r>
              <w:rPr>
                <w:noProof/>
                <w:webHidden/>
              </w:rPr>
              <w:fldChar w:fldCharType="end"/>
            </w:r>
          </w:hyperlink>
        </w:p>
        <w:p w14:paraId="37BB968A" w14:textId="321F23FD"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62" w:history="1">
            <w:r w:rsidRPr="00D3322F">
              <w:rPr>
                <w:rStyle w:val="Hyperlink"/>
                <w:noProof/>
              </w:rPr>
              <w:t>CHAPTER ONE: INTRODUCTION</w:t>
            </w:r>
            <w:r>
              <w:rPr>
                <w:noProof/>
                <w:webHidden/>
              </w:rPr>
              <w:tab/>
            </w:r>
            <w:r>
              <w:rPr>
                <w:noProof/>
                <w:webHidden/>
              </w:rPr>
              <w:fldChar w:fldCharType="begin"/>
            </w:r>
            <w:r>
              <w:rPr>
                <w:noProof/>
                <w:webHidden/>
              </w:rPr>
              <w:instrText xml:space="preserve"> PAGEREF _Toc212149762 \h </w:instrText>
            </w:r>
            <w:r>
              <w:rPr>
                <w:noProof/>
                <w:webHidden/>
              </w:rPr>
            </w:r>
            <w:r>
              <w:rPr>
                <w:noProof/>
                <w:webHidden/>
              </w:rPr>
              <w:fldChar w:fldCharType="separate"/>
            </w:r>
            <w:r w:rsidR="006F2EDC">
              <w:rPr>
                <w:noProof/>
                <w:webHidden/>
              </w:rPr>
              <w:t>1</w:t>
            </w:r>
            <w:r>
              <w:rPr>
                <w:noProof/>
                <w:webHidden/>
              </w:rPr>
              <w:fldChar w:fldCharType="end"/>
            </w:r>
          </w:hyperlink>
        </w:p>
        <w:p w14:paraId="328AF963" w14:textId="7766257C" w:rsidR="00127B96" w:rsidRDefault="00127B96">
          <w:pPr>
            <w:pStyle w:val="TOC2"/>
            <w:tabs>
              <w:tab w:val="right" w:leader="dot" w:pos="8297"/>
            </w:tabs>
            <w:rPr>
              <w:rFonts w:asciiTheme="minorHAnsi" w:hAnsiTheme="minorHAnsi"/>
              <w:noProof/>
              <w:kern w:val="2"/>
              <w:szCs w:val="24"/>
              <w14:ligatures w14:val="standardContextual"/>
            </w:rPr>
          </w:pPr>
          <w:hyperlink w:anchor="_Toc212149763" w:history="1">
            <w:r w:rsidRPr="00D3322F">
              <w:rPr>
                <w:rStyle w:val="Hyperlink"/>
                <w:noProof/>
              </w:rPr>
              <w:t>1.1 Background of the study</w:t>
            </w:r>
            <w:r>
              <w:rPr>
                <w:noProof/>
                <w:webHidden/>
              </w:rPr>
              <w:tab/>
            </w:r>
            <w:r>
              <w:rPr>
                <w:noProof/>
                <w:webHidden/>
              </w:rPr>
              <w:fldChar w:fldCharType="begin"/>
            </w:r>
            <w:r>
              <w:rPr>
                <w:noProof/>
                <w:webHidden/>
              </w:rPr>
              <w:instrText xml:space="preserve"> PAGEREF _Toc212149763 \h </w:instrText>
            </w:r>
            <w:r>
              <w:rPr>
                <w:noProof/>
                <w:webHidden/>
              </w:rPr>
            </w:r>
            <w:r>
              <w:rPr>
                <w:noProof/>
                <w:webHidden/>
              </w:rPr>
              <w:fldChar w:fldCharType="separate"/>
            </w:r>
            <w:r w:rsidR="006F2EDC">
              <w:rPr>
                <w:noProof/>
                <w:webHidden/>
              </w:rPr>
              <w:t>1</w:t>
            </w:r>
            <w:r>
              <w:rPr>
                <w:noProof/>
                <w:webHidden/>
              </w:rPr>
              <w:fldChar w:fldCharType="end"/>
            </w:r>
          </w:hyperlink>
        </w:p>
        <w:p w14:paraId="188E08DC" w14:textId="652C854B" w:rsidR="00127B96" w:rsidRDefault="00127B96">
          <w:pPr>
            <w:pStyle w:val="TOC2"/>
            <w:tabs>
              <w:tab w:val="right" w:leader="dot" w:pos="8297"/>
            </w:tabs>
            <w:rPr>
              <w:rFonts w:asciiTheme="minorHAnsi" w:hAnsiTheme="minorHAnsi"/>
              <w:noProof/>
              <w:kern w:val="2"/>
              <w:szCs w:val="24"/>
              <w14:ligatures w14:val="standardContextual"/>
            </w:rPr>
          </w:pPr>
          <w:hyperlink w:anchor="_Toc212149764" w:history="1">
            <w:r w:rsidRPr="00D3322F">
              <w:rPr>
                <w:rStyle w:val="Hyperlink"/>
                <w:noProof/>
              </w:rPr>
              <w:t>1.2 Problem Statement</w:t>
            </w:r>
            <w:r>
              <w:rPr>
                <w:noProof/>
                <w:webHidden/>
              </w:rPr>
              <w:tab/>
            </w:r>
            <w:r>
              <w:rPr>
                <w:noProof/>
                <w:webHidden/>
              </w:rPr>
              <w:fldChar w:fldCharType="begin"/>
            </w:r>
            <w:r>
              <w:rPr>
                <w:noProof/>
                <w:webHidden/>
              </w:rPr>
              <w:instrText xml:space="preserve"> PAGEREF _Toc212149764 \h </w:instrText>
            </w:r>
            <w:r>
              <w:rPr>
                <w:noProof/>
                <w:webHidden/>
              </w:rPr>
            </w:r>
            <w:r>
              <w:rPr>
                <w:noProof/>
                <w:webHidden/>
              </w:rPr>
              <w:fldChar w:fldCharType="separate"/>
            </w:r>
            <w:r w:rsidR="006F2EDC">
              <w:rPr>
                <w:noProof/>
                <w:webHidden/>
              </w:rPr>
              <w:t>2</w:t>
            </w:r>
            <w:r>
              <w:rPr>
                <w:noProof/>
                <w:webHidden/>
              </w:rPr>
              <w:fldChar w:fldCharType="end"/>
            </w:r>
          </w:hyperlink>
        </w:p>
        <w:p w14:paraId="1BF694C0" w14:textId="12FA9C27" w:rsidR="00127B96" w:rsidRDefault="00127B96">
          <w:pPr>
            <w:pStyle w:val="TOC2"/>
            <w:tabs>
              <w:tab w:val="right" w:leader="dot" w:pos="8297"/>
            </w:tabs>
            <w:rPr>
              <w:rFonts w:asciiTheme="minorHAnsi" w:hAnsiTheme="minorHAnsi"/>
              <w:noProof/>
              <w:kern w:val="2"/>
              <w:szCs w:val="24"/>
              <w14:ligatures w14:val="standardContextual"/>
            </w:rPr>
          </w:pPr>
          <w:hyperlink w:anchor="_Toc212149765" w:history="1">
            <w:r w:rsidRPr="00D3322F">
              <w:rPr>
                <w:rStyle w:val="Hyperlink"/>
                <w:rFonts w:eastAsia="Times New Roman"/>
                <w:noProof/>
              </w:rPr>
              <w:t>1.3 Justification</w:t>
            </w:r>
            <w:r>
              <w:rPr>
                <w:noProof/>
                <w:webHidden/>
              </w:rPr>
              <w:tab/>
            </w:r>
            <w:r>
              <w:rPr>
                <w:noProof/>
                <w:webHidden/>
              </w:rPr>
              <w:fldChar w:fldCharType="begin"/>
            </w:r>
            <w:r>
              <w:rPr>
                <w:noProof/>
                <w:webHidden/>
              </w:rPr>
              <w:instrText xml:space="preserve"> PAGEREF _Toc212149765 \h </w:instrText>
            </w:r>
            <w:r>
              <w:rPr>
                <w:noProof/>
                <w:webHidden/>
              </w:rPr>
            </w:r>
            <w:r>
              <w:rPr>
                <w:noProof/>
                <w:webHidden/>
              </w:rPr>
              <w:fldChar w:fldCharType="separate"/>
            </w:r>
            <w:r w:rsidR="006F2EDC">
              <w:rPr>
                <w:noProof/>
                <w:webHidden/>
              </w:rPr>
              <w:t>3</w:t>
            </w:r>
            <w:r>
              <w:rPr>
                <w:noProof/>
                <w:webHidden/>
              </w:rPr>
              <w:fldChar w:fldCharType="end"/>
            </w:r>
          </w:hyperlink>
        </w:p>
        <w:p w14:paraId="5DB53F66" w14:textId="045FE4FE" w:rsidR="00127B96" w:rsidRDefault="00127B96">
          <w:pPr>
            <w:pStyle w:val="TOC2"/>
            <w:tabs>
              <w:tab w:val="right" w:leader="dot" w:pos="8297"/>
            </w:tabs>
            <w:rPr>
              <w:rFonts w:asciiTheme="minorHAnsi" w:hAnsiTheme="minorHAnsi"/>
              <w:noProof/>
              <w:kern w:val="2"/>
              <w:szCs w:val="24"/>
              <w14:ligatures w14:val="standardContextual"/>
            </w:rPr>
          </w:pPr>
          <w:hyperlink w:anchor="_Toc212149766" w:history="1">
            <w:r w:rsidRPr="00D3322F">
              <w:rPr>
                <w:rStyle w:val="Hyperlink"/>
                <w:rFonts w:eastAsia="Times New Roman"/>
                <w:noProof/>
              </w:rPr>
              <w:t>1.4 Research Question</w:t>
            </w:r>
            <w:r>
              <w:rPr>
                <w:noProof/>
                <w:webHidden/>
              </w:rPr>
              <w:tab/>
            </w:r>
            <w:r>
              <w:rPr>
                <w:noProof/>
                <w:webHidden/>
              </w:rPr>
              <w:fldChar w:fldCharType="begin"/>
            </w:r>
            <w:r>
              <w:rPr>
                <w:noProof/>
                <w:webHidden/>
              </w:rPr>
              <w:instrText xml:space="preserve"> PAGEREF _Toc212149766 \h </w:instrText>
            </w:r>
            <w:r>
              <w:rPr>
                <w:noProof/>
                <w:webHidden/>
              </w:rPr>
            </w:r>
            <w:r>
              <w:rPr>
                <w:noProof/>
                <w:webHidden/>
              </w:rPr>
              <w:fldChar w:fldCharType="separate"/>
            </w:r>
            <w:r w:rsidR="006F2EDC">
              <w:rPr>
                <w:noProof/>
                <w:webHidden/>
              </w:rPr>
              <w:t>4</w:t>
            </w:r>
            <w:r>
              <w:rPr>
                <w:noProof/>
                <w:webHidden/>
              </w:rPr>
              <w:fldChar w:fldCharType="end"/>
            </w:r>
          </w:hyperlink>
        </w:p>
        <w:p w14:paraId="0D4E07FF" w14:textId="5C80AE8A" w:rsidR="00127B96" w:rsidRDefault="00127B96">
          <w:pPr>
            <w:pStyle w:val="TOC2"/>
            <w:tabs>
              <w:tab w:val="right" w:leader="dot" w:pos="8297"/>
            </w:tabs>
            <w:rPr>
              <w:rFonts w:asciiTheme="minorHAnsi" w:hAnsiTheme="minorHAnsi"/>
              <w:noProof/>
              <w:kern w:val="2"/>
              <w:szCs w:val="24"/>
              <w14:ligatures w14:val="standardContextual"/>
            </w:rPr>
          </w:pPr>
          <w:hyperlink w:anchor="_Toc212149767" w:history="1">
            <w:r w:rsidRPr="00D3322F">
              <w:rPr>
                <w:rStyle w:val="Hyperlink"/>
                <w:rFonts w:eastAsia="Times New Roman"/>
                <w:noProof/>
              </w:rPr>
              <w:t>1.5 Study Objectives</w:t>
            </w:r>
            <w:r>
              <w:rPr>
                <w:noProof/>
                <w:webHidden/>
              </w:rPr>
              <w:tab/>
            </w:r>
            <w:r>
              <w:rPr>
                <w:noProof/>
                <w:webHidden/>
              </w:rPr>
              <w:fldChar w:fldCharType="begin"/>
            </w:r>
            <w:r>
              <w:rPr>
                <w:noProof/>
                <w:webHidden/>
              </w:rPr>
              <w:instrText xml:space="preserve"> PAGEREF _Toc212149767 \h </w:instrText>
            </w:r>
            <w:r>
              <w:rPr>
                <w:noProof/>
                <w:webHidden/>
              </w:rPr>
            </w:r>
            <w:r>
              <w:rPr>
                <w:noProof/>
                <w:webHidden/>
              </w:rPr>
              <w:fldChar w:fldCharType="separate"/>
            </w:r>
            <w:r w:rsidR="006F2EDC">
              <w:rPr>
                <w:noProof/>
                <w:webHidden/>
              </w:rPr>
              <w:t>4</w:t>
            </w:r>
            <w:r>
              <w:rPr>
                <w:noProof/>
                <w:webHidden/>
              </w:rPr>
              <w:fldChar w:fldCharType="end"/>
            </w:r>
          </w:hyperlink>
        </w:p>
        <w:p w14:paraId="0595703F" w14:textId="684F986E" w:rsidR="00127B96" w:rsidRDefault="00127B96">
          <w:pPr>
            <w:pStyle w:val="TOC3"/>
            <w:tabs>
              <w:tab w:val="right" w:leader="dot" w:pos="8297"/>
            </w:tabs>
            <w:rPr>
              <w:rFonts w:asciiTheme="minorHAnsi" w:hAnsiTheme="minorHAnsi"/>
              <w:noProof/>
              <w:kern w:val="2"/>
              <w:szCs w:val="24"/>
              <w14:ligatures w14:val="standardContextual"/>
            </w:rPr>
          </w:pPr>
          <w:hyperlink w:anchor="_Toc212149768" w:history="1">
            <w:r w:rsidRPr="00D3322F">
              <w:rPr>
                <w:rStyle w:val="Hyperlink"/>
                <w:noProof/>
              </w:rPr>
              <w:t>1.5.1 Broad Objective</w:t>
            </w:r>
            <w:r>
              <w:rPr>
                <w:noProof/>
                <w:webHidden/>
              </w:rPr>
              <w:tab/>
            </w:r>
            <w:r>
              <w:rPr>
                <w:noProof/>
                <w:webHidden/>
              </w:rPr>
              <w:fldChar w:fldCharType="begin"/>
            </w:r>
            <w:r>
              <w:rPr>
                <w:noProof/>
                <w:webHidden/>
              </w:rPr>
              <w:instrText xml:space="preserve"> PAGEREF _Toc212149768 \h </w:instrText>
            </w:r>
            <w:r>
              <w:rPr>
                <w:noProof/>
                <w:webHidden/>
              </w:rPr>
            </w:r>
            <w:r>
              <w:rPr>
                <w:noProof/>
                <w:webHidden/>
              </w:rPr>
              <w:fldChar w:fldCharType="separate"/>
            </w:r>
            <w:r w:rsidR="006F2EDC">
              <w:rPr>
                <w:noProof/>
                <w:webHidden/>
              </w:rPr>
              <w:t>4</w:t>
            </w:r>
            <w:r>
              <w:rPr>
                <w:noProof/>
                <w:webHidden/>
              </w:rPr>
              <w:fldChar w:fldCharType="end"/>
            </w:r>
          </w:hyperlink>
        </w:p>
        <w:p w14:paraId="50FFD39D" w14:textId="663548F2" w:rsidR="00127B96" w:rsidRDefault="00127B96">
          <w:pPr>
            <w:pStyle w:val="TOC3"/>
            <w:tabs>
              <w:tab w:val="right" w:leader="dot" w:pos="8297"/>
            </w:tabs>
            <w:rPr>
              <w:rFonts w:asciiTheme="minorHAnsi" w:hAnsiTheme="minorHAnsi"/>
              <w:noProof/>
              <w:kern w:val="2"/>
              <w:szCs w:val="24"/>
              <w14:ligatures w14:val="standardContextual"/>
            </w:rPr>
          </w:pPr>
          <w:hyperlink w:anchor="_Toc212149769" w:history="1">
            <w:r w:rsidRPr="00D3322F">
              <w:rPr>
                <w:rStyle w:val="Hyperlink"/>
                <w:noProof/>
              </w:rPr>
              <w:t>1.5.2 Specific Objectives</w:t>
            </w:r>
            <w:r>
              <w:rPr>
                <w:noProof/>
                <w:webHidden/>
              </w:rPr>
              <w:tab/>
            </w:r>
            <w:r>
              <w:rPr>
                <w:noProof/>
                <w:webHidden/>
              </w:rPr>
              <w:fldChar w:fldCharType="begin"/>
            </w:r>
            <w:r>
              <w:rPr>
                <w:noProof/>
                <w:webHidden/>
              </w:rPr>
              <w:instrText xml:space="preserve"> PAGEREF _Toc212149769 \h </w:instrText>
            </w:r>
            <w:r>
              <w:rPr>
                <w:noProof/>
                <w:webHidden/>
              </w:rPr>
            </w:r>
            <w:r>
              <w:rPr>
                <w:noProof/>
                <w:webHidden/>
              </w:rPr>
              <w:fldChar w:fldCharType="separate"/>
            </w:r>
            <w:r w:rsidR="006F2EDC">
              <w:rPr>
                <w:noProof/>
                <w:webHidden/>
              </w:rPr>
              <w:t>4</w:t>
            </w:r>
            <w:r>
              <w:rPr>
                <w:noProof/>
                <w:webHidden/>
              </w:rPr>
              <w:fldChar w:fldCharType="end"/>
            </w:r>
          </w:hyperlink>
        </w:p>
        <w:p w14:paraId="016606C1" w14:textId="180723DA"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70" w:history="1">
            <w:r w:rsidRPr="00D3322F">
              <w:rPr>
                <w:rStyle w:val="Hyperlink"/>
                <w:noProof/>
              </w:rPr>
              <w:t>CHAPTER TWO: LITERATURE REVIEW</w:t>
            </w:r>
            <w:r>
              <w:rPr>
                <w:noProof/>
                <w:webHidden/>
              </w:rPr>
              <w:tab/>
            </w:r>
            <w:r>
              <w:rPr>
                <w:noProof/>
                <w:webHidden/>
              </w:rPr>
              <w:fldChar w:fldCharType="begin"/>
            </w:r>
            <w:r>
              <w:rPr>
                <w:noProof/>
                <w:webHidden/>
              </w:rPr>
              <w:instrText xml:space="preserve"> PAGEREF _Toc212149770 \h </w:instrText>
            </w:r>
            <w:r>
              <w:rPr>
                <w:noProof/>
                <w:webHidden/>
              </w:rPr>
            </w:r>
            <w:r>
              <w:rPr>
                <w:noProof/>
                <w:webHidden/>
              </w:rPr>
              <w:fldChar w:fldCharType="separate"/>
            </w:r>
            <w:r w:rsidR="006F2EDC">
              <w:rPr>
                <w:noProof/>
                <w:webHidden/>
              </w:rPr>
              <w:t>5</w:t>
            </w:r>
            <w:r>
              <w:rPr>
                <w:noProof/>
                <w:webHidden/>
              </w:rPr>
              <w:fldChar w:fldCharType="end"/>
            </w:r>
          </w:hyperlink>
        </w:p>
        <w:p w14:paraId="421DCFFD" w14:textId="77E463AF" w:rsidR="00127B96" w:rsidRDefault="00127B96">
          <w:pPr>
            <w:pStyle w:val="TOC2"/>
            <w:tabs>
              <w:tab w:val="right" w:leader="dot" w:pos="8297"/>
            </w:tabs>
            <w:rPr>
              <w:rFonts w:asciiTheme="minorHAnsi" w:hAnsiTheme="minorHAnsi"/>
              <w:noProof/>
              <w:kern w:val="2"/>
              <w:szCs w:val="24"/>
              <w14:ligatures w14:val="standardContextual"/>
            </w:rPr>
          </w:pPr>
          <w:hyperlink w:anchor="_Toc212149771" w:history="1">
            <w:r w:rsidRPr="00D3322F">
              <w:rPr>
                <w:rStyle w:val="Hyperlink"/>
                <w:noProof/>
              </w:rPr>
              <w:t>2.1 Neurocognitive development in adolescents and the impact of HIV on the pace of neurocognitive development</w:t>
            </w:r>
            <w:r>
              <w:rPr>
                <w:noProof/>
                <w:webHidden/>
              </w:rPr>
              <w:tab/>
            </w:r>
            <w:r>
              <w:rPr>
                <w:noProof/>
                <w:webHidden/>
              </w:rPr>
              <w:fldChar w:fldCharType="begin"/>
            </w:r>
            <w:r>
              <w:rPr>
                <w:noProof/>
                <w:webHidden/>
              </w:rPr>
              <w:instrText xml:space="preserve"> PAGEREF _Toc212149771 \h </w:instrText>
            </w:r>
            <w:r>
              <w:rPr>
                <w:noProof/>
                <w:webHidden/>
              </w:rPr>
            </w:r>
            <w:r>
              <w:rPr>
                <w:noProof/>
                <w:webHidden/>
              </w:rPr>
              <w:fldChar w:fldCharType="separate"/>
            </w:r>
            <w:r w:rsidR="006F2EDC">
              <w:rPr>
                <w:noProof/>
                <w:webHidden/>
              </w:rPr>
              <w:t>5</w:t>
            </w:r>
            <w:r>
              <w:rPr>
                <w:noProof/>
                <w:webHidden/>
              </w:rPr>
              <w:fldChar w:fldCharType="end"/>
            </w:r>
          </w:hyperlink>
        </w:p>
        <w:p w14:paraId="0CC0E765" w14:textId="682F09B1" w:rsidR="00127B96" w:rsidRDefault="00127B96">
          <w:pPr>
            <w:pStyle w:val="TOC2"/>
            <w:tabs>
              <w:tab w:val="right" w:leader="dot" w:pos="8297"/>
            </w:tabs>
            <w:rPr>
              <w:rFonts w:asciiTheme="minorHAnsi" w:hAnsiTheme="minorHAnsi"/>
              <w:noProof/>
              <w:kern w:val="2"/>
              <w:szCs w:val="24"/>
              <w14:ligatures w14:val="standardContextual"/>
            </w:rPr>
          </w:pPr>
          <w:hyperlink w:anchor="_Toc212149772" w:history="1">
            <w:r w:rsidRPr="00D3322F">
              <w:rPr>
                <w:rStyle w:val="Hyperlink"/>
                <w:noProof/>
              </w:rPr>
              <w:t>2.2 Triggers of Mental Health Disorders</w:t>
            </w:r>
            <w:r>
              <w:rPr>
                <w:noProof/>
                <w:webHidden/>
              </w:rPr>
              <w:tab/>
            </w:r>
            <w:r>
              <w:rPr>
                <w:noProof/>
                <w:webHidden/>
              </w:rPr>
              <w:fldChar w:fldCharType="begin"/>
            </w:r>
            <w:r>
              <w:rPr>
                <w:noProof/>
                <w:webHidden/>
              </w:rPr>
              <w:instrText xml:space="preserve"> PAGEREF _Toc212149772 \h </w:instrText>
            </w:r>
            <w:r>
              <w:rPr>
                <w:noProof/>
                <w:webHidden/>
              </w:rPr>
            </w:r>
            <w:r>
              <w:rPr>
                <w:noProof/>
                <w:webHidden/>
              </w:rPr>
              <w:fldChar w:fldCharType="separate"/>
            </w:r>
            <w:r w:rsidR="006F2EDC">
              <w:rPr>
                <w:noProof/>
                <w:webHidden/>
              </w:rPr>
              <w:t>6</w:t>
            </w:r>
            <w:r>
              <w:rPr>
                <w:noProof/>
                <w:webHidden/>
              </w:rPr>
              <w:fldChar w:fldCharType="end"/>
            </w:r>
          </w:hyperlink>
        </w:p>
        <w:p w14:paraId="5F79BB65" w14:textId="1183219A" w:rsidR="00127B96" w:rsidRDefault="00127B96">
          <w:pPr>
            <w:pStyle w:val="TOC3"/>
            <w:tabs>
              <w:tab w:val="right" w:leader="dot" w:pos="8297"/>
            </w:tabs>
            <w:rPr>
              <w:rFonts w:asciiTheme="minorHAnsi" w:hAnsiTheme="minorHAnsi"/>
              <w:noProof/>
              <w:kern w:val="2"/>
              <w:szCs w:val="24"/>
              <w14:ligatures w14:val="standardContextual"/>
            </w:rPr>
          </w:pPr>
          <w:hyperlink w:anchor="_Toc212149773" w:history="1">
            <w:r w:rsidRPr="00D3322F">
              <w:rPr>
                <w:rStyle w:val="Hyperlink"/>
                <w:noProof/>
              </w:rPr>
              <w:t>2.2.1 Chronic medical conditions</w:t>
            </w:r>
            <w:r>
              <w:rPr>
                <w:noProof/>
                <w:webHidden/>
              </w:rPr>
              <w:tab/>
            </w:r>
            <w:r>
              <w:rPr>
                <w:noProof/>
                <w:webHidden/>
              </w:rPr>
              <w:fldChar w:fldCharType="begin"/>
            </w:r>
            <w:r>
              <w:rPr>
                <w:noProof/>
                <w:webHidden/>
              </w:rPr>
              <w:instrText xml:space="preserve"> PAGEREF _Toc212149773 \h </w:instrText>
            </w:r>
            <w:r>
              <w:rPr>
                <w:noProof/>
                <w:webHidden/>
              </w:rPr>
            </w:r>
            <w:r>
              <w:rPr>
                <w:noProof/>
                <w:webHidden/>
              </w:rPr>
              <w:fldChar w:fldCharType="separate"/>
            </w:r>
            <w:r w:rsidR="006F2EDC">
              <w:rPr>
                <w:noProof/>
                <w:webHidden/>
              </w:rPr>
              <w:t>6</w:t>
            </w:r>
            <w:r>
              <w:rPr>
                <w:noProof/>
                <w:webHidden/>
              </w:rPr>
              <w:fldChar w:fldCharType="end"/>
            </w:r>
          </w:hyperlink>
        </w:p>
        <w:p w14:paraId="5C170A40" w14:textId="76B2E0FD" w:rsidR="00127B96" w:rsidRDefault="00127B96">
          <w:pPr>
            <w:pStyle w:val="TOC3"/>
            <w:tabs>
              <w:tab w:val="right" w:leader="dot" w:pos="8297"/>
            </w:tabs>
            <w:rPr>
              <w:rFonts w:asciiTheme="minorHAnsi" w:hAnsiTheme="minorHAnsi"/>
              <w:noProof/>
              <w:kern w:val="2"/>
              <w:szCs w:val="24"/>
              <w14:ligatures w14:val="standardContextual"/>
            </w:rPr>
          </w:pPr>
          <w:hyperlink w:anchor="_Toc212149774" w:history="1">
            <w:r w:rsidRPr="00D3322F">
              <w:rPr>
                <w:rStyle w:val="Hyperlink"/>
                <w:rFonts w:cs="Times New Roman"/>
                <w:noProof/>
              </w:rPr>
              <w:t>2.2.2 Other triggers of Mental Health Disorders</w:t>
            </w:r>
            <w:r>
              <w:rPr>
                <w:noProof/>
                <w:webHidden/>
              </w:rPr>
              <w:tab/>
            </w:r>
            <w:r>
              <w:rPr>
                <w:noProof/>
                <w:webHidden/>
              </w:rPr>
              <w:fldChar w:fldCharType="begin"/>
            </w:r>
            <w:r>
              <w:rPr>
                <w:noProof/>
                <w:webHidden/>
              </w:rPr>
              <w:instrText xml:space="preserve"> PAGEREF _Toc212149774 \h </w:instrText>
            </w:r>
            <w:r>
              <w:rPr>
                <w:noProof/>
                <w:webHidden/>
              </w:rPr>
            </w:r>
            <w:r>
              <w:rPr>
                <w:noProof/>
                <w:webHidden/>
              </w:rPr>
              <w:fldChar w:fldCharType="separate"/>
            </w:r>
            <w:r w:rsidR="006F2EDC">
              <w:rPr>
                <w:noProof/>
                <w:webHidden/>
              </w:rPr>
              <w:t>8</w:t>
            </w:r>
            <w:r>
              <w:rPr>
                <w:noProof/>
                <w:webHidden/>
              </w:rPr>
              <w:fldChar w:fldCharType="end"/>
            </w:r>
          </w:hyperlink>
        </w:p>
        <w:p w14:paraId="7AF11D0D" w14:textId="69EDB102" w:rsidR="00127B96" w:rsidRDefault="00127B96">
          <w:pPr>
            <w:pStyle w:val="TOC2"/>
            <w:tabs>
              <w:tab w:val="right" w:leader="dot" w:pos="8297"/>
            </w:tabs>
            <w:rPr>
              <w:rFonts w:asciiTheme="minorHAnsi" w:hAnsiTheme="minorHAnsi"/>
              <w:noProof/>
              <w:kern w:val="2"/>
              <w:szCs w:val="24"/>
              <w14:ligatures w14:val="standardContextual"/>
            </w:rPr>
          </w:pPr>
          <w:hyperlink w:anchor="_Toc212149775" w:history="1">
            <w:r w:rsidRPr="00D3322F">
              <w:rPr>
                <w:rStyle w:val="Hyperlink"/>
                <w:rFonts w:cs="Times New Roman"/>
                <w:noProof/>
              </w:rPr>
              <w:t>2.3 Depression and PTSD in adolescents</w:t>
            </w:r>
            <w:r>
              <w:rPr>
                <w:noProof/>
                <w:webHidden/>
              </w:rPr>
              <w:tab/>
            </w:r>
            <w:r>
              <w:rPr>
                <w:noProof/>
                <w:webHidden/>
              </w:rPr>
              <w:fldChar w:fldCharType="begin"/>
            </w:r>
            <w:r>
              <w:rPr>
                <w:noProof/>
                <w:webHidden/>
              </w:rPr>
              <w:instrText xml:space="preserve"> PAGEREF _Toc212149775 \h </w:instrText>
            </w:r>
            <w:r>
              <w:rPr>
                <w:noProof/>
                <w:webHidden/>
              </w:rPr>
            </w:r>
            <w:r>
              <w:rPr>
                <w:noProof/>
                <w:webHidden/>
              </w:rPr>
              <w:fldChar w:fldCharType="separate"/>
            </w:r>
            <w:r w:rsidR="006F2EDC">
              <w:rPr>
                <w:noProof/>
                <w:webHidden/>
              </w:rPr>
              <w:t>10</w:t>
            </w:r>
            <w:r>
              <w:rPr>
                <w:noProof/>
                <w:webHidden/>
              </w:rPr>
              <w:fldChar w:fldCharType="end"/>
            </w:r>
          </w:hyperlink>
        </w:p>
        <w:p w14:paraId="0EF479D5" w14:textId="1CBFC679" w:rsidR="00127B96" w:rsidRDefault="00127B96">
          <w:pPr>
            <w:pStyle w:val="TOC3"/>
            <w:tabs>
              <w:tab w:val="right" w:leader="dot" w:pos="8297"/>
            </w:tabs>
            <w:rPr>
              <w:rFonts w:asciiTheme="minorHAnsi" w:hAnsiTheme="minorHAnsi"/>
              <w:noProof/>
              <w:kern w:val="2"/>
              <w:szCs w:val="24"/>
              <w14:ligatures w14:val="standardContextual"/>
            </w:rPr>
          </w:pPr>
          <w:hyperlink w:anchor="_Toc212149776" w:history="1">
            <w:r w:rsidRPr="00D3322F">
              <w:rPr>
                <w:rStyle w:val="Hyperlink"/>
                <w:rFonts w:cs="Times New Roman"/>
                <w:noProof/>
              </w:rPr>
              <w:t>2.3.1 Depression and PTSD among adolescents with HIV/AIDS</w:t>
            </w:r>
            <w:r>
              <w:rPr>
                <w:noProof/>
                <w:webHidden/>
              </w:rPr>
              <w:tab/>
            </w:r>
            <w:r>
              <w:rPr>
                <w:noProof/>
                <w:webHidden/>
              </w:rPr>
              <w:fldChar w:fldCharType="begin"/>
            </w:r>
            <w:r>
              <w:rPr>
                <w:noProof/>
                <w:webHidden/>
              </w:rPr>
              <w:instrText xml:space="preserve"> PAGEREF _Toc212149776 \h </w:instrText>
            </w:r>
            <w:r>
              <w:rPr>
                <w:noProof/>
                <w:webHidden/>
              </w:rPr>
            </w:r>
            <w:r>
              <w:rPr>
                <w:noProof/>
                <w:webHidden/>
              </w:rPr>
              <w:fldChar w:fldCharType="separate"/>
            </w:r>
            <w:r w:rsidR="006F2EDC">
              <w:rPr>
                <w:noProof/>
                <w:webHidden/>
              </w:rPr>
              <w:t>11</w:t>
            </w:r>
            <w:r>
              <w:rPr>
                <w:noProof/>
                <w:webHidden/>
              </w:rPr>
              <w:fldChar w:fldCharType="end"/>
            </w:r>
          </w:hyperlink>
        </w:p>
        <w:p w14:paraId="53F28877" w14:textId="6EC87BCA" w:rsidR="00127B96" w:rsidRDefault="00127B96">
          <w:pPr>
            <w:pStyle w:val="TOC2"/>
            <w:tabs>
              <w:tab w:val="right" w:leader="dot" w:pos="8297"/>
            </w:tabs>
            <w:rPr>
              <w:rFonts w:asciiTheme="minorHAnsi" w:hAnsiTheme="minorHAnsi"/>
              <w:noProof/>
              <w:kern w:val="2"/>
              <w:szCs w:val="24"/>
              <w14:ligatures w14:val="standardContextual"/>
            </w:rPr>
          </w:pPr>
          <w:hyperlink w:anchor="_Toc212149777" w:history="1">
            <w:r w:rsidRPr="00D3322F">
              <w:rPr>
                <w:rStyle w:val="Hyperlink"/>
                <w:noProof/>
              </w:rPr>
              <w:t>2.4 Measurement of mental health status in adolescents</w:t>
            </w:r>
            <w:r>
              <w:rPr>
                <w:noProof/>
                <w:webHidden/>
              </w:rPr>
              <w:tab/>
            </w:r>
            <w:r>
              <w:rPr>
                <w:noProof/>
                <w:webHidden/>
              </w:rPr>
              <w:fldChar w:fldCharType="begin"/>
            </w:r>
            <w:r>
              <w:rPr>
                <w:noProof/>
                <w:webHidden/>
              </w:rPr>
              <w:instrText xml:space="preserve"> PAGEREF _Toc212149777 \h </w:instrText>
            </w:r>
            <w:r>
              <w:rPr>
                <w:noProof/>
                <w:webHidden/>
              </w:rPr>
            </w:r>
            <w:r>
              <w:rPr>
                <w:noProof/>
                <w:webHidden/>
              </w:rPr>
              <w:fldChar w:fldCharType="separate"/>
            </w:r>
            <w:r w:rsidR="006F2EDC">
              <w:rPr>
                <w:noProof/>
                <w:webHidden/>
              </w:rPr>
              <w:t>13</w:t>
            </w:r>
            <w:r>
              <w:rPr>
                <w:noProof/>
                <w:webHidden/>
              </w:rPr>
              <w:fldChar w:fldCharType="end"/>
            </w:r>
          </w:hyperlink>
        </w:p>
        <w:p w14:paraId="1A6A1DE4" w14:textId="280C1EEE" w:rsidR="00127B96" w:rsidRDefault="00127B96">
          <w:pPr>
            <w:pStyle w:val="TOC3"/>
            <w:tabs>
              <w:tab w:val="right" w:leader="dot" w:pos="8297"/>
            </w:tabs>
            <w:rPr>
              <w:rFonts w:asciiTheme="minorHAnsi" w:hAnsiTheme="minorHAnsi"/>
              <w:noProof/>
              <w:kern w:val="2"/>
              <w:szCs w:val="24"/>
              <w14:ligatures w14:val="standardContextual"/>
            </w:rPr>
          </w:pPr>
          <w:hyperlink w:anchor="_Toc212149778" w:history="1">
            <w:r w:rsidRPr="00D3322F">
              <w:rPr>
                <w:rStyle w:val="Hyperlink"/>
                <w:rFonts w:cs="Times New Roman"/>
                <w:noProof/>
              </w:rPr>
              <w:t>2.4.1 Tool that integrates clinical and mental health assessment – HEEADSSS tool</w:t>
            </w:r>
            <w:r>
              <w:rPr>
                <w:noProof/>
                <w:webHidden/>
              </w:rPr>
              <w:tab/>
            </w:r>
            <w:r>
              <w:rPr>
                <w:noProof/>
                <w:webHidden/>
              </w:rPr>
              <w:fldChar w:fldCharType="begin"/>
            </w:r>
            <w:r>
              <w:rPr>
                <w:noProof/>
                <w:webHidden/>
              </w:rPr>
              <w:instrText xml:space="preserve"> PAGEREF _Toc212149778 \h </w:instrText>
            </w:r>
            <w:r>
              <w:rPr>
                <w:noProof/>
                <w:webHidden/>
              </w:rPr>
            </w:r>
            <w:r>
              <w:rPr>
                <w:noProof/>
                <w:webHidden/>
              </w:rPr>
              <w:fldChar w:fldCharType="separate"/>
            </w:r>
            <w:r w:rsidR="006F2EDC">
              <w:rPr>
                <w:noProof/>
                <w:webHidden/>
              </w:rPr>
              <w:t>13</w:t>
            </w:r>
            <w:r>
              <w:rPr>
                <w:noProof/>
                <w:webHidden/>
              </w:rPr>
              <w:fldChar w:fldCharType="end"/>
            </w:r>
          </w:hyperlink>
        </w:p>
        <w:p w14:paraId="74097370" w14:textId="720B9F65" w:rsidR="00127B96" w:rsidRDefault="00127B96">
          <w:pPr>
            <w:pStyle w:val="TOC3"/>
            <w:tabs>
              <w:tab w:val="right" w:leader="dot" w:pos="8297"/>
            </w:tabs>
            <w:rPr>
              <w:rFonts w:asciiTheme="minorHAnsi" w:hAnsiTheme="minorHAnsi"/>
              <w:noProof/>
              <w:kern w:val="2"/>
              <w:szCs w:val="24"/>
              <w14:ligatures w14:val="standardContextual"/>
            </w:rPr>
          </w:pPr>
          <w:hyperlink w:anchor="_Toc212149779" w:history="1">
            <w:r w:rsidRPr="00D3322F">
              <w:rPr>
                <w:rStyle w:val="Hyperlink"/>
                <w:rFonts w:cs="Times New Roman"/>
                <w:noProof/>
              </w:rPr>
              <w:t>2.4.2 Tool for screening for depression – PHQ-9</w:t>
            </w:r>
            <w:r>
              <w:rPr>
                <w:noProof/>
                <w:webHidden/>
              </w:rPr>
              <w:tab/>
            </w:r>
            <w:r>
              <w:rPr>
                <w:noProof/>
                <w:webHidden/>
              </w:rPr>
              <w:fldChar w:fldCharType="begin"/>
            </w:r>
            <w:r>
              <w:rPr>
                <w:noProof/>
                <w:webHidden/>
              </w:rPr>
              <w:instrText xml:space="preserve"> PAGEREF _Toc212149779 \h </w:instrText>
            </w:r>
            <w:r>
              <w:rPr>
                <w:noProof/>
                <w:webHidden/>
              </w:rPr>
            </w:r>
            <w:r>
              <w:rPr>
                <w:noProof/>
                <w:webHidden/>
              </w:rPr>
              <w:fldChar w:fldCharType="separate"/>
            </w:r>
            <w:r w:rsidR="006F2EDC">
              <w:rPr>
                <w:noProof/>
                <w:webHidden/>
              </w:rPr>
              <w:t>14</w:t>
            </w:r>
            <w:r>
              <w:rPr>
                <w:noProof/>
                <w:webHidden/>
              </w:rPr>
              <w:fldChar w:fldCharType="end"/>
            </w:r>
          </w:hyperlink>
        </w:p>
        <w:p w14:paraId="299E980F" w14:textId="621E9220" w:rsidR="00127B96" w:rsidRDefault="00127B96">
          <w:pPr>
            <w:pStyle w:val="TOC3"/>
            <w:tabs>
              <w:tab w:val="right" w:leader="dot" w:pos="8297"/>
            </w:tabs>
            <w:rPr>
              <w:rFonts w:asciiTheme="minorHAnsi" w:hAnsiTheme="minorHAnsi"/>
              <w:noProof/>
              <w:kern w:val="2"/>
              <w:szCs w:val="24"/>
              <w14:ligatures w14:val="standardContextual"/>
            </w:rPr>
          </w:pPr>
          <w:hyperlink w:anchor="_Toc212149780" w:history="1">
            <w:r w:rsidRPr="00D3322F">
              <w:rPr>
                <w:rStyle w:val="Hyperlink"/>
                <w:rFonts w:cs="Times New Roman"/>
                <w:noProof/>
              </w:rPr>
              <w:t>2.4.3 Tools for screening for PTSD – Child and Adolescent Trauma Screen (CATS) and PTSD</w:t>
            </w:r>
            <w:r w:rsidRPr="00D3322F">
              <w:rPr>
                <w:rStyle w:val="Hyperlink"/>
                <w:rFonts w:eastAsia="Times New Roman"/>
                <w:noProof/>
              </w:rPr>
              <w:t xml:space="preserve"> Checklist for DSM-5 (PCL-5)</w:t>
            </w:r>
            <w:r>
              <w:rPr>
                <w:noProof/>
                <w:webHidden/>
              </w:rPr>
              <w:tab/>
            </w:r>
            <w:r>
              <w:rPr>
                <w:noProof/>
                <w:webHidden/>
              </w:rPr>
              <w:fldChar w:fldCharType="begin"/>
            </w:r>
            <w:r>
              <w:rPr>
                <w:noProof/>
                <w:webHidden/>
              </w:rPr>
              <w:instrText xml:space="preserve"> PAGEREF _Toc212149780 \h </w:instrText>
            </w:r>
            <w:r>
              <w:rPr>
                <w:noProof/>
                <w:webHidden/>
              </w:rPr>
            </w:r>
            <w:r>
              <w:rPr>
                <w:noProof/>
                <w:webHidden/>
              </w:rPr>
              <w:fldChar w:fldCharType="separate"/>
            </w:r>
            <w:r w:rsidR="006F2EDC">
              <w:rPr>
                <w:noProof/>
                <w:webHidden/>
              </w:rPr>
              <w:t>14</w:t>
            </w:r>
            <w:r>
              <w:rPr>
                <w:noProof/>
                <w:webHidden/>
              </w:rPr>
              <w:fldChar w:fldCharType="end"/>
            </w:r>
          </w:hyperlink>
        </w:p>
        <w:p w14:paraId="443C4167" w14:textId="1CA46DCE" w:rsidR="00127B96" w:rsidRDefault="00127B96">
          <w:pPr>
            <w:pStyle w:val="TOC2"/>
            <w:tabs>
              <w:tab w:val="right" w:leader="dot" w:pos="8297"/>
            </w:tabs>
            <w:rPr>
              <w:rFonts w:asciiTheme="minorHAnsi" w:hAnsiTheme="minorHAnsi"/>
              <w:noProof/>
              <w:kern w:val="2"/>
              <w:szCs w:val="24"/>
              <w14:ligatures w14:val="standardContextual"/>
            </w:rPr>
          </w:pPr>
          <w:hyperlink w:anchor="_Toc212149781" w:history="1">
            <w:r w:rsidRPr="00D3322F">
              <w:rPr>
                <w:rStyle w:val="Hyperlink"/>
                <w:noProof/>
              </w:rPr>
              <w:t>2.5 Measurement of Viral Load and Drug Adherence in HIV</w:t>
            </w:r>
            <w:r>
              <w:rPr>
                <w:noProof/>
                <w:webHidden/>
              </w:rPr>
              <w:tab/>
            </w:r>
            <w:r>
              <w:rPr>
                <w:noProof/>
                <w:webHidden/>
              </w:rPr>
              <w:fldChar w:fldCharType="begin"/>
            </w:r>
            <w:r>
              <w:rPr>
                <w:noProof/>
                <w:webHidden/>
              </w:rPr>
              <w:instrText xml:space="preserve"> PAGEREF _Toc212149781 \h </w:instrText>
            </w:r>
            <w:r>
              <w:rPr>
                <w:noProof/>
                <w:webHidden/>
              </w:rPr>
            </w:r>
            <w:r>
              <w:rPr>
                <w:noProof/>
                <w:webHidden/>
              </w:rPr>
              <w:fldChar w:fldCharType="separate"/>
            </w:r>
            <w:r w:rsidR="006F2EDC">
              <w:rPr>
                <w:noProof/>
                <w:webHidden/>
              </w:rPr>
              <w:t>15</w:t>
            </w:r>
            <w:r>
              <w:rPr>
                <w:noProof/>
                <w:webHidden/>
              </w:rPr>
              <w:fldChar w:fldCharType="end"/>
            </w:r>
          </w:hyperlink>
        </w:p>
        <w:p w14:paraId="56A5F0F8" w14:textId="28397612"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782" w:history="1">
            <w:r w:rsidRPr="00D3322F">
              <w:rPr>
                <w:rStyle w:val="Hyperlink"/>
                <w:noProof/>
              </w:rPr>
              <w:t>CHAPTER THREE: METHODOLOGY</w:t>
            </w:r>
            <w:r>
              <w:rPr>
                <w:noProof/>
                <w:webHidden/>
              </w:rPr>
              <w:tab/>
            </w:r>
            <w:r>
              <w:rPr>
                <w:noProof/>
                <w:webHidden/>
              </w:rPr>
              <w:fldChar w:fldCharType="begin"/>
            </w:r>
            <w:r>
              <w:rPr>
                <w:noProof/>
                <w:webHidden/>
              </w:rPr>
              <w:instrText xml:space="preserve"> PAGEREF _Toc212149782 \h </w:instrText>
            </w:r>
            <w:r>
              <w:rPr>
                <w:noProof/>
                <w:webHidden/>
              </w:rPr>
            </w:r>
            <w:r>
              <w:rPr>
                <w:noProof/>
                <w:webHidden/>
              </w:rPr>
              <w:fldChar w:fldCharType="separate"/>
            </w:r>
            <w:r w:rsidR="006F2EDC">
              <w:rPr>
                <w:noProof/>
                <w:webHidden/>
              </w:rPr>
              <w:t>16</w:t>
            </w:r>
            <w:r>
              <w:rPr>
                <w:noProof/>
                <w:webHidden/>
              </w:rPr>
              <w:fldChar w:fldCharType="end"/>
            </w:r>
          </w:hyperlink>
        </w:p>
        <w:p w14:paraId="371A5128" w14:textId="45EDC924" w:rsidR="00127B96" w:rsidRDefault="00127B96">
          <w:pPr>
            <w:pStyle w:val="TOC2"/>
            <w:tabs>
              <w:tab w:val="right" w:leader="dot" w:pos="8297"/>
            </w:tabs>
            <w:rPr>
              <w:rFonts w:asciiTheme="minorHAnsi" w:hAnsiTheme="minorHAnsi"/>
              <w:noProof/>
              <w:kern w:val="2"/>
              <w:szCs w:val="24"/>
              <w14:ligatures w14:val="standardContextual"/>
            </w:rPr>
          </w:pPr>
          <w:hyperlink w:anchor="_Toc212149783" w:history="1">
            <w:r w:rsidRPr="00D3322F">
              <w:rPr>
                <w:rStyle w:val="Hyperlink"/>
                <w:rFonts w:eastAsia="Times New Roman"/>
                <w:noProof/>
              </w:rPr>
              <w:t>3.1 Study Design</w:t>
            </w:r>
            <w:r>
              <w:rPr>
                <w:noProof/>
                <w:webHidden/>
              </w:rPr>
              <w:tab/>
            </w:r>
            <w:r>
              <w:rPr>
                <w:noProof/>
                <w:webHidden/>
              </w:rPr>
              <w:fldChar w:fldCharType="begin"/>
            </w:r>
            <w:r>
              <w:rPr>
                <w:noProof/>
                <w:webHidden/>
              </w:rPr>
              <w:instrText xml:space="preserve"> PAGEREF _Toc212149783 \h </w:instrText>
            </w:r>
            <w:r>
              <w:rPr>
                <w:noProof/>
                <w:webHidden/>
              </w:rPr>
            </w:r>
            <w:r>
              <w:rPr>
                <w:noProof/>
                <w:webHidden/>
              </w:rPr>
              <w:fldChar w:fldCharType="separate"/>
            </w:r>
            <w:r w:rsidR="006F2EDC">
              <w:rPr>
                <w:noProof/>
                <w:webHidden/>
              </w:rPr>
              <w:t>16</w:t>
            </w:r>
            <w:r>
              <w:rPr>
                <w:noProof/>
                <w:webHidden/>
              </w:rPr>
              <w:fldChar w:fldCharType="end"/>
            </w:r>
          </w:hyperlink>
        </w:p>
        <w:p w14:paraId="07A83710" w14:textId="1089F227" w:rsidR="00127B96" w:rsidRDefault="00127B96">
          <w:pPr>
            <w:pStyle w:val="TOC2"/>
            <w:tabs>
              <w:tab w:val="right" w:leader="dot" w:pos="8297"/>
            </w:tabs>
            <w:rPr>
              <w:rFonts w:asciiTheme="minorHAnsi" w:hAnsiTheme="minorHAnsi"/>
              <w:noProof/>
              <w:kern w:val="2"/>
              <w:szCs w:val="24"/>
              <w14:ligatures w14:val="standardContextual"/>
            </w:rPr>
          </w:pPr>
          <w:hyperlink w:anchor="_Toc212149784" w:history="1">
            <w:r w:rsidRPr="00D3322F">
              <w:rPr>
                <w:rStyle w:val="Hyperlink"/>
                <w:rFonts w:eastAsia="Times New Roman"/>
                <w:noProof/>
              </w:rPr>
              <w:t>3.2 Study Area/ Setting</w:t>
            </w:r>
            <w:r>
              <w:rPr>
                <w:noProof/>
                <w:webHidden/>
              </w:rPr>
              <w:tab/>
            </w:r>
            <w:r>
              <w:rPr>
                <w:noProof/>
                <w:webHidden/>
              </w:rPr>
              <w:fldChar w:fldCharType="begin"/>
            </w:r>
            <w:r>
              <w:rPr>
                <w:noProof/>
                <w:webHidden/>
              </w:rPr>
              <w:instrText xml:space="preserve"> PAGEREF _Toc212149784 \h </w:instrText>
            </w:r>
            <w:r>
              <w:rPr>
                <w:noProof/>
                <w:webHidden/>
              </w:rPr>
            </w:r>
            <w:r>
              <w:rPr>
                <w:noProof/>
                <w:webHidden/>
              </w:rPr>
              <w:fldChar w:fldCharType="separate"/>
            </w:r>
            <w:r w:rsidR="006F2EDC">
              <w:rPr>
                <w:noProof/>
                <w:webHidden/>
              </w:rPr>
              <w:t>16</w:t>
            </w:r>
            <w:r>
              <w:rPr>
                <w:noProof/>
                <w:webHidden/>
              </w:rPr>
              <w:fldChar w:fldCharType="end"/>
            </w:r>
          </w:hyperlink>
        </w:p>
        <w:p w14:paraId="5B5517E2" w14:textId="13A54ACE" w:rsidR="00127B96" w:rsidRDefault="00127B96">
          <w:pPr>
            <w:pStyle w:val="TOC2"/>
            <w:tabs>
              <w:tab w:val="right" w:leader="dot" w:pos="8297"/>
            </w:tabs>
            <w:rPr>
              <w:rFonts w:asciiTheme="minorHAnsi" w:hAnsiTheme="minorHAnsi"/>
              <w:noProof/>
              <w:kern w:val="2"/>
              <w:szCs w:val="24"/>
              <w14:ligatures w14:val="standardContextual"/>
            </w:rPr>
          </w:pPr>
          <w:hyperlink w:anchor="_Toc212149785" w:history="1">
            <w:r w:rsidRPr="00D3322F">
              <w:rPr>
                <w:rStyle w:val="Hyperlink"/>
                <w:rFonts w:eastAsia="Times New Roman"/>
                <w:noProof/>
              </w:rPr>
              <w:t>3.3 Study Site</w:t>
            </w:r>
            <w:r>
              <w:rPr>
                <w:noProof/>
                <w:webHidden/>
              </w:rPr>
              <w:tab/>
            </w:r>
            <w:r>
              <w:rPr>
                <w:noProof/>
                <w:webHidden/>
              </w:rPr>
              <w:fldChar w:fldCharType="begin"/>
            </w:r>
            <w:r>
              <w:rPr>
                <w:noProof/>
                <w:webHidden/>
              </w:rPr>
              <w:instrText xml:space="preserve"> PAGEREF _Toc212149785 \h </w:instrText>
            </w:r>
            <w:r>
              <w:rPr>
                <w:noProof/>
                <w:webHidden/>
              </w:rPr>
            </w:r>
            <w:r>
              <w:rPr>
                <w:noProof/>
                <w:webHidden/>
              </w:rPr>
              <w:fldChar w:fldCharType="separate"/>
            </w:r>
            <w:r w:rsidR="006F2EDC">
              <w:rPr>
                <w:noProof/>
                <w:webHidden/>
              </w:rPr>
              <w:t>16</w:t>
            </w:r>
            <w:r>
              <w:rPr>
                <w:noProof/>
                <w:webHidden/>
              </w:rPr>
              <w:fldChar w:fldCharType="end"/>
            </w:r>
          </w:hyperlink>
        </w:p>
        <w:p w14:paraId="6A822658" w14:textId="1ECAD2AA" w:rsidR="00127B96" w:rsidRDefault="00127B96">
          <w:pPr>
            <w:pStyle w:val="TOC2"/>
            <w:tabs>
              <w:tab w:val="right" w:leader="dot" w:pos="8297"/>
            </w:tabs>
            <w:rPr>
              <w:rFonts w:asciiTheme="minorHAnsi" w:hAnsiTheme="minorHAnsi"/>
              <w:noProof/>
              <w:kern w:val="2"/>
              <w:szCs w:val="24"/>
              <w14:ligatures w14:val="standardContextual"/>
            </w:rPr>
          </w:pPr>
          <w:hyperlink w:anchor="_Toc212149786" w:history="1">
            <w:r w:rsidRPr="00D3322F">
              <w:rPr>
                <w:rStyle w:val="Hyperlink"/>
                <w:rFonts w:eastAsia="Times New Roman"/>
                <w:noProof/>
              </w:rPr>
              <w:t>3.4 Study Population</w:t>
            </w:r>
            <w:r>
              <w:rPr>
                <w:noProof/>
                <w:webHidden/>
              </w:rPr>
              <w:tab/>
            </w:r>
            <w:r>
              <w:rPr>
                <w:noProof/>
                <w:webHidden/>
              </w:rPr>
              <w:fldChar w:fldCharType="begin"/>
            </w:r>
            <w:r>
              <w:rPr>
                <w:noProof/>
                <w:webHidden/>
              </w:rPr>
              <w:instrText xml:space="preserve"> PAGEREF _Toc212149786 \h </w:instrText>
            </w:r>
            <w:r>
              <w:rPr>
                <w:noProof/>
                <w:webHidden/>
              </w:rPr>
            </w:r>
            <w:r>
              <w:rPr>
                <w:noProof/>
                <w:webHidden/>
              </w:rPr>
              <w:fldChar w:fldCharType="separate"/>
            </w:r>
            <w:r w:rsidR="006F2EDC">
              <w:rPr>
                <w:noProof/>
                <w:webHidden/>
              </w:rPr>
              <w:t>16</w:t>
            </w:r>
            <w:r>
              <w:rPr>
                <w:noProof/>
                <w:webHidden/>
              </w:rPr>
              <w:fldChar w:fldCharType="end"/>
            </w:r>
          </w:hyperlink>
        </w:p>
        <w:p w14:paraId="1E05F7BB" w14:textId="3CEAB373" w:rsidR="00127B96" w:rsidRDefault="00127B96">
          <w:pPr>
            <w:pStyle w:val="TOC3"/>
            <w:tabs>
              <w:tab w:val="right" w:leader="dot" w:pos="8297"/>
            </w:tabs>
            <w:rPr>
              <w:rFonts w:asciiTheme="minorHAnsi" w:hAnsiTheme="minorHAnsi"/>
              <w:noProof/>
              <w:kern w:val="2"/>
              <w:szCs w:val="24"/>
              <w14:ligatures w14:val="standardContextual"/>
            </w:rPr>
          </w:pPr>
          <w:hyperlink w:anchor="_Toc212149787" w:history="1">
            <w:r w:rsidRPr="00D3322F">
              <w:rPr>
                <w:rStyle w:val="Hyperlink"/>
                <w:rFonts w:eastAsia="Times New Roman"/>
                <w:noProof/>
              </w:rPr>
              <w:t>3.4.1 Inclusion Criteria</w:t>
            </w:r>
            <w:r>
              <w:rPr>
                <w:noProof/>
                <w:webHidden/>
              </w:rPr>
              <w:tab/>
            </w:r>
            <w:r>
              <w:rPr>
                <w:noProof/>
                <w:webHidden/>
              </w:rPr>
              <w:fldChar w:fldCharType="begin"/>
            </w:r>
            <w:r>
              <w:rPr>
                <w:noProof/>
                <w:webHidden/>
              </w:rPr>
              <w:instrText xml:space="preserve"> PAGEREF _Toc212149787 \h </w:instrText>
            </w:r>
            <w:r>
              <w:rPr>
                <w:noProof/>
                <w:webHidden/>
              </w:rPr>
            </w:r>
            <w:r>
              <w:rPr>
                <w:noProof/>
                <w:webHidden/>
              </w:rPr>
              <w:fldChar w:fldCharType="separate"/>
            </w:r>
            <w:r w:rsidR="006F2EDC">
              <w:rPr>
                <w:noProof/>
                <w:webHidden/>
              </w:rPr>
              <w:t>16</w:t>
            </w:r>
            <w:r>
              <w:rPr>
                <w:noProof/>
                <w:webHidden/>
              </w:rPr>
              <w:fldChar w:fldCharType="end"/>
            </w:r>
          </w:hyperlink>
        </w:p>
        <w:p w14:paraId="65FD7AC7" w14:textId="12DA33DE" w:rsidR="00127B96" w:rsidRDefault="00127B96">
          <w:pPr>
            <w:pStyle w:val="TOC3"/>
            <w:tabs>
              <w:tab w:val="right" w:leader="dot" w:pos="8297"/>
            </w:tabs>
            <w:rPr>
              <w:rFonts w:asciiTheme="minorHAnsi" w:hAnsiTheme="minorHAnsi"/>
              <w:noProof/>
              <w:kern w:val="2"/>
              <w:szCs w:val="24"/>
              <w14:ligatures w14:val="standardContextual"/>
            </w:rPr>
          </w:pPr>
          <w:hyperlink w:anchor="_Toc212149788" w:history="1">
            <w:r w:rsidRPr="00D3322F">
              <w:rPr>
                <w:rStyle w:val="Hyperlink"/>
                <w:rFonts w:eastAsia="Times New Roman"/>
                <w:noProof/>
              </w:rPr>
              <w:t>3.4.2 Exclusion Criteria</w:t>
            </w:r>
            <w:r>
              <w:rPr>
                <w:noProof/>
                <w:webHidden/>
              </w:rPr>
              <w:tab/>
            </w:r>
            <w:r>
              <w:rPr>
                <w:noProof/>
                <w:webHidden/>
              </w:rPr>
              <w:fldChar w:fldCharType="begin"/>
            </w:r>
            <w:r>
              <w:rPr>
                <w:noProof/>
                <w:webHidden/>
              </w:rPr>
              <w:instrText xml:space="preserve"> PAGEREF _Toc212149788 \h </w:instrText>
            </w:r>
            <w:r>
              <w:rPr>
                <w:noProof/>
                <w:webHidden/>
              </w:rPr>
            </w:r>
            <w:r>
              <w:rPr>
                <w:noProof/>
                <w:webHidden/>
              </w:rPr>
              <w:fldChar w:fldCharType="separate"/>
            </w:r>
            <w:r w:rsidR="006F2EDC">
              <w:rPr>
                <w:noProof/>
                <w:webHidden/>
              </w:rPr>
              <w:t>17</w:t>
            </w:r>
            <w:r>
              <w:rPr>
                <w:noProof/>
                <w:webHidden/>
              </w:rPr>
              <w:fldChar w:fldCharType="end"/>
            </w:r>
          </w:hyperlink>
        </w:p>
        <w:p w14:paraId="485C06D3" w14:textId="413CECE6" w:rsidR="00127B96" w:rsidRDefault="00127B96">
          <w:pPr>
            <w:pStyle w:val="TOC2"/>
            <w:tabs>
              <w:tab w:val="right" w:leader="dot" w:pos="8297"/>
            </w:tabs>
            <w:rPr>
              <w:rFonts w:asciiTheme="minorHAnsi" w:hAnsiTheme="minorHAnsi"/>
              <w:noProof/>
              <w:kern w:val="2"/>
              <w:szCs w:val="24"/>
              <w14:ligatures w14:val="standardContextual"/>
            </w:rPr>
          </w:pPr>
          <w:hyperlink w:anchor="_Toc212149789" w:history="1">
            <w:r w:rsidRPr="00D3322F">
              <w:rPr>
                <w:rStyle w:val="Hyperlink"/>
                <w:rFonts w:eastAsia="Times New Roman"/>
                <w:noProof/>
              </w:rPr>
              <w:t>3.5 Study Period</w:t>
            </w:r>
            <w:r>
              <w:rPr>
                <w:noProof/>
                <w:webHidden/>
              </w:rPr>
              <w:tab/>
            </w:r>
            <w:r>
              <w:rPr>
                <w:noProof/>
                <w:webHidden/>
              </w:rPr>
              <w:fldChar w:fldCharType="begin"/>
            </w:r>
            <w:r>
              <w:rPr>
                <w:noProof/>
                <w:webHidden/>
              </w:rPr>
              <w:instrText xml:space="preserve"> PAGEREF _Toc212149789 \h </w:instrText>
            </w:r>
            <w:r>
              <w:rPr>
                <w:noProof/>
                <w:webHidden/>
              </w:rPr>
            </w:r>
            <w:r>
              <w:rPr>
                <w:noProof/>
                <w:webHidden/>
              </w:rPr>
              <w:fldChar w:fldCharType="separate"/>
            </w:r>
            <w:r w:rsidR="006F2EDC">
              <w:rPr>
                <w:noProof/>
                <w:webHidden/>
              </w:rPr>
              <w:t>17</w:t>
            </w:r>
            <w:r>
              <w:rPr>
                <w:noProof/>
                <w:webHidden/>
              </w:rPr>
              <w:fldChar w:fldCharType="end"/>
            </w:r>
          </w:hyperlink>
        </w:p>
        <w:p w14:paraId="0D7EA106" w14:textId="47ABB5A4" w:rsidR="00127B96" w:rsidRDefault="00127B96">
          <w:pPr>
            <w:pStyle w:val="TOC2"/>
            <w:tabs>
              <w:tab w:val="right" w:leader="dot" w:pos="8297"/>
            </w:tabs>
            <w:rPr>
              <w:rFonts w:asciiTheme="minorHAnsi" w:hAnsiTheme="minorHAnsi"/>
              <w:noProof/>
              <w:kern w:val="2"/>
              <w:szCs w:val="24"/>
              <w14:ligatures w14:val="standardContextual"/>
            </w:rPr>
          </w:pPr>
          <w:hyperlink w:anchor="_Toc212149790" w:history="1">
            <w:r w:rsidRPr="00D3322F">
              <w:rPr>
                <w:rStyle w:val="Hyperlink"/>
                <w:rFonts w:eastAsia="Times New Roman"/>
                <w:noProof/>
              </w:rPr>
              <w:t>3.6 Definitions of key exposures and outcomes</w:t>
            </w:r>
            <w:r>
              <w:rPr>
                <w:noProof/>
                <w:webHidden/>
              </w:rPr>
              <w:tab/>
            </w:r>
            <w:r>
              <w:rPr>
                <w:noProof/>
                <w:webHidden/>
              </w:rPr>
              <w:fldChar w:fldCharType="begin"/>
            </w:r>
            <w:r>
              <w:rPr>
                <w:noProof/>
                <w:webHidden/>
              </w:rPr>
              <w:instrText xml:space="preserve"> PAGEREF _Toc212149790 \h </w:instrText>
            </w:r>
            <w:r>
              <w:rPr>
                <w:noProof/>
                <w:webHidden/>
              </w:rPr>
            </w:r>
            <w:r>
              <w:rPr>
                <w:noProof/>
                <w:webHidden/>
              </w:rPr>
              <w:fldChar w:fldCharType="separate"/>
            </w:r>
            <w:r w:rsidR="006F2EDC">
              <w:rPr>
                <w:noProof/>
                <w:webHidden/>
              </w:rPr>
              <w:t>17</w:t>
            </w:r>
            <w:r>
              <w:rPr>
                <w:noProof/>
                <w:webHidden/>
              </w:rPr>
              <w:fldChar w:fldCharType="end"/>
            </w:r>
          </w:hyperlink>
        </w:p>
        <w:p w14:paraId="4DF42AE3" w14:textId="1A8C5999" w:rsidR="00127B96" w:rsidRDefault="00127B96">
          <w:pPr>
            <w:pStyle w:val="TOC3"/>
            <w:tabs>
              <w:tab w:val="right" w:leader="dot" w:pos="8297"/>
            </w:tabs>
            <w:rPr>
              <w:rFonts w:asciiTheme="minorHAnsi" w:hAnsiTheme="minorHAnsi"/>
              <w:noProof/>
              <w:kern w:val="2"/>
              <w:szCs w:val="24"/>
              <w14:ligatures w14:val="standardContextual"/>
            </w:rPr>
          </w:pPr>
          <w:hyperlink w:anchor="_Toc212149791" w:history="1">
            <w:r w:rsidRPr="00D3322F">
              <w:rPr>
                <w:rStyle w:val="Hyperlink"/>
                <w:rFonts w:eastAsia="Times New Roman" w:cs="Times New Roman"/>
                <w:noProof/>
              </w:rPr>
              <w:t>3.6.1 Dependent Variable</w:t>
            </w:r>
            <w:r>
              <w:rPr>
                <w:noProof/>
                <w:webHidden/>
              </w:rPr>
              <w:tab/>
            </w:r>
            <w:r>
              <w:rPr>
                <w:noProof/>
                <w:webHidden/>
              </w:rPr>
              <w:fldChar w:fldCharType="begin"/>
            </w:r>
            <w:r>
              <w:rPr>
                <w:noProof/>
                <w:webHidden/>
              </w:rPr>
              <w:instrText xml:space="preserve"> PAGEREF _Toc212149791 \h </w:instrText>
            </w:r>
            <w:r>
              <w:rPr>
                <w:noProof/>
                <w:webHidden/>
              </w:rPr>
            </w:r>
            <w:r>
              <w:rPr>
                <w:noProof/>
                <w:webHidden/>
              </w:rPr>
              <w:fldChar w:fldCharType="separate"/>
            </w:r>
            <w:r w:rsidR="006F2EDC">
              <w:rPr>
                <w:noProof/>
                <w:webHidden/>
              </w:rPr>
              <w:t>17</w:t>
            </w:r>
            <w:r>
              <w:rPr>
                <w:noProof/>
                <w:webHidden/>
              </w:rPr>
              <w:fldChar w:fldCharType="end"/>
            </w:r>
          </w:hyperlink>
        </w:p>
        <w:p w14:paraId="2B1E19C9" w14:textId="20B8CD80" w:rsidR="00127B96" w:rsidRDefault="00127B96">
          <w:pPr>
            <w:pStyle w:val="TOC3"/>
            <w:tabs>
              <w:tab w:val="right" w:leader="dot" w:pos="8297"/>
            </w:tabs>
            <w:rPr>
              <w:rFonts w:asciiTheme="minorHAnsi" w:hAnsiTheme="minorHAnsi"/>
              <w:noProof/>
              <w:kern w:val="2"/>
              <w:szCs w:val="24"/>
              <w14:ligatures w14:val="standardContextual"/>
            </w:rPr>
          </w:pPr>
          <w:hyperlink w:anchor="_Toc212149792" w:history="1">
            <w:r w:rsidRPr="00D3322F">
              <w:rPr>
                <w:rStyle w:val="Hyperlink"/>
                <w:rFonts w:eastAsia="Times New Roman" w:cs="Times New Roman"/>
                <w:noProof/>
              </w:rPr>
              <w:t>3.6.2 Independent Variable</w:t>
            </w:r>
            <w:r>
              <w:rPr>
                <w:noProof/>
                <w:webHidden/>
              </w:rPr>
              <w:tab/>
            </w:r>
            <w:r>
              <w:rPr>
                <w:noProof/>
                <w:webHidden/>
              </w:rPr>
              <w:fldChar w:fldCharType="begin"/>
            </w:r>
            <w:r>
              <w:rPr>
                <w:noProof/>
                <w:webHidden/>
              </w:rPr>
              <w:instrText xml:space="preserve"> PAGEREF _Toc212149792 \h </w:instrText>
            </w:r>
            <w:r>
              <w:rPr>
                <w:noProof/>
                <w:webHidden/>
              </w:rPr>
            </w:r>
            <w:r>
              <w:rPr>
                <w:noProof/>
                <w:webHidden/>
              </w:rPr>
              <w:fldChar w:fldCharType="separate"/>
            </w:r>
            <w:r w:rsidR="006F2EDC">
              <w:rPr>
                <w:noProof/>
                <w:webHidden/>
              </w:rPr>
              <w:t>17</w:t>
            </w:r>
            <w:r>
              <w:rPr>
                <w:noProof/>
                <w:webHidden/>
              </w:rPr>
              <w:fldChar w:fldCharType="end"/>
            </w:r>
          </w:hyperlink>
        </w:p>
        <w:p w14:paraId="3CD00D42" w14:textId="44F5369D" w:rsidR="00127B96" w:rsidRDefault="00127B96">
          <w:pPr>
            <w:pStyle w:val="TOC2"/>
            <w:tabs>
              <w:tab w:val="right" w:leader="dot" w:pos="8297"/>
            </w:tabs>
            <w:rPr>
              <w:rFonts w:asciiTheme="minorHAnsi" w:hAnsiTheme="minorHAnsi"/>
              <w:noProof/>
              <w:kern w:val="2"/>
              <w:szCs w:val="24"/>
              <w14:ligatures w14:val="standardContextual"/>
            </w:rPr>
          </w:pPr>
          <w:hyperlink w:anchor="_Toc212149793" w:history="1">
            <w:r w:rsidRPr="00D3322F">
              <w:rPr>
                <w:rStyle w:val="Hyperlink"/>
                <w:rFonts w:eastAsia="Times New Roman"/>
                <w:noProof/>
              </w:rPr>
              <w:t>3.7 Sample size calculation</w:t>
            </w:r>
            <w:r>
              <w:rPr>
                <w:noProof/>
                <w:webHidden/>
              </w:rPr>
              <w:tab/>
            </w:r>
            <w:r>
              <w:rPr>
                <w:noProof/>
                <w:webHidden/>
              </w:rPr>
              <w:fldChar w:fldCharType="begin"/>
            </w:r>
            <w:r>
              <w:rPr>
                <w:noProof/>
                <w:webHidden/>
              </w:rPr>
              <w:instrText xml:space="preserve"> PAGEREF _Toc212149793 \h </w:instrText>
            </w:r>
            <w:r>
              <w:rPr>
                <w:noProof/>
                <w:webHidden/>
              </w:rPr>
            </w:r>
            <w:r>
              <w:rPr>
                <w:noProof/>
                <w:webHidden/>
              </w:rPr>
              <w:fldChar w:fldCharType="separate"/>
            </w:r>
            <w:r w:rsidR="006F2EDC">
              <w:rPr>
                <w:noProof/>
                <w:webHidden/>
              </w:rPr>
              <w:t>17</w:t>
            </w:r>
            <w:r>
              <w:rPr>
                <w:noProof/>
                <w:webHidden/>
              </w:rPr>
              <w:fldChar w:fldCharType="end"/>
            </w:r>
          </w:hyperlink>
        </w:p>
        <w:p w14:paraId="149983A2" w14:textId="53B1B891" w:rsidR="00127B96" w:rsidRDefault="00127B96">
          <w:pPr>
            <w:pStyle w:val="TOC2"/>
            <w:tabs>
              <w:tab w:val="right" w:leader="dot" w:pos="8297"/>
            </w:tabs>
            <w:rPr>
              <w:rFonts w:asciiTheme="minorHAnsi" w:hAnsiTheme="minorHAnsi"/>
              <w:noProof/>
              <w:kern w:val="2"/>
              <w:szCs w:val="24"/>
              <w14:ligatures w14:val="standardContextual"/>
            </w:rPr>
          </w:pPr>
          <w:hyperlink w:anchor="_Toc212149794" w:history="1">
            <w:r w:rsidRPr="00D3322F">
              <w:rPr>
                <w:rStyle w:val="Hyperlink"/>
                <w:rFonts w:eastAsia="Times New Roman"/>
                <w:noProof/>
              </w:rPr>
              <w:t>3.8 Data collection tools</w:t>
            </w:r>
            <w:r>
              <w:rPr>
                <w:noProof/>
                <w:webHidden/>
              </w:rPr>
              <w:tab/>
            </w:r>
            <w:r>
              <w:rPr>
                <w:noProof/>
                <w:webHidden/>
              </w:rPr>
              <w:fldChar w:fldCharType="begin"/>
            </w:r>
            <w:r>
              <w:rPr>
                <w:noProof/>
                <w:webHidden/>
              </w:rPr>
              <w:instrText xml:space="preserve"> PAGEREF _Toc212149794 \h </w:instrText>
            </w:r>
            <w:r>
              <w:rPr>
                <w:noProof/>
                <w:webHidden/>
              </w:rPr>
            </w:r>
            <w:r>
              <w:rPr>
                <w:noProof/>
                <w:webHidden/>
              </w:rPr>
              <w:fldChar w:fldCharType="separate"/>
            </w:r>
            <w:r w:rsidR="006F2EDC">
              <w:rPr>
                <w:noProof/>
                <w:webHidden/>
              </w:rPr>
              <w:t>17</w:t>
            </w:r>
            <w:r>
              <w:rPr>
                <w:noProof/>
                <w:webHidden/>
              </w:rPr>
              <w:fldChar w:fldCharType="end"/>
            </w:r>
          </w:hyperlink>
        </w:p>
        <w:p w14:paraId="605B8B7B" w14:textId="4B579DA5" w:rsidR="00127B96" w:rsidRDefault="00127B96">
          <w:pPr>
            <w:pStyle w:val="TOC3"/>
            <w:tabs>
              <w:tab w:val="right" w:leader="dot" w:pos="8297"/>
            </w:tabs>
            <w:rPr>
              <w:rFonts w:asciiTheme="minorHAnsi" w:hAnsiTheme="minorHAnsi"/>
              <w:noProof/>
              <w:kern w:val="2"/>
              <w:szCs w:val="24"/>
              <w14:ligatures w14:val="standardContextual"/>
            </w:rPr>
          </w:pPr>
          <w:hyperlink w:anchor="_Toc212149795" w:history="1">
            <w:r w:rsidRPr="00D3322F">
              <w:rPr>
                <w:rStyle w:val="Hyperlink"/>
                <w:rFonts w:eastAsia="Times New Roman"/>
                <w:noProof/>
              </w:rPr>
              <w:t>3.8.1 HEEADSSS</w:t>
            </w:r>
            <w:r>
              <w:rPr>
                <w:noProof/>
                <w:webHidden/>
              </w:rPr>
              <w:tab/>
            </w:r>
            <w:r>
              <w:rPr>
                <w:noProof/>
                <w:webHidden/>
              </w:rPr>
              <w:fldChar w:fldCharType="begin"/>
            </w:r>
            <w:r>
              <w:rPr>
                <w:noProof/>
                <w:webHidden/>
              </w:rPr>
              <w:instrText xml:space="preserve"> PAGEREF _Toc212149795 \h </w:instrText>
            </w:r>
            <w:r>
              <w:rPr>
                <w:noProof/>
                <w:webHidden/>
              </w:rPr>
            </w:r>
            <w:r>
              <w:rPr>
                <w:noProof/>
                <w:webHidden/>
              </w:rPr>
              <w:fldChar w:fldCharType="separate"/>
            </w:r>
            <w:r w:rsidR="006F2EDC">
              <w:rPr>
                <w:noProof/>
                <w:webHidden/>
              </w:rPr>
              <w:t>17</w:t>
            </w:r>
            <w:r>
              <w:rPr>
                <w:noProof/>
                <w:webHidden/>
              </w:rPr>
              <w:fldChar w:fldCharType="end"/>
            </w:r>
          </w:hyperlink>
        </w:p>
        <w:p w14:paraId="3302DF47" w14:textId="03510D9C" w:rsidR="00127B96" w:rsidRDefault="00127B96">
          <w:pPr>
            <w:pStyle w:val="TOC3"/>
            <w:tabs>
              <w:tab w:val="right" w:leader="dot" w:pos="8297"/>
            </w:tabs>
            <w:rPr>
              <w:rFonts w:asciiTheme="minorHAnsi" w:hAnsiTheme="minorHAnsi"/>
              <w:noProof/>
              <w:kern w:val="2"/>
              <w:szCs w:val="24"/>
              <w14:ligatures w14:val="standardContextual"/>
            </w:rPr>
          </w:pPr>
          <w:hyperlink w:anchor="_Toc212149796" w:history="1">
            <w:r w:rsidRPr="00D3322F">
              <w:rPr>
                <w:rStyle w:val="Hyperlink"/>
                <w:rFonts w:cs="Times New Roman"/>
                <w:noProof/>
                <w:lang w:val="en"/>
              </w:rPr>
              <w:t>3.8.2 Patient Health Questionnaire -A</w:t>
            </w:r>
            <w:r>
              <w:rPr>
                <w:noProof/>
                <w:webHidden/>
              </w:rPr>
              <w:tab/>
            </w:r>
            <w:r>
              <w:rPr>
                <w:noProof/>
                <w:webHidden/>
              </w:rPr>
              <w:fldChar w:fldCharType="begin"/>
            </w:r>
            <w:r>
              <w:rPr>
                <w:noProof/>
                <w:webHidden/>
              </w:rPr>
              <w:instrText xml:space="preserve"> PAGEREF _Toc212149796 \h </w:instrText>
            </w:r>
            <w:r>
              <w:rPr>
                <w:noProof/>
                <w:webHidden/>
              </w:rPr>
            </w:r>
            <w:r>
              <w:rPr>
                <w:noProof/>
                <w:webHidden/>
              </w:rPr>
              <w:fldChar w:fldCharType="separate"/>
            </w:r>
            <w:r w:rsidR="006F2EDC">
              <w:rPr>
                <w:noProof/>
                <w:webHidden/>
              </w:rPr>
              <w:t>18</w:t>
            </w:r>
            <w:r>
              <w:rPr>
                <w:noProof/>
                <w:webHidden/>
              </w:rPr>
              <w:fldChar w:fldCharType="end"/>
            </w:r>
          </w:hyperlink>
        </w:p>
        <w:p w14:paraId="103C685C" w14:textId="7844E6C0" w:rsidR="00127B96" w:rsidRDefault="00127B96">
          <w:pPr>
            <w:pStyle w:val="TOC3"/>
            <w:tabs>
              <w:tab w:val="right" w:leader="dot" w:pos="8297"/>
            </w:tabs>
            <w:rPr>
              <w:rFonts w:asciiTheme="minorHAnsi" w:hAnsiTheme="minorHAnsi"/>
              <w:noProof/>
              <w:kern w:val="2"/>
              <w:szCs w:val="24"/>
              <w14:ligatures w14:val="standardContextual"/>
            </w:rPr>
          </w:pPr>
          <w:hyperlink w:anchor="_Toc212149797" w:history="1">
            <w:r w:rsidRPr="00D3322F">
              <w:rPr>
                <w:rStyle w:val="Hyperlink"/>
                <w:rFonts w:eastAsia="Times New Roman"/>
                <w:noProof/>
              </w:rPr>
              <w:t xml:space="preserve">3.8.3 </w:t>
            </w:r>
            <w:r w:rsidRPr="00D3322F">
              <w:rPr>
                <w:rStyle w:val="Hyperlink"/>
                <w:noProof/>
              </w:rPr>
              <w:t>Post Traumatic Stress Disorder Checklist for DSM-5 (PCL-5)</w:t>
            </w:r>
            <w:r>
              <w:rPr>
                <w:noProof/>
                <w:webHidden/>
              </w:rPr>
              <w:tab/>
            </w:r>
            <w:r>
              <w:rPr>
                <w:noProof/>
                <w:webHidden/>
              </w:rPr>
              <w:fldChar w:fldCharType="begin"/>
            </w:r>
            <w:r>
              <w:rPr>
                <w:noProof/>
                <w:webHidden/>
              </w:rPr>
              <w:instrText xml:space="preserve"> PAGEREF _Toc212149797 \h </w:instrText>
            </w:r>
            <w:r>
              <w:rPr>
                <w:noProof/>
                <w:webHidden/>
              </w:rPr>
            </w:r>
            <w:r>
              <w:rPr>
                <w:noProof/>
                <w:webHidden/>
              </w:rPr>
              <w:fldChar w:fldCharType="separate"/>
            </w:r>
            <w:r w:rsidR="006F2EDC">
              <w:rPr>
                <w:noProof/>
                <w:webHidden/>
              </w:rPr>
              <w:t>19</w:t>
            </w:r>
            <w:r>
              <w:rPr>
                <w:noProof/>
                <w:webHidden/>
              </w:rPr>
              <w:fldChar w:fldCharType="end"/>
            </w:r>
          </w:hyperlink>
        </w:p>
        <w:p w14:paraId="787C426C" w14:textId="0FDF07B5" w:rsidR="00127B96" w:rsidRDefault="00127B96">
          <w:pPr>
            <w:pStyle w:val="TOC2"/>
            <w:tabs>
              <w:tab w:val="right" w:leader="dot" w:pos="8297"/>
            </w:tabs>
            <w:rPr>
              <w:rFonts w:asciiTheme="minorHAnsi" w:hAnsiTheme="minorHAnsi"/>
              <w:noProof/>
              <w:kern w:val="2"/>
              <w:szCs w:val="24"/>
              <w14:ligatures w14:val="standardContextual"/>
            </w:rPr>
          </w:pPr>
          <w:hyperlink w:anchor="_Toc212149798" w:history="1">
            <w:r w:rsidRPr="00D3322F">
              <w:rPr>
                <w:rStyle w:val="Hyperlink"/>
                <w:rFonts w:eastAsia="Times New Roman"/>
                <w:noProof/>
              </w:rPr>
              <w:t>3.9 Data collection procedure</w:t>
            </w:r>
            <w:r>
              <w:rPr>
                <w:noProof/>
                <w:webHidden/>
              </w:rPr>
              <w:tab/>
            </w:r>
            <w:r>
              <w:rPr>
                <w:noProof/>
                <w:webHidden/>
              </w:rPr>
              <w:fldChar w:fldCharType="begin"/>
            </w:r>
            <w:r>
              <w:rPr>
                <w:noProof/>
                <w:webHidden/>
              </w:rPr>
              <w:instrText xml:space="preserve"> PAGEREF _Toc212149798 \h </w:instrText>
            </w:r>
            <w:r>
              <w:rPr>
                <w:noProof/>
                <w:webHidden/>
              </w:rPr>
            </w:r>
            <w:r>
              <w:rPr>
                <w:noProof/>
                <w:webHidden/>
              </w:rPr>
              <w:fldChar w:fldCharType="separate"/>
            </w:r>
            <w:r w:rsidR="006F2EDC">
              <w:rPr>
                <w:noProof/>
                <w:webHidden/>
              </w:rPr>
              <w:t>20</w:t>
            </w:r>
            <w:r>
              <w:rPr>
                <w:noProof/>
                <w:webHidden/>
              </w:rPr>
              <w:fldChar w:fldCharType="end"/>
            </w:r>
          </w:hyperlink>
        </w:p>
        <w:p w14:paraId="520D217E" w14:textId="3A7CDFB7" w:rsidR="00127B96" w:rsidRDefault="00127B96">
          <w:pPr>
            <w:pStyle w:val="TOC3"/>
            <w:tabs>
              <w:tab w:val="right" w:leader="dot" w:pos="8297"/>
            </w:tabs>
            <w:rPr>
              <w:rFonts w:asciiTheme="minorHAnsi" w:hAnsiTheme="minorHAnsi"/>
              <w:noProof/>
              <w:kern w:val="2"/>
              <w:szCs w:val="24"/>
              <w14:ligatures w14:val="standardContextual"/>
            </w:rPr>
          </w:pPr>
          <w:hyperlink w:anchor="_Toc212149799" w:history="1">
            <w:r w:rsidRPr="00D3322F">
              <w:rPr>
                <w:rStyle w:val="Hyperlink"/>
                <w:rFonts w:eastAsia="Times New Roman"/>
                <w:noProof/>
              </w:rPr>
              <w:t>3.9.1 Patient Recruitment Procedure</w:t>
            </w:r>
            <w:r>
              <w:rPr>
                <w:noProof/>
                <w:webHidden/>
              </w:rPr>
              <w:tab/>
            </w:r>
            <w:r>
              <w:rPr>
                <w:noProof/>
                <w:webHidden/>
              </w:rPr>
              <w:fldChar w:fldCharType="begin"/>
            </w:r>
            <w:r>
              <w:rPr>
                <w:noProof/>
                <w:webHidden/>
              </w:rPr>
              <w:instrText xml:space="preserve"> PAGEREF _Toc212149799 \h </w:instrText>
            </w:r>
            <w:r>
              <w:rPr>
                <w:noProof/>
                <w:webHidden/>
              </w:rPr>
            </w:r>
            <w:r>
              <w:rPr>
                <w:noProof/>
                <w:webHidden/>
              </w:rPr>
              <w:fldChar w:fldCharType="separate"/>
            </w:r>
            <w:r w:rsidR="006F2EDC">
              <w:rPr>
                <w:noProof/>
                <w:webHidden/>
              </w:rPr>
              <w:t>20</w:t>
            </w:r>
            <w:r>
              <w:rPr>
                <w:noProof/>
                <w:webHidden/>
              </w:rPr>
              <w:fldChar w:fldCharType="end"/>
            </w:r>
          </w:hyperlink>
        </w:p>
        <w:p w14:paraId="5CCACD24" w14:textId="71FD52C0" w:rsidR="00127B96" w:rsidRDefault="00127B96">
          <w:pPr>
            <w:pStyle w:val="TOC3"/>
            <w:tabs>
              <w:tab w:val="right" w:leader="dot" w:pos="8297"/>
            </w:tabs>
            <w:rPr>
              <w:rFonts w:asciiTheme="minorHAnsi" w:hAnsiTheme="minorHAnsi"/>
              <w:noProof/>
              <w:kern w:val="2"/>
              <w:szCs w:val="24"/>
              <w14:ligatures w14:val="standardContextual"/>
            </w:rPr>
          </w:pPr>
          <w:hyperlink w:anchor="_Toc212149800" w:history="1">
            <w:r w:rsidRPr="00D3322F">
              <w:rPr>
                <w:rStyle w:val="Hyperlink"/>
                <w:rFonts w:eastAsia="Times New Roman" w:cs="Times New Roman"/>
                <w:noProof/>
              </w:rPr>
              <w:t>3.9.2 Data Collection</w:t>
            </w:r>
            <w:r>
              <w:rPr>
                <w:noProof/>
                <w:webHidden/>
              </w:rPr>
              <w:tab/>
            </w:r>
            <w:r>
              <w:rPr>
                <w:noProof/>
                <w:webHidden/>
              </w:rPr>
              <w:fldChar w:fldCharType="begin"/>
            </w:r>
            <w:r>
              <w:rPr>
                <w:noProof/>
                <w:webHidden/>
              </w:rPr>
              <w:instrText xml:space="preserve"> PAGEREF _Toc212149800 \h </w:instrText>
            </w:r>
            <w:r>
              <w:rPr>
                <w:noProof/>
                <w:webHidden/>
              </w:rPr>
            </w:r>
            <w:r>
              <w:rPr>
                <w:noProof/>
                <w:webHidden/>
              </w:rPr>
              <w:fldChar w:fldCharType="separate"/>
            </w:r>
            <w:r w:rsidR="006F2EDC">
              <w:rPr>
                <w:noProof/>
                <w:webHidden/>
              </w:rPr>
              <w:t>20</w:t>
            </w:r>
            <w:r>
              <w:rPr>
                <w:noProof/>
                <w:webHidden/>
              </w:rPr>
              <w:fldChar w:fldCharType="end"/>
            </w:r>
          </w:hyperlink>
        </w:p>
        <w:p w14:paraId="6B2CCD45" w14:textId="5DC0EFC5" w:rsidR="00127B96" w:rsidRDefault="00127B96">
          <w:pPr>
            <w:pStyle w:val="TOC2"/>
            <w:tabs>
              <w:tab w:val="right" w:leader="dot" w:pos="8297"/>
            </w:tabs>
            <w:rPr>
              <w:rFonts w:asciiTheme="minorHAnsi" w:hAnsiTheme="minorHAnsi"/>
              <w:noProof/>
              <w:kern w:val="2"/>
              <w:szCs w:val="24"/>
              <w14:ligatures w14:val="standardContextual"/>
            </w:rPr>
          </w:pPr>
          <w:hyperlink w:anchor="_Toc212149801" w:history="1">
            <w:r w:rsidRPr="00D3322F">
              <w:rPr>
                <w:rStyle w:val="Hyperlink"/>
                <w:rFonts w:eastAsia="Times New Roman"/>
                <w:noProof/>
              </w:rPr>
              <w:t xml:space="preserve">3.10 Data </w:t>
            </w:r>
            <w:r w:rsidRPr="00D3322F">
              <w:rPr>
                <w:rStyle w:val="Hyperlink"/>
                <w:noProof/>
              </w:rPr>
              <w:t>management</w:t>
            </w:r>
            <w:r>
              <w:rPr>
                <w:noProof/>
                <w:webHidden/>
              </w:rPr>
              <w:tab/>
            </w:r>
            <w:r>
              <w:rPr>
                <w:noProof/>
                <w:webHidden/>
              </w:rPr>
              <w:fldChar w:fldCharType="begin"/>
            </w:r>
            <w:r>
              <w:rPr>
                <w:noProof/>
                <w:webHidden/>
              </w:rPr>
              <w:instrText xml:space="preserve"> PAGEREF _Toc212149801 \h </w:instrText>
            </w:r>
            <w:r>
              <w:rPr>
                <w:noProof/>
                <w:webHidden/>
              </w:rPr>
            </w:r>
            <w:r>
              <w:rPr>
                <w:noProof/>
                <w:webHidden/>
              </w:rPr>
              <w:fldChar w:fldCharType="separate"/>
            </w:r>
            <w:r w:rsidR="006F2EDC">
              <w:rPr>
                <w:noProof/>
                <w:webHidden/>
              </w:rPr>
              <w:t>21</w:t>
            </w:r>
            <w:r>
              <w:rPr>
                <w:noProof/>
                <w:webHidden/>
              </w:rPr>
              <w:fldChar w:fldCharType="end"/>
            </w:r>
          </w:hyperlink>
        </w:p>
        <w:p w14:paraId="30CBBF30" w14:textId="22052BE5" w:rsidR="00127B96" w:rsidRDefault="00127B96">
          <w:pPr>
            <w:pStyle w:val="TOC3"/>
            <w:tabs>
              <w:tab w:val="right" w:leader="dot" w:pos="8297"/>
            </w:tabs>
            <w:rPr>
              <w:rFonts w:asciiTheme="minorHAnsi" w:hAnsiTheme="minorHAnsi"/>
              <w:noProof/>
              <w:kern w:val="2"/>
              <w:szCs w:val="24"/>
              <w14:ligatures w14:val="standardContextual"/>
            </w:rPr>
          </w:pPr>
          <w:hyperlink w:anchor="_Toc212149802" w:history="1">
            <w:r w:rsidRPr="00D3322F">
              <w:rPr>
                <w:rStyle w:val="Hyperlink"/>
                <w:rFonts w:eastAsia="Times New Roman" w:cs="Times New Roman"/>
                <w:noProof/>
              </w:rPr>
              <w:t>3.10.1 Data Cleaning</w:t>
            </w:r>
            <w:r>
              <w:rPr>
                <w:noProof/>
                <w:webHidden/>
              </w:rPr>
              <w:tab/>
            </w:r>
            <w:r>
              <w:rPr>
                <w:noProof/>
                <w:webHidden/>
              </w:rPr>
              <w:fldChar w:fldCharType="begin"/>
            </w:r>
            <w:r>
              <w:rPr>
                <w:noProof/>
                <w:webHidden/>
              </w:rPr>
              <w:instrText xml:space="preserve"> PAGEREF _Toc212149802 \h </w:instrText>
            </w:r>
            <w:r>
              <w:rPr>
                <w:noProof/>
                <w:webHidden/>
              </w:rPr>
            </w:r>
            <w:r>
              <w:rPr>
                <w:noProof/>
                <w:webHidden/>
              </w:rPr>
              <w:fldChar w:fldCharType="separate"/>
            </w:r>
            <w:r w:rsidR="006F2EDC">
              <w:rPr>
                <w:noProof/>
                <w:webHidden/>
              </w:rPr>
              <w:t>21</w:t>
            </w:r>
            <w:r>
              <w:rPr>
                <w:noProof/>
                <w:webHidden/>
              </w:rPr>
              <w:fldChar w:fldCharType="end"/>
            </w:r>
          </w:hyperlink>
        </w:p>
        <w:p w14:paraId="1372564D" w14:textId="13BFF05A" w:rsidR="00127B96" w:rsidRDefault="00127B96">
          <w:pPr>
            <w:pStyle w:val="TOC3"/>
            <w:tabs>
              <w:tab w:val="right" w:leader="dot" w:pos="8297"/>
            </w:tabs>
            <w:rPr>
              <w:rFonts w:asciiTheme="minorHAnsi" w:hAnsiTheme="minorHAnsi"/>
              <w:noProof/>
              <w:kern w:val="2"/>
              <w:szCs w:val="24"/>
              <w14:ligatures w14:val="standardContextual"/>
            </w:rPr>
          </w:pPr>
          <w:hyperlink w:anchor="_Toc212149803" w:history="1">
            <w:r w:rsidRPr="00D3322F">
              <w:rPr>
                <w:rStyle w:val="Hyperlink"/>
                <w:rFonts w:eastAsia="Times New Roman" w:cs="Times New Roman"/>
                <w:noProof/>
              </w:rPr>
              <w:t>3.10.2 Data Analysis</w:t>
            </w:r>
            <w:r>
              <w:rPr>
                <w:noProof/>
                <w:webHidden/>
              </w:rPr>
              <w:tab/>
            </w:r>
            <w:r>
              <w:rPr>
                <w:noProof/>
                <w:webHidden/>
              </w:rPr>
              <w:fldChar w:fldCharType="begin"/>
            </w:r>
            <w:r>
              <w:rPr>
                <w:noProof/>
                <w:webHidden/>
              </w:rPr>
              <w:instrText xml:space="preserve"> PAGEREF _Toc212149803 \h </w:instrText>
            </w:r>
            <w:r>
              <w:rPr>
                <w:noProof/>
                <w:webHidden/>
              </w:rPr>
            </w:r>
            <w:r>
              <w:rPr>
                <w:noProof/>
                <w:webHidden/>
              </w:rPr>
              <w:fldChar w:fldCharType="separate"/>
            </w:r>
            <w:r w:rsidR="006F2EDC">
              <w:rPr>
                <w:noProof/>
                <w:webHidden/>
              </w:rPr>
              <w:t>21</w:t>
            </w:r>
            <w:r>
              <w:rPr>
                <w:noProof/>
                <w:webHidden/>
              </w:rPr>
              <w:fldChar w:fldCharType="end"/>
            </w:r>
          </w:hyperlink>
        </w:p>
        <w:p w14:paraId="246594DA" w14:textId="208B3C44" w:rsidR="00127B96" w:rsidRDefault="00127B96">
          <w:pPr>
            <w:pStyle w:val="TOC2"/>
            <w:tabs>
              <w:tab w:val="right" w:leader="dot" w:pos="8297"/>
            </w:tabs>
            <w:rPr>
              <w:rFonts w:asciiTheme="minorHAnsi" w:hAnsiTheme="minorHAnsi"/>
              <w:noProof/>
              <w:kern w:val="2"/>
              <w:szCs w:val="24"/>
              <w14:ligatures w14:val="standardContextual"/>
            </w:rPr>
          </w:pPr>
          <w:hyperlink w:anchor="_Toc212149804" w:history="1">
            <w:r w:rsidRPr="00D3322F">
              <w:rPr>
                <w:rStyle w:val="Hyperlink"/>
                <w:rFonts w:eastAsia="Times New Roman"/>
                <w:noProof/>
              </w:rPr>
              <w:t>3.11 Ethical considerations</w:t>
            </w:r>
            <w:r>
              <w:rPr>
                <w:noProof/>
                <w:webHidden/>
              </w:rPr>
              <w:tab/>
            </w:r>
            <w:r>
              <w:rPr>
                <w:noProof/>
                <w:webHidden/>
              </w:rPr>
              <w:fldChar w:fldCharType="begin"/>
            </w:r>
            <w:r>
              <w:rPr>
                <w:noProof/>
                <w:webHidden/>
              </w:rPr>
              <w:instrText xml:space="preserve"> PAGEREF _Toc212149804 \h </w:instrText>
            </w:r>
            <w:r>
              <w:rPr>
                <w:noProof/>
                <w:webHidden/>
              </w:rPr>
            </w:r>
            <w:r>
              <w:rPr>
                <w:noProof/>
                <w:webHidden/>
              </w:rPr>
              <w:fldChar w:fldCharType="separate"/>
            </w:r>
            <w:r w:rsidR="006F2EDC">
              <w:rPr>
                <w:noProof/>
                <w:webHidden/>
              </w:rPr>
              <w:t>21</w:t>
            </w:r>
            <w:r>
              <w:rPr>
                <w:noProof/>
                <w:webHidden/>
              </w:rPr>
              <w:fldChar w:fldCharType="end"/>
            </w:r>
          </w:hyperlink>
        </w:p>
        <w:p w14:paraId="680C309B" w14:textId="767B73A1" w:rsidR="00127B96" w:rsidRDefault="00127B96">
          <w:pPr>
            <w:pStyle w:val="TOC2"/>
            <w:tabs>
              <w:tab w:val="right" w:leader="dot" w:pos="8297"/>
            </w:tabs>
            <w:rPr>
              <w:rFonts w:asciiTheme="minorHAnsi" w:hAnsiTheme="minorHAnsi"/>
              <w:noProof/>
              <w:kern w:val="2"/>
              <w:szCs w:val="24"/>
              <w14:ligatures w14:val="standardContextual"/>
            </w:rPr>
          </w:pPr>
          <w:hyperlink w:anchor="_Toc212149805" w:history="1">
            <w:r w:rsidRPr="00D3322F">
              <w:rPr>
                <w:rStyle w:val="Hyperlink"/>
                <w:rFonts w:eastAsia="Times New Roman"/>
                <w:noProof/>
              </w:rPr>
              <w:t>3.12 Study strengths and limitations</w:t>
            </w:r>
            <w:r>
              <w:rPr>
                <w:noProof/>
                <w:webHidden/>
              </w:rPr>
              <w:tab/>
            </w:r>
            <w:r>
              <w:rPr>
                <w:noProof/>
                <w:webHidden/>
              </w:rPr>
              <w:fldChar w:fldCharType="begin"/>
            </w:r>
            <w:r>
              <w:rPr>
                <w:noProof/>
                <w:webHidden/>
              </w:rPr>
              <w:instrText xml:space="preserve"> PAGEREF _Toc212149805 \h </w:instrText>
            </w:r>
            <w:r>
              <w:rPr>
                <w:noProof/>
                <w:webHidden/>
              </w:rPr>
            </w:r>
            <w:r>
              <w:rPr>
                <w:noProof/>
                <w:webHidden/>
              </w:rPr>
              <w:fldChar w:fldCharType="separate"/>
            </w:r>
            <w:r w:rsidR="006F2EDC">
              <w:rPr>
                <w:noProof/>
                <w:webHidden/>
              </w:rPr>
              <w:t>23</w:t>
            </w:r>
            <w:r>
              <w:rPr>
                <w:noProof/>
                <w:webHidden/>
              </w:rPr>
              <w:fldChar w:fldCharType="end"/>
            </w:r>
          </w:hyperlink>
        </w:p>
        <w:p w14:paraId="36B19A1A" w14:textId="6ED70A0C" w:rsidR="00127B96" w:rsidRDefault="00127B96">
          <w:pPr>
            <w:pStyle w:val="TOC3"/>
            <w:tabs>
              <w:tab w:val="right" w:leader="dot" w:pos="8297"/>
            </w:tabs>
            <w:rPr>
              <w:rFonts w:asciiTheme="minorHAnsi" w:hAnsiTheme="minorHAnsi"/>
              <w:noProof/>
              <w:kern w:val="2"/>
              <w:szCs w:val="24"/>
              <w14:ligatures w14:val="standardContextual"/>
            </w:rPr>
          </w:pPr>
          <w:hyperlink w:anchor="_Toc212149806" w:history="1">
            <w:r w:rsidRPr="00D3322F">
              <w:rPr>
                <w:rStyle w:val="Hyperlink"/>
                <w:rFonts w:eastAsia="Times New Roman" w:cs="Times New Roman"/>
                <w:noProof/>
              </w:rPr>
              <w:t>3.12.1 Strengths</w:t>
            </w:r>
            <w:r>
              <w:rPr>
                <w:noProof/>
                <w:webHidden/>
              </w:rPr>
              <w:tab/>
            </w:r>
            <w:r>
              <w:rPr>
                <w:noProof/>
                <w:webHidden/>
              </w:rPr>
              <w:fldChar w:fldCharType="begin"/>
            </w:r>
            <w:r>
              <w:rPr>
                <w:noProof/>
                <w:webHidden/>
              </w:rPr>
              <w:instrText xml:space="preserve"> PAGEREF _Toc212149806 \h </w:instrText>
            </w:r>
            <w:r>
              <w:rPr>
                <w:noProof/>
                <w:webHidden/>
              </w:rPr>
            </w:r>
            <w:r>
              <w:rPr>
                <w:noProof/>
                <w:webHidden/>
              </w:rPr>
              <w:fldChar w:fldCharType="separate"/>
            </w:r>
            <w:r w:rsidR="006F2EDC">
              <w:rPr>
                <w:noProof/>
                <w:webHidden/>
              </w:rPr>
              <w:t>23</w:t>
            </w:r>
            <w:r>
              <w:rPr>
                <w:noProof/>
                <w:webHidden/>
              </w:rPr>
              <w:fldChar w:fldCharType="end"/>
            </w:r>
          </w:hyperlink>
        </w:p>
        <w:p w14:paraId="5671B195" w14:textId="5F3770C0" w:rsidR="00127B96" w:rsidRDefault="00127B96">
          <w:pPr>
            <w:pStyle w:val="TOC3"/>
            <w:tabs>
              <w:tab w:val="right" w:leader="dot" w:pos="8297"/>
            </w:tabs>
            <w:rPr>
              <w:rFonts w:asciiTheme="minorHAnsi" w:hAnsiTheme="minorHAnsi"/>
              <w:noProof/>
              <w:kern w:val="2"/>
              <w:szCs w:val="24"/>
              <w14:ligatures w14:val="standardContextual"/>
            </w:rPr>
          </w:pPr>
          <w:hyperlink w:anchor="_Toc212149807" w:history="1">
            <w:r w:rsidRPr="00D3322F">
              <w:rPr>
                <w:rStyle w:val="Hyperlink"/>
                <w:rFonts w:eastAsia="Times New Roman" w:cs="Times New Roman"/>
                <w:noProof/>
              </w:rPr>
              <w:t>3.12.2 Limitations</w:t>
            </w:r>
            <w:r>
              <w:rPr>
                <w:noProof/>
                <w:webHidden/>
              </w:rPr>
              <w:tab/>
            </w:r>
            <w:r>
              <w:rPr>
                <w:noProof/>
                <w:webHidden/>
              </w:rPr>
              <w:fldChar w:fldCharType="begin"/>
            </w:r>
            <w:r>
              <w:rPr>
                <w:noProof/>
                <w:webHidden/>
              </w:rPr>
              <w:instrText xml:space="preserve"> PAGEREF _Toc212149807 \h </w:instrText>
            </w:r>
            <w:r>
              <w:rPr>
                <w:noProof/>
                <w:webHidden/>
              </w:rPr>
            </w:r>
            <w:r>
              <w:rPr>
                <w:noProof/>
                <w:webHidden/>
              </w:rPr>
              <w:fldChar w:fldCharType="separate"/>
            </w:r>
            <w:r w:rsidR="006F2EDC">
              <w:rPr>
                <w:noProof/>
                <w:webHidden/>
              </w:rPr>
              <w:t>23</w:t>
            </w:r>
            <w:r>
              <w:rPr>
                <w:noProof/>
                <w:webHidden/>
              </w:rPr>
              <w:fldChar w:fldCharType="end"/>
            </w:r>
          </w:hyperlink>
        </w:p>
        <w:p w14:paraId="62B68EAC" w14:textId="69212DDC"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808" w:history="1">
            <w:r w:rsidRPr="00D3322F">
              <w:rPr>
                <w:rStyle w:val="Hyperlink"/>
                <w:noProof/>
              </w:rPr>
              <w:t>CHAPTER FOUR: RESULTS</w:t>
            </w:r>
            <w:r>
              <w:rPr>
                <w:noProof/>
                <w:webHidden/>
              </w:rPr>
              <w:tab/>
            </w:r>
            <w:r>
              <w:rPr>
                <w:noProof/>
                <w:webHidden/>
              </w:rPr>
              <w:fldChar w:fldCharType="begin"/>
            </w:r>
            <w:r>
              <w:rPr>
                <w:noProof/>
                <w:webHidden/>
              </w:rPr>
              <w:instrText xml:space="preserve"> PAGEREF _Toc212149808 \h </w:instrText>
            </w:r>
            <w:r>
              <w:rPr>
                <w:noProof/>
                <w:webHidden/>
              </w:rPr>
            </w:r>
            <w:r>
              <w:rPr>
                <w:noProof/>
                <w:webHidden/>
              </w:rPr>
              <w:fldChar w:fldCharType="separate"/>
            </w:r>
            <w:r w:rsidR="006F2EDC">
              <w:rPr>
                <w:noProof/>
                <w:webHidden/>
              </w:rPr>
              <w:t>24</w:t>
            </w:r>
            <w:r>
              <w:rPr>
                <w:noProof/>
                <w:webHidden/>
              </w:rPr>
              <w:fldChar w:fldCharType="end"/>
            </w:r>
          </w:hyperlink>
        </w:p>
        <w:p w14:paraId="108C4BC2" w14:textId="6602F686" w:rsidR="00127B96" w:rsidRDefault="00127B96">
          <w:pPr>
            <w:pStyle w:val="TOC2"/>
            <w:tabs>
              <w:tab w:val="right" w:leader="dot" w:pos="8297"/>
            </w:tabs>
            <w:rPr>
              <w:rFonts w:asciiTheme="minorHAnsi" w:hAnsiTheme="minorHAnsi"/>
              <w:noProof/>
              <w:kern w:val="2"/>
              <w:szCs w:val="24"/>
              <w14:ligatures w14:val="standardContextual"/>
            </w:rPr>
          </w:pPr>
          <w:hyperlink w:anchor="_Toc212149809" w:history="1">
            <w:r w:rsidRPr="00D3322F">
              <w:rPr>
                <w:rStyle w:val="Hyperlink"/>
                <w:noProof/>
              </w:rPr>
              <w:t>4.1 Introduction</w:t>
            </w:r>
            <w:r>
              <w:rPr>
                <w:noProof/>
                <w:webHidden/>
              </w:rPr>
              <w:tab/>
            </w:r>
            <w:r>
              <w:rPr>
                <w:noProof/>
                <w:webHidden/>
              </w:rPr>
              <w:fldChar w:fldCharType="begin"/>
            </w:r>
            <w:r>
              <w:rPr>
                <w:noProof/>
                <w:webHidden/>
              </w:rPr>
              <w:instrText xml:space="preserve"> PAGEREF _Toc212149809 \h </w:instrText>
            </w:r>
            <w:r>
              <w:rPr>
                <w:noProof/>
                <w:webHidden/>
              </w:rPr>
            </w:r>
            <w:r>
              <w:rPr>
                <w:noProof/>
                <w:webHidden/>
              </w:rPr>
              <w:fldChar w:fldCharType="separate"/>
            </w:r>
            <w:r w:rsidR="006F2EDC">
              <w:rPr>
                <w:noProof/>
                <w:webHidden/>
              </w:rPr>
              <w:t>24</w:t>
            </w:r>
            <w:r>
              <w:rPr>
                <w:noProof/>
                <w:webHidden/>
              </w:rPr>
              <w:fldChar w:fldCharType="end"/>
            </w:r>
          </w:hyperlink>
        </w:p>
        <w:p w14:paraId="7142FAD6" w14:textId="2F89ABE1" w:rsidR="00127B96" w:rsidRDefault="00127B96">
          <w:pPr>
            <w:pStyle w:val="TOC2"/>
            <w:tabs>
              <w:tab w:val="right" w:leader="dot" w:pos="8297"/>
            </w:tabs>
            <w:rPr>
              <w:rFonts w:asciiTheme="minorHAnsi" w:hAnsiTheme="minorHAnsi"/>
              <w:noProof/>
              <w:kern w:val="2"/>
              <w:szCs w:val="24"/>
              <w14:ligatures w14:val="standardContextual"/>
            </w:rPr>
          </w:pPr>
          <w:hyperlink w:anchor="_Toc212149810" w:history="1">
            <w:r w:rsidRPr="00D3322F">
              <w:rPr>
                <w:rStyle w:val="Hyperlink"/>
                <w:noProof/>
              </w:rPr>
              <w:t>4.2 D</w:t>
            </w:r>
            <w:r w:rsidRPr="00D3322F">
              <w:rPr>
                <w:rStyle w:val="Hyperlink"/>
                <w:noProof/>
                <w:lang w:eastAsia="en-GB"/>
              </w:rPr>
              <w:t>emographic characteristics of the respondents</w:t>
            </w:r>
            <w:r>
              <w:rPr>
                <w:noProof/>
                <w:webHidden/>
              </w:rPr>
              <w:tab/>
            </w:r>
            <w:r>
              <w:rPr>
                <w:noProof/>
                <w:webHidden/>
              </w:rPr>
              <w:fldChar w:fldCharType="begin"/>
            </w:r>
            <w:r>
              <w:rPr>
                <w:noProof/>
                <w:webHidden/>
              </w:rPr>
              <w:instrText xml:space="preserve"> PAGEREF _Toc212149810 \h </w:instrText>
            </w:r>
            <w:r>
              <w:rPr>
                <w:noProof/>
                <w:webHidden/>
              </w:rPr>
            </w:r>
            <w:r>
              <w:rPr>
                <w:noProof/>
                <w:webHidden/>
              </w:rPr>
              <w:fldChar w:fldCharType="separate"/>
            </w:r>
            <w:r w:rsidR="006F2EDC">
              <w:rPr>
                <w:noProof/>
                <w:webHidden/>
              </w:rPr>
              <w:t>24</w:t>
            </w:r>
            <w:r>
              <w:rPr>
                <w:noProof/>
                <w:webHidden/>
              </w:rPr>
              <w:fldChar w:fldCharType="end"/>
            </w:r>
          </w:hyperlink>
        </w:p>
        <w:p w14:paraId="319DC7C6" w14:textId="70122DA0" w:rsidR="00127B96" w:rsidRDefault="00127B96">
          <w:pPr>
            <w:pStyle w:val="TOC3"/>
            <w:tabs>
              <w:tab w:val="right" w:leader="dot" w:pos="8297"/>
            </w:tabs>
            <w:rPr>
              <w:rFonts w:asciiTheme="minorHAnsi" w:hAnsiTheme="minorHAnsi"/>
              <w:noProof/>
              <w:kern w:val="2"/>
              <w:szCs w:val="24"/>
              <w14:ligatures w14:val="standardContextual"/>
            </w:rPr>
          </w:pPr>
          <w:hyperlink w:anchor="_Toc212149811" w:history="1">
            <w:r w:rsidRPr="00D3322F">
              <w:rPr>
                <w:rStyle w:val="Hyperlink"/>
                <w:noProof/>
                <w:lang w:eastAsia="en-GB"/>
              </w:rPr>
              <w:t>4.2.1 Socio-Demographic Characteristics</w:t>
            </w:r>
            <w:r>
              <w:rPr>
                <w:noProof/>
                <w:webHidden/>
              </w:rPr>
              <w:tab/>
            </w:r>
            <w:r>
              <w:rPr>
                <w:noProof/>
                <w:webHidden/>
              </w:rPr>
              <w:fldChar w:fldCharType="begin"/>
            </w:r>
            <w:r>
              <w:rPr>
                <w:noProof/>
                <w:webHidden/>
              </w:rPr>
              <w:instrText xml:space="preserve"> PAGEREF _Toc212149811 \h </w:instrText>
            </w:r>
            <w:r>
              <w:rPr>
                <w:noProof/>
                <w:webHidden/>
              </w:rPr>
            </w:r>
            <w:r>
              <w:rPr>
                <w:noProof/>
                <w:webHidden/>
              </w:rPr>
              <w:fldChar w:fldCharType="separate"/>
            </w:r>
            <w:r w:rsidR="006F2EDC">
              <w:rPr>
                <w:noProof/>
                <w:webHidden/>
              </w:rPr>
              <w:t>24</w:t>
            </w:r>
            <w:r>
              <w:rPr>
                <w:noProof/>
                <w:webHidden/>
              </w:rPr>
              <w:fldChar w:fldCharType="end"/>
            </w:r>
          </w:hyperlink>
        </w:p>
        <w:p w14:paraId="0D05BD4A" w14:textId="6E2BB167" w:rsidR="00127B96" w:rsidRDefault="00127B96">
          <w:pPr>
            <w:pStyle w:val="TOC3"/>
            <w:tabs>
              <w:tab w:val="right" w:leader="dot" w:pos="8297"/>
            </w:tabs>
            <w:rPr>
              <w:rFonts w:asciiTheme="minorHAnsi" w:hAnsiTheme="minorHAnsi"/>
              <w:noProof/>
              <w:kern w:val="2"/>
              <w:szCs w:val="24"/>
              <w14:ligatures w14:val="standardContextual"/>
            </w:rPr>
          </w:pPr>
          <w:hyperlink w:anchor="_Toc212149812" w:history="1">
            <w:r w:rsidRPr="00D3322F">
              <w:rPr>
                <w:rStyle w:val="Hyperlink"/>
                <w:noProof/>
              </w:rPr>
              <w:t>4.2.2 Changes in the Household</w:t>
            </w:r>
            <w:r>
              <w:rPr>
                <w:noProof/>
                <w:webHidden/>
              </w:rPr>
              <w:tab/>
            </w:r>
            <w:r>
              <w:rPr>
                <w:noProof/>
                <w:webHidden/>
              </w:rPr>
              <w:fldChar w:fldCharType="begin"/>
            </w:r>
            <w:r>
              <w:rPr>
                <w:noProof/>
                <w:webHidden/>
              </w:rPr>
              <w:instrText xml:space="preserve"> PAGEREF _Toc212149812 \h </w:instrText>
            </w:r>
            <w:r>
              <w:rPr>
                <w:noProof/>
                <w:webHidden/>
              </w:rPr>
            </w:r>
            <w:r>
              <w:rPr>
                <w:noProof/>
                <w:webHidden/>
              </w:rPr>
              <w:fldChar w:fldCharType="separate"/>
            </w:r>
            <w:r w:rsidR="006F2EDC">
              <w:rPr>
                <w:noProof/>
                <w:webHidden/>
              </w:rPr>
              <w:t>25</w:t>
            </w:r>
            <w:r>
              <w:rPr>
                <w:noProof/>
                <w:webHidden/>
              </w:rPr>
              <w:fldChar w:fldCharType="end"/>
            </w:r>
          </w:hyperlink>
        </w:p>
        <w:p w14:paraId="303B88DD" w14:textId="7B3930BF" w:rsidR="00127B96" w:rsidRDefault="00127B96">
          <w:pPr>
            <w:pStyle w:val="TOC3"/>
            <w:tabs>
              <w:tab w:val="right" w:leader="dot" w:pos="8297"/>
            </w:tabs>
            <w:rPr>
              <w:rFonts w:asciiTheme="minorHAnsi" w:hAnsiTheme="minorHAnsi"/>
              <w:noProof/>
              <w:kern w:val="2"/>
              <w:szCs w:val="24"/>
              <w14:ligatures w14:val="standardContextual"/>
            </w:rPr>
          </w:pPr>
          <w:hyperlink w:anchor="_Toc212149813" w:history="1">
            <w:r w:rsidRPr="00D3322F">
              <w:rPr>
                <w:rStyle w:val="Hyperlink"/>
                <w:noProof/>
              </w:rPr>
              <w:t>4.2.3 Level of Education</w:t>
            </w:r>
            <w:r>
              <w:rPr>
                <w:noProof/>
                <w:webHidden/>
              </w:rPr>
              <w:tab/>
            </w:r>
            <w:r>
              <w:rPr>
                <w:noProof/>
                <w:webHidden/>
              </w:rPr>
              <w:fldChar w:fldCharType="begin"/>
            </w:r>
            <w:r>
              <w:rPr>
                <w:noProof/>
                <w:webHidden/>
              </w:rPr>
              <w:instrText xml:space="preserve"> PAGEREF _Toc212149813 \h </w:instrText>
            </w:r>
            <w:r>
              <w:rPr>
                <w:noProof/>
                <w:webHidden/>
              </w:rPr>
            </w:r>
            <w:r>
              <w:rPr>
                <w:noProof/>
                <w:webHidden/>
              </w:rPr>
              <w:fldChar w:fldCharType="separate"/>
            </w:r>
            <w:r w:rsidR="006F2EDC">
              <w:rPr>
                <w:noProof/>
                <w:webHidden/>
              </w:rPr>
              <w:t>25</w:t>
            </w:r>
            <w:r>
              <w:rPr>
                <w:noProof/>
                <w:webHidden/>
              </w:rPr>
              <w:fldChar w:fldCharType="end"/>
            </w:r>
          </w:hyperlink>
        </w:p>
        <w:p w14:paraId="76FE5CF9" w14:textId="709475C4" w:rsidR="00127B96" w:rsidRDefault="00127B96">
          <w:pPr>
            <w:pStyle w:val="TOC3"/>
            <w:tabs>
              <w:tab w:val="right" w:leader="dot" w:pos="8297"/>
            </w:tabs>
            <w:rPr>
              <w:rFonts w:asciiTheme="minorHAnsi" w:hAnsiTheme="minorHAnsi"/>
              <w:noProof/>
              <w:kern w:val="2"/>
              <w:szCs w:val="24"/>
              <w14:ligatures w14:val="standardContextual"/>
            </w:rPr>
          </w:pPr>
          <w:hyperlink w:anchor="_Toc212149814" w:history="1">
            <w:r w:rsidRPr="00D3322F">
              <w:rPr>
                <w:rStyle w:val="Hyperlink"/>
                <w:noProof/>
              </w:rPr>
              <w:t>4.2.4 Involvement in Paid Work</w:t>
            </w:r>
            <w:r>
              <w:rPr>
                <w:noProof/>
                <w:webHidden/>
              </w:rPr>
              <w:tab/>
            </w:r>
            <w:r>
              <w:rPr>
                <w:noProof/>
                <w:webHidden/>
              </w:rPr>
              <w:fldChar w:fldCharType="begin"/>
            </w:r>
            <w:r>
              <w:rPr>
                <w:noProof/>
                <w:webHidden/>
              </w:rPr>
              <w:instrText xml:space="preserve"> PAGEREF _Toc212149814 \h </w:instrText>
            </w:r>
            <w:r>
              <w:rPr>
                <w:noProof/>
                <w:webHidden/>
              </w:rPr>
            </w:r>
            <w:r>
              <w:rPr>
                <w:noProof/>
                <w:webHidden/>
              </w:rPr>
              <w:fldChar w:fldCharType="separate"/>
            </w:r>
            <w:r w:rsidR="006F2EDC">
              <w:rPr>
                <w:noProof/>
                <w:webHidden/>
              </w:rPr>
              <w:t>26</w:t>
            </w:r>
            <w:r>
              <w:rPr>
                <w:noProof/>
                <w:webHidden/>
              </w:rPr>
              <w:fldChar w:fldCharType="end"/>
            </w:r>
          </w:hyperlink>
        </w:p>
        <w:p w14:paraId="1741C2BB" w14:textId="0E57DE6D" w:rsidR="00127B96" w:rsidRDefault="00127B96">
          <w:pPr>
            <w:pStyle w:val="TOC2"/>
            <w:tabs>
              <w:tab w:val="right" w:leader="dot" w:pos="8297"/>
            </w:tabs>
            <w:rPr>
              <w:rFonts w:asciiTheme="minorHAnsi" w:hAnsiTheme="minorHAnsi"/>
              <w:noProof/>
              <w:kern w:val="2"/>
              <w:szCs w:val="24"/>
              <w14:ligatures w14:val="standardContextual"/>
            </w:rPr>
          </w:pPr>
          <w:hyperlink w:anchor="_Toc212149815" w:history="1">
            <w:r w:rsidRPr="00D3322F">
              <w:rPr>
                <w:rStyle w:val="Hyperlink"/>
                <w:noProof/>
              </w:rPr>
              <w:t xml:space="preserve">4.3 </w:t>
            </w:r>
            <w:r w:rsidRPr="00D3322F">
              <w:rPr>
                <w:rStyle w:val="Hyperlink"/>
                <w:rFonts w:eastAsia="Times New Roman"/>
                <w:noProof/>
              </w:rPr>
              <w:t>Prevalence of Depression and PTSD among Adolescents</w:t>
            </w:r>
            <w:r>
              <w:rPr>
                <w:noProof/>
                <w:webHidden/>
              </w:rPr>
              <w:tab/>
            </w:r>
            <w:r>
              <w:rPr>
                <w:noProof/>
                <w:webHidden/>
              </w:rPr>
              <w:fldChar w:fldCharType="begin"/>
            </w:r>
            <w:r>
              <w:rPr>
                <w:noProof/>
                <w:webHidden/>
              </w:rPr>
              <w:instrText xml:space="preserve"> PAGEREF _Toc212149815 \h </w:instrText>
            </w:r>
            <w:r>
              <w:rPr>
                <w:noProof/>
                <w:webHidden/>
              </w:rPr>
            </w:r>
            <w:r>
              <w:rPr>
                <w:noProof/>
                <w:webHidden/>
              </w:rPr>
              <w:fldChar w:fldCharType="separate"/>
            </w:r>
            <w:r w:rsidR="006F2EDC">
              <w:rPr>
                <w:noProof/>
                <w:webHidden/>
              </w:rPr>
              <w:t>26</w:t>
            </w:r>
            <w:r>
              <w:rPr>
                <w:noProof/>
                <w:webHidden/>
              </w:rPr>
              <w:fldChar w:fldCharType="end"/>
            </w:r>
          </w:hyperlink>
        </w:p>
        <w:p w14:paraId="50D84697" w14:textId="063FEFD0" w:rsidR="00127B96" w:rsidRDefault="00127B96">
          <w:pPr>
            <w:pStyle w:val="TOC3"/>
            <w:tabs>
              <w:tab w:val="right" w:leader="dot" w:pos="8297"/>
            </w:tabs>
            <w:rPr>
              <w:rFonts w:asciiTheme="minorHAnsi" w:hAnsiTheme="minorHAnsi"/>
              <w:noProof/>
              <w:kern w:val="2"/>
              <w:szCs w:val="24"/>
              <w14:ligatures w14:val="standardContextual"/>
            </w:rPr>
          </w:pPr>
          <w:hyperlink w:anchor="_Toc212149816" w:history="1">
            <w:r w:rsidRPr="00D3322F">
              <w:rPr>
                <w:rStyle w:val="Hyperlink"/>
                <w:noProof/>
              </w:rPr>
              <w:t xml:space="preserve">4.3.1 </w:t>
            </w:r>
            <w:r w:rsidRPr="00D3322F">
              <w:rPr>
                <w:rStyle w:val="Hyperlink"/>
                <w:rFonts w:eastAsia="Times New Roman"/>
                <w:noProof/>
              </w:rPr>
              <w:t>Prevalence of Depression</w:t>
            </w:r>
            <w:r>
              <w:rPr>
                <w:noProof/>
                <w:webHidden/>
              </w:rPr>
              <w:tab/>
            </w:r>
            <w:r>
              <w:rPr>
                <w:noProof/>
                <w:webHidden/>
              </w:rPr>
              <w:fldChar w:fldCharType="begin"/>
            </w:r>
            <w:r>
              <w:rPr>
                <w:noProof/>
                <w:webHidden/>
              </w:rPr>
              <w:instrText xml:space="preserve"> PAGEREF _Toc212149816 \h </w:instrText>
            </w:r>
            <w:r>
              <w:rPr>
                <w:noProof/>
                <w:webHidden/>
              </w:rPr>
            </w:r>
            <w:r>
              <w:rPr>
                <w:noProof/>
                <w:webHidden/>
              </w:rPr>
              <w:fldChar w:fldCharType="separate"/>
            </w:r>
            <w:r w:rsidR="006F2EDC">
              <w:rPr>
                <w:noProof/>
                <w:webHidden/>
              </w:rPr>
              <w:t>26</w:t>
            </w:r>
            <w:r>
              <w:rPr>
                <w:noProof/>
                <w:webHidden/>
              </w:rPr>
              <w:fldChar w:fldCharType="end"/>
            </w:r>
          </w:hyperlink>
        </w:p>
        <w:p w14:paraId="1418F3B6" w14:textId="6A845261" w:rsidR="00127B96" w:rsidRDefault="00127B96">
          <w:pPr>
            <w:pStyle w:val="TOC3"/>
            <w:tabs>
              <w:tab w:val="right" w:leader="dot" w:pos="8297"/>
            </w:tabs>
            <w:rPr>
              <w:rFonts w:asciiTheme="minorHAnsi" w:hAnsiTheme="minorHAnsi"/>
              <w:noProof/>
              <w:kern w:val="2"/>
              <w:szCs w:val="24"/>
              <w14:ligatures w14:val="standardContextual"/>
            </w:rPr>
          </w:pPr>
          <w:hyperlink w:anchor="_Toc212149817" w:history="1">
            <w:r w:rsidRPr="00D3322F">
              <w:rPr>
                <w:rStyle w:val="Hyperlink"/>
                <w:noProof/>
              </w:rPr>
              <w:t xml:space="preserve">4.3.2 </w:t>
            </w:r>
            <w:r w:rsidRPr="00D3322F">
              <w:rPr>
                <w:rStyle w:val="Hyperlink"/>
                <w:rFonts w:eastAsia="Times New Roman"/>
                <w:noProof/>
              </w:rPr>
              <w:t>Prevalence of PTSD</w:t>
            </w:r>
            <w:r>
              <w:rPr>
                <w:noProof/>
                <w:webHidden/>
              </w:rPr>
              <w:tab/>
            </w:r>
            <w:r>
              <w:rPr>
                <w:noProof/>
                <w:webHidden/>
              </w:rPr>
              <w:fldChar w:fldCharType="begin"/>
            </w:r>
            <w:r>
              <w:rPr>
                <w:noProof/>
                <w:webHidden/>
              </w:rPr>
              <w:instrText xml:space="preserve"> PAGEREF _Toc212149817 \h </w:instrText>
            </w:r>
            <w:r>
              <w:rPr>
                <w:noProof/>
                <w:webHidden/>
              </w:rPr>
            </w:r>
            <w:r>
              <w:rPr>
                <w:noProof/>
                <w:webHidden/>
              </w:rPr>
              <w:fldChar w:fldCharType="separate"/>
            </w:r>
            <w:r w:rsidR="006F2EDC">
              <w:rPr>
                <w:noProof/>
                <w:webHidden/>
              </w:rPr>
              <w:t>27</w:t>
            </w:r>
            <w:r>
              <w:rPr>
                <w:noProof/>
                <w:webHidden/>
              </w:rPr>
              <w:fldChar w:fldCharType="end"/>
            </w:r>
          </w:hyperlink>
        </w:p>
        <w:p w14:paraId="1C4A5354" w14:textId="087323CA" w:rsidR="00127B96" w:rsidRDefault="00127B96">
          <w:pPr>
            <w:pStyle w:val="TOC2"/>
            <w:tabs>
              <w:tab w:val="right" w:leader="dot" w:pos="8297"/>
            </w:tabs>
            <w:rPr>
              <w:rFonts w:asciiTheme="minorHAnsi" w:hAnsiTheme="minorHAnsi"/>
              <w:noProof/>
              <w:kern w:val="2"/>
              <w:szCs w:val="24"/>
              <w14:ligatures w14:val="standardContextual"/>
            </w:rPr>
          </w:pPr>
          <w:hyperlink w:anchor="_Toc212149818" w:history="1">
            <w:r w:rsidRPr="00D3322F">
              <w:rPr>
                <w:rStyle w:val="Hyperlink"/>
                <w:noProof/>
              </w:rPr>
              <w:t xml:space="preserve">4.4 Influences of </w:t>
            </w:r>
            <w:r w:rsidRPr="00D3322F">
              <w:rPr>
                <w:rStyle w:val="Hyperlink"/>
                <w:rFonts w:eastAsia="Times New Roman"/>
                <w:noProof/>
              </w:rPr>
              <w:t>Depression and PTSD among Adolescents</w:t>
            </w:r>
            <w:r>
              <w:rPr>
                <w:noProof/>
                <w:webHidden/>
              </w:rPr>
              <w:tab/>
            </w:r>
            <w:r>
              <w:rPr>
                <w:noProof/>
                <w:webHidden/>
              </w:rPr>
              <w:fldChar w:fldCharType="begin"/>
            </w:r>
            <w:r>
              <w:rPr>
                <w:noProof/>
                <w:webHidden/>
              </w:rPr>
              <w:instrText xml:space="preserve"> PAGEREF _Toc212149818 \h </w:instrText>
            </w:r>
            <w:r>
              <w:rPr>
                <w:noProof/>
                <w:webHidden/>
              </w:rPr>
            </w:r>
            <w:r>
              <w:rPr>
                <w:noProof/>
                <w:webHidden/>
              </w:rPr>
              <w:fldChar w:fldCharType="separate"/>
            </w:r>
            <w:r w:rsidR="006F2EDC">
              <w:rPr>
                <w:noProof/>
                <w:webHidden/>
              </w:rPr>
              <w:t>28</w:t>
            </w:r>
            <w:r>
              <w:rPr>
                <w:noProof/>
                <w:webHidden/>
              </w:rPr>
              <w:fldChar w:fldCharType="end"/>
            </w:r>
          </w:hyperlink>
        </w:p>
        <w:p w14:paraId="6A6B788F" w14:textId="1C9208AE" w:rsidR="00127B96" w:rsidRDefault="00127B96">
          <w:pPr>
            <w:pStyle w:val="TOC3"/>
            <w:tabs>
              <w:tab w:val="right" w:leader="dot" w:pos="8297"/>
            </w:tabs>
            <w:rPr>
              <w:rFonts w:asciiTheme="minorHAnsi" w:hAnsiTheme="minorHAnsi"/>
              <w:noProof/>
              <w:kern w:val="2"/>
              <w:szCs w:val="24"/>
              <w14:ligatures w14:val="standardContextual"/>
            </w:rPr>
          </w:pPr>
          <w:hyperlink w:anchor="_Toc212149819" w:history="1">
            <w:r w:rsidRPr="00D3322F">
              <w:rPr>
                <w:rStyle w:val="Hyperlink"/>
                <w:noProof/>
              </w:rPr>
              <w:t xml:space="preserve">4.4.1 </w:t>
            </w:r>
            <w:r w:rsidRPr="00D3322F">
              <w:rPr>
                <w:rStyle w:val="Hyperlink"/>
                <w:noProof/>
                <w:lang w:val="en-CA"/>
              </w:rPr>
              <w:t>Eating /Exercise</w:t>
            </w:r>
            <w:r>
              <w:rPr>
                <w:noProof/>
                <w:webHidden/>
              </w:rPr>
              <w:tab/>
            </w:r>
            <w:r>
              <w:rPr>
                <w:noProof/>
                <w:webHidden/>
              </w:rPr>
              <w:fldChar w:fldCharType="begin"/>
            </w:r>
            <w:r>
              <w:rPr>
                <w:noProof/>
                <w:webHidden/>
              </w:rPr>
              <w:instrText xml:space="preserve"> PAGEREF _Toc212149819 \h </w:instrText>
            </w:r>
            <w:r>
              <w:rPr>
                <w:noProof/>
                <w:webHidden/>
              </w:rPr>
            </w:r>
            <w:r>
              <w:rPr>
                <w:noProof/>
                <w:webHidden/>
              </w:rPr>
              <w:fldChar w:fldCharType="separate"/>
            </w:r>
            <w:r w:rsidR="006F2EDC">
              <w:rPr>
                <w:noProof/>
                <w:webHidden/>
              </w:rPr>
              <w:t>28</w:t>
            </w:r>
            <w:r>
              <w:rPr>
                <w:noProof/>
                <w:webHidden/>
              </w:rPr>
              <w:fldChar w:fldCharType="end"/>
            </w:r>
          </w:hyperlink>
        </w:p>
        <w:p w14:paraId="37FCE4E2" w14:textId="72C0CA1F" w:rsidR="00127B96" w:rsidRDefault="00127B96">
          <w:pPr>
            <w:pStyle w:val="TOC3"/>
            <w:tabs>
              <w:tab w:val="right" w:leader="dot" w:pos="8297"/>
            </w:tabs>
            <w:rPr>
              <w:rFonts w:asciiTheme="minorHAnsi" w:hAnsiTheme="minorHAnsi"/>
              <w:noProof/>
              <w:kern w:val="2"/>
              <w:szCs w:val="24"/>
              <w14:ligatures w14:val="standardContextual"/>
            </w:rPr>
          </w:pPr>
          <w:hyperlink w:anchor="_Toc212149820" w:history="1">
            <w:r w:rsidRPr="00D3322F">
              <w:rPr>
                <w:rStyle w:val="Hyperlink"/>
                <w:noProof/>
              </w:rPr>
              <w:t>4.4.2 Drug and Substance Abuse</w:t>
            </w:r>
            <w:r>
              <w:rPr>
                <w:noProof/>
                <w:webHidden/>
              </w:rPr>
              <w:tab/>
            </w:r>
            <w:r>
              <w:rPr>
                <w:noProof/>
                <w:webHidden/>
              </w:rPr>
              <w:fldChar w:fldCharType="begin"/>
            </w:r>
            <w:r>
              <w:rPr>
                <w:noProof/>
                <w:webHidden/>
              </w:rPr>
              <w:instrText xml:space="preserve"> PAGEREF _Toc212149820 \h </w:instrText>
            </w:r>
            <w:r>
              <w:rPr>
                <w:noProof/>
                <w:webHidden/>
              </w:rPr>
            </w:r>
            <w:r>
              <w:rPr>
                <w:noProof/>
                <w:webHidden/>
              </w:rPr>
              <w:fldChar w:fldCharType="separate"/>
            </w:r>
            <w:r w:rsidR="006F2EDC">
              <w:rPr>
                <w:noProof/>
                <w:webHidden/>
              </w:rPr>
              <w:t>28</w:t>
            </w:r>
            <w:r>
              <w:rPr>
                <w:noProof/>
                <w:webHidden/>
              </w:rPr>
              <w:fldChar w:fldCharType="end"/>
            </w:r>
          </w:hyperlink>
        </w:p>
        <w:p w14:paraId="7BE59142" w14:textId="30A09358" w:rsidR="00127B96" w:rsidRDefault="00127B96">
          <w:pPr>
            <w:pStyle w:val="TOC3"/>
            <w:tabs>
              <w:tab w:val="right" w:leader="dot" w:pos="8297"/>
            </w:tabs>
            <w:rPr>
              <w:rFonts w:asciiTheme="minorHAnsi" w:hAnsiTheme="minorHAnsi"/>
              <w:noProof/>
              <w:kern w:val="2"/>
              <w:szCs w:val="24"/>
              <w14:ligatures w14:val="standardContextual"/>
            </w:rPr>
          </w:pPr>
          <w:hyperlink w:anchor="_Toc212149821" w:history="1">
            <w:r w:rsidRPr="00D3322F">
              <w:rPr>
                <w:rStyle w:val="Hyperlink"/>
                <w:noProof/>
              </w:rPr>
              <w:t>4.4.3 Engagement in Coitus</w:t>
            </w:r>
            <w:r>
              <w:rPr>
                <w:noProof/>
                <w:webHidden/>
              </w:rPr>
              <w:tab/>
            </w:r>
            <w:r>
              <w:rPr>
                <w:noProof/>
                <w:webHidden/>
              </w:rPr>
              <w:fldChar w:fldCharType="begin"/>
            </w:r>
            <w:r>
              <w:rPr>
                <w:noProof/>
                <w:webHidden/>
              </w:rPr>
              <w:instrText xml:space="preserve"> PAGEREF _Toc212149821 \h </w:instrText>
            </w:r>
            <w:r>
              <w:rPr>
                <w:noProof/>
                <w:webHidden/>
              </w:rPr>
            </w:r>
            <w:r>
              <w:rPr>
                <w:noProof/>
                <w:webHidden/>
              </w:rPr>
              <w:fldChar w:fldCharType="separate"/>
            </w:r>
            <w:r w:rsidR="006F2EDC">
              <w:rPr>
                <w:noProof/>
                <w:webHidden/>
              </w:rPr>
              <w:t>29</w:t>
            </w:r>
            <w:r>
              <w:rPr>
                <w:noProof/>
                <w:webHidden/>
              </w:rPr>
              <w:fldChar w:fldCharType="end"/>
            </w:r>
          </w:hyperlink>
        </w:p>
        <w:p w14:paraId="3102850B" w14:textId="37E7EE81" w:rsidR="00127B96" w:rsidRDefault="00127B96">
          <w:pPr>
            <w:pStyle w:val="TOC3"/>
            <w:tabs>
              <w:tab w:val="right" w:leader="dot" w:pos="8297"/>
            </w:tabs>
            <w:rPr>
              <w:rFonts w:asciiTheme="minorHAnsi" w:hAnsiTheme="minorHAnsi"/>
              <w:noProof/>
              <w:kern w:val="2"/>
              <w:szCs w:val="24"/>
              <w14:ligatures w14:val="standardContextual"/>
            </w:rPr>
          </w:pPr>
          <w:hyperlink w:anchor="_Toc212149822" w:history="1">
            <w:r w:rsidRPr="00D3322F">
              <w:rPr>
                <w:rStyle w:val="Hyperlink"/>
                <w:noProof/>
              </w:rPr>
              <w:t xml:space="preserve">4.4.4 </w:t>
            </w:r>
            <w:r w:rsidRPr="00D3322F">
              <w:rPr>
                <w:rStyle w:val="Hyperlink"/>
                <w:rFonts w:eastAsia="Times New Roman" w:cs="Times New Roman"/>
                <w:noProof/>
              </w:rPr>
              <w:t>Factors Associated with Depression Among Adolescents with HIV/AIDS</w:t>
            </w:r>
            <w:r>
              <w:rPr>
                <w:noProof/>
                <w:webHidden/>
              </w:rPr>
              <w:tab/>
            </w:r>
            <w:r>
              <w:rPr>
                <w:noProof/>
                <w:webHidden/>
              </w:rPr>
              <w:fldChar w:fldCharType="begin"/>
            </w:r>
            <w:r>
              <w:rPr>
                <w:noProof/>
                <w:webHidden/>
              </w:rPr>
              <w:instrText xml:space="preserve"> PAGEREF _Toc212149822 \h </w:instrText>
            </w:r>
            <w:r>
              <w:rPr>
                <w:noProof/>
                <w:webHidden/>
              </w:rPr>
            </w:r>
            <w:r>
              <w:rPr>
                <w:noProof/>
                <w:webHidden/>
              </w:rPr>
              <w:fldChar w:fldCharType="separate"/>
            </w:r>
            <w:r w:rsidR="006F2EDC">
              <w:rPr>
                <w:noProof/>
                <w:webHidden/>
              </w:rPr>
              <w:t>30</w:t>
            </w:r>
            <w:r>
              <w:rPr>
                <w:noProof/>
                <w:webHidden/>
              </w:rPr>
              <w:fldChar w:fldCharType="end"/>
            </w:r>
          </w:hyperlink>
        </w:p>
        <w:p w14:paraId="48B6B869" w14:textId="6A9CABAD" w:rsidR="00127B96" w:rsidRDefault="00127B96">
          <w:pPr>
            <w:pStyle w:val="TOC3"/>
            <w:tabs>
              <w:tab w:val="right" w:leader="dot" w:pos="8297"/>
            </w:tabs>
            <w:rPr>
              <w:rFonts w:asciiTheme="minorHAnsi" w:hAnsiTheme="minorHAnsi"/>
              <w:noProof/>
              <w:kern w:val="2"/>
              <w:szCs w:val="24"/>
              <w14:ligatures w14:val="standardContextual"/>
            </w:rPr>
          </w:pPr>
          <w:hyperlink w:anchor="_Toc212149823" w:history="1">
            <w:r w:rsidRPr="00D3322F">
              <w:rPr>
                <w:rStyle w:val="Hyperlink"/>
                <w:noProof/>
              </w:rPr>
              <w:t xml:space="preserve">4.4.5 </w:t>
            </w:r>
            <w:r w:rsidRPr="00D3322F">
              <w:rPr>
                <w:rStyle w:val="Hyperlink"/>
                <w:rFonts w:eastAsia="Times New Roman" w:cs="Times New Roman"/>
                <w:noProof/>
              </w:rPr>
              <w:t>Factors Associated with PTSD Among Adolescents with HIV/AIDS</w:t>
            </w:r>
            <w:r>
              <w:rPr>
                <w:noProof/>
                <w:webHidden/>
              </w:rPr>
              <w:tab/>
            </w:r>
            <w:r>
              <w:rPr>
                <w:noProof/>
                <w:webHidden/>
              </w:rPr>
              <w:fldChar w:fldCharType="begin"/>
            </w:r>
            <w:r>
              <w:rPr>
                <w:noProof/>
                <w:webHidden/>
              </w:rPr>
              <w:instrText xml:space="preserve"> PAGEREF _Toc212149823 \h </w:instrText>
            </w:r>
            <w:r>
              <w:rPr>
                <w:noProof/>
                <w:webHidden/>
              </w:rPr>
            </w:r>
            <w:r>
              <w:rPr>
                <w:noProof/>
                <w:webHidden/>
              </w:rPr>
              <w:fldChar w:fldCharType="separate"/>
            </w:r>
            <w:r w:rsidR="006F2EDC">
              <w:rPr>
                <w:noProof/>
                <w:webHidden/>
              </w:rPr>
              <w:t>31</w:t>
            </w:r>
            <w:r>
              <w:rPr>
                <w:noProof/>
                <w:webHidden/>
              </w:rPr>
              <w:fldChar w:fldCharType="end"/>
            </w:r>
          </w:hyperlink>
        </w:p>
        <w:p w14:paraId="24CD5D94" w14:textId="33E9FD2A" w:rsidR="00127B96" w:rsidRDefault="00127B96">
          <w:pPr>
            <w:pStyle w:val="TOC2"/>
            <w:tabs>
              <w:tab w:val="right" w:leader="dot" w:pos="8297"/>
            </w:tabs>
            <w:rPr>
              <w:rFonts w:asciiTheme="minorHAnsi" w:hAnsiTheme="minorHAnsi"/>
              <w:noProof/>
              <w:kern w:val="2"/>
              <w:szCs w:val="24"/>
              <w14:ligatures w14:val="standardContextual"/>
            </w:rPr>
          </w:pPr>
          <w:hyperlink w:anchor="_Toc212149824" w:history="1">
            <w:r w:rsidRPr="00D3322F">
              <w:rPr>
                <w:rStyle w:val="Hyperlink"/>
                <w:noProof/>
              </w:rPr>
              <w:t xml:space="preserve">4.5 </w:t>
            </w:r>
            <w:r w:rsidRPr="00D3322F">
              <w:rPr>
                <w:rStyle w:val="Hyperlink"/>
                <w:rFonts w:eastAsia="Times New Roman"/>
                <w:noProof/>
              </w:rPr>
              <w:t>Association Between the Psychosocial Wellbeing and Mental Health</w:t>
            </w:r>
            <w:r>
              <w:rPr>
                <w:noProof/>
                <w:webHidden/>
              </w:rPr>
              <w:tab/>
            </w:r>
            <w:r>
              <w:rPr>
                <w:noProof/>
                <w:webHidden/>
              </w:rPr>
              <w:fldChar w:fldCharType="begin"/>
            </w:r>
            <w:r>
              <w:rPr>
                <w:noProof/>
                <w:webHidden/>
              </w:rPr>
              <w:instrText xml:space="preserve"> PAGEREF _Toc212149824 \h </w:instrText>
            </w:r>
            <w:r>
              <w:rPr>
                <w:noProof/>
                <w:webHidden/>
              </w:rPr>
            </w:r>
            <w:r>
              <w:rPr>
                <w:noProof/>
                <w:webHidden/>
              </w:rPr>
              <w:fldChar w:fldCharType="separate"/>
            </w:r>
            <w:r w:rsidR="006F2EDC">
              <w:rPr>
                <w:noProof/>
                <w:webHidden/>
              </w:rPr>
              <w:t>33</w:t>
            </w:r>
            <w:r>
              <w:rPr>
                <w:noProof/>
                <w:webHidden/>
              </w:rPr>
              <w:fldChar w:fldCharType="end"/>
            </w:r>
          </w:hyperlink>
        </w:p>
        <w:p w14:paraId="758BAA8A" w14:textId="0A0174ED" w:rsidR="00127B96" w:rsidRDefault="00127B96">
          <w:pPr>
            <w:pStyle w:val="TOC3"/>
            <w:tabs>
              <w:tab w:val="right" w:leader="dot" w:pos="8297"/>
            </w:tabs>
            <w:rPr>
              <w:rFonts w:asciiTheme="minorHAnsi" w:hAnsiTheme="minorHAnsi"/>
              <w:noProof/>
              <w:kern w:val="2"/>
              <w:szCs w:val="24"/>
              <w14:ligatures w14:val="standardContextual"/>
            </w:rPr>
          </w:pPr>
          <w:hyperlink w:anchor="_Toc212149825" w:history="1">
            <w:r w:rsidRPr="00D3322F">
              <w:rPr>
                <w:rStyle w:val="Hyperlink"/>
                <w:noProof/>
              </w:rPr>
              <w:t xml:space="preserve">4.5.1 </w:t>
            </w:r>
            <w:r w:rsidRPr="00D3322F">
              <w:rPr>
                <w:rStyle w:val="Hyperlink"/>
                <w:rFonts w:eastAsia="Times New Roman"/>
                <w:noProof/>
              </w:rPr>
              <w:t>Association Between the Psychosocial Wellbeing and Depression</w:t>
            </w:r>
            <w:r>
              <w:rPr>
                <w:noProof/>
                <w:webHidden/>
              </w:rPr>
              <w:tab/>
            </w:r>
            <w:r>
              <w:rPr>
                <w:noProof/>
                <w:webHidden/>
              </w:rPr>
              <w:fldChar w:fldCharType="begin"/>
            </w:r>
            <w:r>
              <w:rPr>
                <w:noProof/>
                <w:webHidden/>
              </w:rPr>
              <w:instrText xml:space="preserve"> PAGEREF _Toc212149825 \h </w:instrText>
            </w:r>
            <w:r>
              <w:rPr>
                <w:noProof/>
                <w:webHidden/>
              </w:rPr>
            </w:r>
            <w:r>
              <w:rPr>
                <w:noProof/>
                <w:webHidden/>
              </w:rPr>
              <w:fldChar w:fldCharType="separate"/>
            </w:r>
            <w:r w:rsidR="006F2EDC">
              <w:rPr>
                <w:noProof/>
                <w:webHidden/>
              </w:rPr>
              <w:t>33</w:t>
            </w:r>
            <w:r>
              <w:rPr>
                <w:noProof/>
                <w:webHidden/>
              </w:rPr>
              <w:fldChar w:fldCharType="end"/>
            </w:r>
          </w:hyperlink>
        </w:p>
        <w:p w14:paraId="0A1A5DAE" w14:textId="1F8A31B4" w:rsidR="00127B96" w:rsidRDefault="00127B96">
          <w:pPr>
            <w:pStyle w:val="TOC3"/>
            <w:tabs>
              <w:tab w:val="right" w:leader="dot" w:pos="8297"/>
            </w:tabs>
            <w:rPr>
              <w:rFonts w:asciiTheme="minorHAnsi" w:hAnsiTheme="minorHAnsi"/>
              <w:noProof/>
              <w:kern w:val="2"/>
              <w:szCs w:val="24"/>
              <w14:ligatures w14:val="standardContextual"/>
            </w:rPr>
          </w:pPr>
          <w:hyperlink w:anchor="_Toc212149826" w:history="1">
            <w:r w:rsidRPr="00D3322F">
              <w:rPr>
                <w:rStyle w:val="Hyperlink"/>
                <w:noProof/>
              </w:rPr>
              <w:t xml:space="preserve">4.5.2 </w:t>
            </w:r>
            <w:r w:rsidRPr="00D3322F">
              <w:rPr>
                <w:rStyle w:val="Hyperlink"/>
                <w:rFonts w:eastAsia="Times New Roman"/>
                <w:noProof/>
              </w:rPr>
              <w:t>Association Between the Psychosocial Wellbeing and PTSD</w:t>
            </w:r>
            <w:r>
              <w:rPr>
                <w:noProof/>
                <w:webHidden/>
              </w:rPr>
              <w:tab/>
            </w:r>
            <w:r>
              <w:rPr>
                <w:noProof/>
                <w:webHidden/>
              </w:rPr>
              <w:fldChar w:fldCharType="begin"/>
            </w:r>
            <w:r>
              <w:rPr>
                <w:noProof/>
                <w:webHidden/>
              </w:rPr>
              <w:instrText xml:space="preserve"> PAGEREF _Toc212149826 \h </w:instrText>
            </w:r>
            <w:r>
              <w:rPr>
                <w:noProof/>
                <w:webHidden/>
              </w:rPr>
            </w:r>
            <w:r>
              <w:rPr>
                <w:noProof/>
                <w:webHidden/>
              </w:rPr>
              <w:fldChar w:fldCharType="separate"/>
            </w:r>
            <w:r w:rsidR="006F2EDC">
              <w:rPr>
                <w:noProof/>
                <w:webHidden/>
              </w:rPr>
              <w:t>34</w:t>
            </w:r>
            <w:r>
              <w:rPr>
                <w:noProof/>
                <w:webHidden/>
              </w:rPr>
              <w:fldChar w:fldCharType="end"/>
            </w:r>
          </w:hyperlink>
        </w:p>
        <w:p w14:paraId="3088A544" w14:textId="3722F06C" w:rsidR="00127B96" w:rsidRDefault="00127B96">
          <w:pPr>
            <w:pStyle w:val="TOC3"/>
            <w:tabs>
              <w:tab w:val="right" w:leader="dot" w:pos="8297"/>
            </w:tabs>
            <w:rPr>
              <w:rFonts w:asciiTheme="minorHAnsi" w:hAnsiTheme="minorHAnsi"/>
              <w:noProof/>
              <w:kern w:val="2"/>
              <w:szCs w:val="24"/>
              <w14:ligatures w14:val="standardContextual"/>
            </w:rPr>
          </w:pPr>
          <w:hyperlink w:anchor="_Toc212149827" w:history="1">
            <w:r w:rsidRPr="00D3322F">
              <w:rPr>
                <w:rStyle w:val="Hyperlink"/>
                <w:noProof/>
              </w:rPr>
              <w:t>4.5.3 Analysis of Variance on Depression</w:t>
            </w:r>
            <w:r>
              <w:rPr>
                <w:noProof/>
                <w:webHidden/>
              </w:rPr>
              <w:tab/>
            </w:r>
            <w:r>
              <w:rPr>
                <w:noProof/>
                <w:webHidden/>
              </w:rPr>
              <w:fldChar w:fldCharType="begin"/>
            </w:r>
            <w:r>
              <w:rPr>
                <w:noProof/>
                <w:webHidden/>
              </w:rPr>
              <w:instrText xml:space="preserve"> PAGEREF _Toc212149827 \h </w:instrText>
            </w:r>
            <w:r>
              <w:rPr>
                <w:noProof/>
                <w:webHidden/>
              </w:rPr>
            </w:r>
            <w:r>
              <w:rPr>
                <w:noProof/>
                <w:webHidden/>
              </w:rPr>
              <w:fldChar w:fldCharType="separate"/>
            </w:r>
            <w:r w:rsidR="006F2EDC">
              <w:rPr>
                <w:noProof/>
                <w:webHidden/>
              </w:rPr>
              <w:t>35</w:t>
            </w:r>
            <w:r>
              <w:rPr>
                <w:noProof/>
                <w:webHidden/>
              </w:rPr>
              <w:fldChar w:fldCharType="end"/>
            </w:r>
          </w:hyperlink>
        </w:p>
        <w:p w14:paraId="0538FF5E" w14:textId="6785371C" w:rsidR="00127B96" w:rsidRDefault="00127B96">
          <w:pPr>
            <w:pStyle w:val="TOC3"/>
            <w:tabs>
              <w:tab w:val="right" w:leader="dot" w:pos="8297"/>
            </w:tabs>
            <w:rPr>
              <w:rFonts w:asciiTheme="minorHAnsi" w:hAnsiTheme="minorHAnsi"/>
              <w:noProof/>
              <w:kern w:val="2"/>
              <w:szCs w:val="24"/>
              <w14:ligatures w14:val="standardContextual"/>
            </w:rPr>
          </w:pPr>
          <w:hyperlink w:anchor="_Toc212149828" w:history="1">
            <w:r w:rsidRPr="00D3322F">
              <w:rPr>
                <w:rStyle w:val="Hyperlink"/>
                <w:noProof/>
              </w:rPr>
              <w:t>4.5.4 Analysis of Variance on PTSD</w:t>
            </w:r>
            <w:r>
              <w:rPr>
                <w:noProof/>
                <w:webHidden/>
              </w:rPr>
              <w:tab/>
            </w:r>
            <w:r>
              <w:rPr>
                <w:noProof/>
                <w:webHidden/>
              </w:rPr>
              <w:fldChar w:fldCharType="begin"/>
            </w:r>
            <w:r>
              <w:rPr>
                <w:noProof/>
                <w:webHidden/>
              </w:rPr>
              <w:instrText xml:space="preserve"> PAGEREF _Toc212149828 \h </w:instrText>
            </w:r>
            <w:r>
              <w:rPr>
                <w:noProof/>
                <w:webHidden/>
              </w:rPr>
            </w:r>
            <w:r>
              <w:rPr>
                <w:noProof/>
                <w:webHidden/>
              </w:rPr>
              <w:fldChar w:fldCharType="separate"/>
            </w:r>
            <w:r w:rsidR="006F2EDC">
              <w:rPr>
                <w:noProof/>
                <w:webHidden/>
              </w:rPr>
              <w:t>36</w:t>
            </w:r>
            <w:r>
              <w:rPr>
                <w:noProof/>
                <w:webHidden/>
              </w:rPr>
              <w:fldChar w:fldCharType="end"/>
            </w:r>
          </w:hyperlink>
        </w:p>
        <w:p w14:paraId="76A96E92" w14:textId="25532C12" w:rsidR="00127B96" w:rsidRDefault="00127B96">
          <w:pPr>
            <w:pStyle w:val="TOC2"/>
            <w:tabs>
              <w:tab w:val="right" w:leader="dot" w:pos="8297"/>
            </w:tabs>
            <w:rPr>
              <w:rFonts w:asciiTheme="minorHAnsi" w:hAnsiTheme="minorHAnsi"/>
              <w:noProof/>
              <w:kern w:val="2"/>
              <w:szCs w:val="24"/>
              <w14:ligatures w14:val="standardContextual"/>
            </w:rPr>
          </w:pPr>
          <w:hyperlink w:anchor="_Toc212149829" w:history="1">
            <w:r w:rsidRPr="00D3322F">
              <w:rPr>
                <w:rStyle w:val="Hyperlink"/>
                <w:rFonts w:eastAsia="Times New Roman"/>
                <w:noProof/>
              </w:rPr>
              <w:t xml:space="preserve">4.6 </w:t>
            </w:r>
            <w:r w:rsidRPr="00D3322F">
              <w:rPr>
                <w:rStyle w:val="Hyperlink"/>
                <w:rFonts w:eastAsia="Times New Roman"/>
                <w:noProof/>
                <w:lang w:val="en-GB"/>
              </w:rPr>
              <w:t>Mental Health Services Available for Adolescents</w:t>
            </w:r>
            <w:r>
              <w:rPr>
                <w:noProof/>
                <w:webHidden/>
              </w:rPr>
              <w:tab/>
            </w:r>
            <w:r>
              <w:rPr>
                <w:noProof/>
                <w:webHidden/>
              </w:rPr>
              <w:fldChar w:fldCharType="begin"/>
            </w:r>
            <w:r>
              <w:rPr>
                <w:noProof/>
                <w:webHidden/>
              </w:rPr>
              <w:instrText xml:space="preserve"> PAGEREF _Toc212149829 \h </w:instrText>
            </w:r>
            <w:r>
              <w:rPr>
                <w:noProof/>
                <w:webHidden/>
              </w:rPr>
            </w:r>
            <w:r>
              <w:rPr>
                <w:noProof/>
                <w:webHidden/>
              </w:rPr>
              <w:fldChar w:fldCharType="separate"/>
            </w:r>
            <w:r w:rsidR="006F2EDC">
              <w:rPr>
                <w:noProof/>
                <w:webHidden/>
              </w:rPr>
              <w:t>36</w:t>
            </w:r>
            <w:r>
              <w:rPr>
                <w:noProof/>
                <w:webHidden/>
              </w:rPr>
              <w:fldChar w:fldCharType="end"/>
            </w:r>
          </w:hyperlink>
        </w:p>
        <w:p w14:paraId="5D03C46F" w14:textId="448CEE5D" w:rsidR="00127B96" w:rsidRDefault="00127B96">
          <w:pPr>
            <w:pStyle w:val="TOC3"/>
            <w:tabs>
              <w:tab w:val="right" w:leader="dot" w:pos="8297"/>
            </w:tabs>
            <w:rPr>
              <w:rFonts w:asciiTheme="minorHAnsi" w:hAnsiTheme="minorHAnsi"/>
              <w:noProof/>
              <w:kern w:val="2"/>
              <w:szCs w:val="24"/>
              <w14:ligatures w14:val="standardContextual"/>
            </w:rPr>
          </w:pPr>
          <w:hyperlink w:anchor="_Toc212149830" w:history="1">
            <w:r w:rsidRPr="00D3322F">
              <w:rPr>
                <w:rStyle w:val="Hyperlink"/>
                <w:rFonts w:eastAsia="Times New Roman"/>
                <w:noProof/>
                <w:lang w:val="en-GB"/>
              </w:rPr>
              <w:t>4.6.1 Occurrence of Violence</w:t>
            </w:r>
            <w:r>
              <w:rPr>
                <w:noProof/>
                <w:webHidden/>
              </w:rPr>
              <w:tab/>
            </w:r>
            <w:r>
              <w:rPr>
                <w:noProof/>
                <w:webHidden/>
              </w:rPr>
              <w:fldChar w:fldCharType="begin"/>
            </w:r>
            <w:r>
              <w:rPr>
                <w:noProof/>
                <w:webHidden/>
              </w:rPr>
              <w:instrText xml:space="preserve"> PAGEREF _Toc212149830 \h </w:instrText>
            </w:r>
            <w:r>
              <w:rPr>
                <w:noProof/>
                <w:webHidden/>
              </w:rPr>
            </w:r>
            <w:r>
              <w:rPr>
                <w:noProof/>
                <w:webHidden/>
              </w:rPr>
              <w:fldChar w:fldCharType="separate"/>
            </w:r>
            <w:r w:rsidR="006F2EDC">
              <w:rPr>
                <w:noProof/>
                <w:webHidden/>
              </w:rPr>
              <w:t>36</w:t>
            </w:r>
            <w:r>
              <w:rPr>
                <w:noProof/>
                <w:webHidden/>
              </w:rPr>
              <w:fldChar w:fldCharType="end"/>
            </w:r>
          </w:hyperlink>
        </w:p>
        <w:p w14:paraId="7493B7A7" w14:textId="5E8B805E" w:rsidR="00127B96" w:rsidRDefault="00127B96">
          <w:pPr>
            <w:pStyle w:val="TOC3"/>
            <w:tabs>
              <w:tab w:val="right" w:leader="dot" w:pos="8297"/>
            </w:tabs>
            <w:rPr>
              <w:rFonts w:asciiTheme="minorHAnsi" w:hAnsiTheme="minorHAnsi"/>
              <w:noProof/>
              <w:kern w:val="2"/>
              <w:szCs w:val="24"/>
              <w14:ligatures w14:val="standardContextual"/>
            </w:rPr>
          </w:pPr>
          <w:hyperlink w:anchor="_Toc212149831" w:history="1">
            <w:r w:rsidRPr="00D3322F">
              <w:rPr>
                <w:rStyle w:val="Hyperlink"/>
                <w:noProof/>
                <w:lang w:val="en-GB"/>
              </w:rPr>
              <w:t>4.6.2 Reasons for Visiting Clinic</w:t>
            </w:r>
            <w:r>
              <w:rPr>
                <w:noProof/>
                <w:webHidden/>
              </w:rPr>
              <w:tab/>
            </w:r>
            <w:r>
              <w:rPr>
                <w:noProof/>
                <w:webHidden/>
              </w:rPr>
              <w:fldChar w:fldCharType="begin"/>
            </w:r>
            <w:r>
              <w:rPr>
                <w:noProof/>
                <w:webHidden/>
              </w:rPr>
              <w:instrText xml:space="preserve"> PAGEREF _Toc212149831 \h </w:instrText>
            </w:r>
            <w:r>
              <w:rPr>
                <w:noProof/>
                <w:webHidden/>
              </w:rPr>
            </w:r>
            <w:r>
              <w:rPr>
                <w:noProof/>
                <w:webHidden/>
              </w:rPr>
              <w:fldChar w:fldCharType="separate"/>
            </w:r>
            <w:r w:rsidR="006F2EDC">
              <w:rPr>
                <w:noProof/>
                <w:webHidden/>
              </w:rPr>
              <w:t>37</w:t>
            </w:r>
            <w:r>
              <w:rPr>
                <w:noProof/>
                <w:webHidden/>
              </w:rPr>
              <w:fldChar w:fldCharType="end"/>
            </w:r>
          </w:hyperlink>
        </w:p>
        <w:p w14:paraId="61F97FFF" w14:textId="2DE17E8C" w:rsidR="00127B96" w:rsidRDefault="00127B96">
          <w:pPr>
            <w:pStyle w:val="TOC3"/>
            <w:tabs>
              <w:tab w:val="right" w:leader="dot" w:pos="8297"/>
            </w:tabs>
            <w:rPr>
              <w:rFonts w:asciiTheme="minorHAnsi" w:hAnsiTheme="minorHAnsi"/>
              <w:noProof/>
              <w:kern w:val="2"/>
              <w:szCs w:val="24"/>
              <w14:ligatures w14:val="standardContextual"/>
            </w:rPr>
          </w:pPr>
          <w:hyperlink w:anchor="_Toc212149832" w:history="1">
            <w:r w:rsidRPr="00D3322F">
              <w:rPr>
                <w:rStyle w:val="Hyperlink"/>
                <w:rFonts w:eastAsia="Times New Roman"/>
                <w:noProof/>
              </w:rPr>
              <w:t>4.6.3 Frequency of Missing Medication</w:t>
            </w:r>
            <w:r>
              <w:rPr>
                <w:noProof/>
                <w:webHidden/>
              </w:rPr>
              <w:tab/>
            </w:r>
            <w:r>
              <w:rPr>
                <w:noProof/>
                <w:webHidden/>
              </w:rPr>
              <w:fldChar w:fldCharType="begin"/>
            </w:r>
            <w:r>
              <w:rPr>
                <w:noProof/>
                <w:webHidden/>
              </w:rPr>
              <w:instrText xml:space="preserve"> PAGEREF _Toc212149832 \h </w:instrText>
            </w:r>
            <w:r>
              <w:rPr>
                <w:noProof/>
                <w:webHidden/>
              </w:rPr>
            </w:r>
            <w:r>
              <w:rPr>
                <w:noProof/>
                <w:webHidden/>
              </w:rPr>
              <w:fldChar w:fldCharType="separate"/>
            </w:r>
            <w:r w:rsidR="006F2EDC">
              <w:rPr>
                <w:noProof/>
                <w:webHidden/>
              </w:rPr>
              <w:t>38</w:t>
            </w:r>
            <w:r>
              <w:rPr>
                <w:noProof/>
                <w:webHidden/>
              </w:rPr>
              <w:fldChar w:fldCharType="end"/>
            </w:r>
          </w:hyperlink>
        </w:p>
        <w:p w14:paraId="3BB03D11" w14:textId="7C12ECAE" w:rsidR="00127B96" w:rsidRDefault="00127B96">
          <w:pPr>
            <w:pStyle w:val="TOC3"/>
            <w:tabs>
              <w:tab w:val="right" w:leader="dot" w:pos="8297"/>
            </w:tabs>
            <w:rPr>
              <w:rFonts w:asciiTheme="minorHAnsi" w:hAnsiTheme="minorHAnsi"/>
              <w:noProof/>
              <w:kern w:val="2"/>
              <w:szCs w:val="24"/>
              <w14:ligatures w14:val="standardContextual"/>
            </w:rPr>
          </w:pPr>
          <w:hyperlink w:anchor="_Toc212149833" w:history="1">
            <w:r w:rsidRPr="00D3322F">
              <w:rPr>
                <w:rStyle w:val="Hyperlink"/>
                <w:rFonts w:eastAsia="Times New Roman"/>
                <w:noProof/>
              </w:rPr>
              <w:t>4.6.4 Source of Help for Sadness/Anxiety/Depression</w:t>
            </w:r>
            <w:r>
              <w:rPr>
                <w:noProof/>
                <w:webHidden/>
              </w:rPr>
              <w:tab/>
            </w:r>
            <w:r>
              <w:rPr>
                <w:noProof/>
                <w:webHidden/>
              </w:rPr>
              <w:fldChar w:fldCharType="begin"/>
            </w:r>
            <w:r>
              <w:rPr>
                <w:noProof/>
                <w:webHidden/>
              </w:rPr>
              <w:instrText xml:space="preserve"> PAGEREF _Toc212149833 \h </w:instrText>
            </w:r>
            <w:r>
              <w:rPr>
                <w:noProof/>
                <w:webHidden/>
              </w:rPr>
            </w:r>
            <w:r>
              <w:rPr>
                <w:noProof/>
                <w:webHidden/>
              </w:rPr>
              <w:fldChar w:fldCharType="separate"/>
            </w:r>
            <w:r w:rsidR="006F2EDC">
              <w:rPr>
                <w:noProof/>
                <w:webHidden/>
              </w:rPr>
              <w:t>38</w:t>
            </w:r>
            <w:r>
              <w:rPr>
                <w:noProof/>
                <w:webHidden/>
              </w:rPr>
              <w:fldChar w:fldCharType="end"/>
            </w:r>
          </w:hyperlink>
        </w:p>
        <w:p w14:paraId="73239070" w14:textId="3DA7D6B4" w:rsidR="00127B96" w:rsidRDefault="00127B96">
          <w:pPr>
            <w:pStyle w:val="TOC3"/>
            <w:tabs>
              <w:tab w:val="right" w:leader="dot" w:pos="8297"/>
            </w:tabs>
            <w:rPr>
              <w:rFonts w:asciiTheme="minorHAnsi" w:hAnsiTheme="minorHAnsi"/>
              <w:noProof/>
              <w:kern w:val="2"/>
              <w:szCs w:val="24"/>
              <w14:ligatures w14:val="standardContextual"/>
            </w:rPr>
          </w:pPr>
          <w:hyperlink w:anchor="_Toc212149834" w:history="1">
            <w:r w:rsidRPr="00D3322F">
              <w:rPr>
                <w:rStyle w:val="Hyperlink"/>
                <w:noProof/>
              </w:rPr>
              <w:t xml:space="preserve">4.7.8 Multiple Coefficients on </w:t>
            </w:r>
            <w:r w:rsidRPr="00D3322F">
              <w:rPr>
                <w:rStyle w:val="Hyperlink"/>
                <w:rFonts w:eastAsia="Times New Roman" w:cs="Times New Roman"/>
                <w:noProof/>
              </w:rPr>
              <w:t>Depression and PTSD Among Adolescents</w:t>
            </w:r>
            <w:r>
              <w:rPr>
                <w:noProof/>
                <w:webHidden/>
              </w:rPr>
              <w:tab/>
            </w:r>
            <w:r>
              <w:rPr>
                <w:noProof/>
                <w:webHidden/>
              </w:rPr>
              <w:fldChar w:fldCharType="begin"/>
            </w:r>
            <w:r>
              <w:rPr>
                <w:noProof/>
                <w:webHidden/>
              </w:rPr>
              <w:instrText xml:space="preserve"> PAGEREF _Toc212149834 \h </w:instrText>
            </w:r>
            <w:r>
              <w:rPr>
                <w:noProof/>
                <w:webHidden/>
              </w:rPr>
            </w:r>
            <w:r>
              <w:rPr>
                <w:noProof/>
                <w:webHidden/>
              </w:rPr>
              <w:fldChar w:fldCharType="separate"/>
            </w:r>
            <w:r w:rsidR="006F2EDC">
              <w:rPr>
                <w:noProof/>
                <w:webHidden/>
              </w:rPr>
              <w:t>39</w:t>
            </w:r>
            <w:r>
              <w:rPr>
                <w:noProof/>
                <w:webHidden/>
              </w:rPr>
              <w:fldChar w:fldCharType="end"/>
            </w:r>
          </w:hyperlink>
        </w:p>
        <w:p w14:paraId="3668FBAB" w14:textId="5A517C62"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835" w:history="1">
            <w:r w:rsidRPr="00D3322F">
              <w:rPr>
                <w:rStyle w:val="Hyperlink"/>
                <w:noProof/>
              </w:rPr>
              <w:t>CHAPTER FIVE: DISCUSSION, CONCLUSION AND RECOMMENDATIONS</w:t>
            </w:r>
            <w:r>
              <w:rPr>
                <w:noProof/>
                <w:webHidden/>
              </w:rPr>
              <w:tab/>
            </w:r>
            <w:r>
              <w:rPr>
                <w:noProof/>
                <w:webHidden/>
              </w:rPr>
              <w:fldChar w:fldCharType="begin"/>
            </w:r>
            <w:r>
              <w:rPr>
                <w:noProof/>
                <w:webHidden/>
              </w:rPr>
              <w:instrText xml:space="preserve"> PAGEREF _Toc212149835 \h </w:instrText>
            </w:r>
            <w:r>
              <w:rPr>
                <w:noProof/>
                <w:webHidden/>
              </w:rPr>
            </w:r>
            <w:r>
              <w:rPr>
                <w:noProof/>
                <w:webHidden/>
              </w:rPr>
              <w:fldChar w:fldCharType="separate"/>
            </w:r>
            <w:r w:rsidR="006F2EDC">
              <w:rPr>
                <w:noProof/>
                <w:webHidden/>
              </w:rPr>
              <w:t>40</w:t>
            </w:r>
            <w:r>
              <w:rPr>
                <w:noProof/>
                <w:webHidden/>
              </w:rPr>
              <w:fldChar w:fldCharType="end"/>
            </w:r>
          </w:hyperlink>
        </w:p>
        <w:p w14:paraId="748BA702" w14:textId="25842D7A" w:rsidR="00127B96" w:rsidRDefault="00127B96">
          <w:pPr>
            <w:pStyle w:val="TOC2"/>
            <w:tabs>
              <w:tab w:val="right" w:leader="dot" w:pos="8297"/>
            </w:tabs>
            <w:rPr>
              <w:rFonts w:asciiTheme="minorHAnsi" w:hAnsiTheme="minorHAnsi"/>
              <w:noProof/>
              <w:kern w:val="2"/>
              <w:szCs w:val="24"/>
              <w14:ligatures w14:val="standardContextual"/>
            </w:rPr>
          </w:pPr>
          <w:hyperlink w:anchor="_Toc212149836" w:history="1">
            <w:r w:rsidRPr="00D3322F">
              <w:rPr>
                <w:rStyle w:val="Hyperlink"/>
                <w:noProof/>
              </w:rPr>
              <w:t>5.1 Introduction</w:t>
            </w:r>
            <w:r>
              <w:rPr>
                <w:noProof/>
                <w:webHidden/>
              </w:rPr>
              <w:tab/>
            </w:r>
            <w:r>
              <w:rPr>
                <w:noProof/>
                <w:webHidden/>
              </w:rPr>
              <w:fldChar w:fldCharType="begin"/>
            </w:r>
            <w:r>
              <w:rPr>
                <w:noProof/>
                <w:webHidden/>
              </w:rPr>
              <w:instrText xml:space="preserve"> PAGEREF _Toc212149836 \h </w:instrText>
            </w:r>
            <w:r>
              <w:rPr>
                <w:noProof/>
                <w:webHidden/>
              </w:rPr>
            </w:r>
            <w:r>
              <w:rPr>
                <w:noProof/>
                <w:webHidden/>
              </w:rPr>
              <w:fldChar w:fldCharType="separate"/>
            </w:r>
            <w:r w:rsidR="006F2EDC">
              <w:rPr>
                <w:noProof/>
                <w:webHidden/>
              </w:rPr>
              <w:t>40</w:t>
            </w:r>
            <w:r>
              <w:rPr>
                <w:noProof/>
                <w:webHidden/>
              </w:rPr>
              <w:fldChar w:fldCharType="end"/>
            </w:r>
          </w:hyperlink>
        </w:p>
        <w:p w14:paraId="2C92FA67" w14:textId="2F1317BB" w:rsidR="00127B96" w:rsidRDefault="00127B96">
          <w:pPr>
            <w:pStyle w:val="TOC2"/>
            <w:tabs>
              <w:tab w:val="right" w:leader="dot" w:pos="8297"/>
            </w:tabs>
            <w:rPr>
              <w:rFonts w:asciiTheme="minorHAnsi" w:hAnsiTheme="minorHAnsi"/>
              <w:noProof/>
              <w:kern w:val="2"/>
              <w:szCs w:val="24"/>
              <w14:ligatures w14:val="standardContextual"/>
            </w:rPr>
          </w:pPr>
          <w:hyperlink w:anchor="_Toc212149837" w:history="1">
            <w:r w:rsidRPr="00D3322F">
              <w:rPr>
                <w:rStyle w:val="Hyperlink"/>
                <w:noProof/>
              </w:rPr>
              <w:t>5.2 Discussion</w:t>
            </w:r>
            <w:r>
              <w:rPr>
                <w:noProof/>
                <w:webHidden/>
              </w:rPr>
              <w:tab/>
            </w:r>
            <w:r>
              <w:rPr>
                <w:noProof/>
                <w:webHidden/>
              </w:rPr>
              <w:fldChar w:fldCharType="begin"/>
            </w:r>
            <w:r>
              <w:rPr>
                <w:noProof/>
                <w:webHidden/>
              </w:rPr>
              <w:instrText xml:space="preserve"> PAGEREF _Toc212149837 \h </w:instrText>
            </w:r>
            <w:r>
              <w:rPr>
                <w:noProof/>
                <w:webHidden/>
              </w:rPr>
            </w:r>
            <w:r>
              <w:rPr>
                <w:noProof/>
                <w:webHidden/>
              </w:rPr>
              <w:fldChar w:fldCharType="separate"/>
            </w:r>
            <w:r w:rsidR="006F2EDC">
              <w:rPr>
                <w:noProof/>
                <w:webHidden/>
              </w:rPr>
              <w:t>40</w:t>
            </w:r>
            <w:r>
              <w:rPr>
                <w:noProof/>
                <w:webHidden/>
              </w:rPr>
              <w:fldChar w:fldCharType="end"/>
            </w:r>
          </w:hyperlink>
        </w:p>
        <w:p w14:paraId="1D9D12DE" w14:textId="3D1EDD41" w:rsidR="00127B96" w:rsidRDefault="00127B96">
          <w:pPr>
            <w:pStyle w:val="TOC3"/>
            <w:tabs>
              <w:tab w:val="right" w:leader="dot" w:pos="8297"/>
            </w:tabs>
            <w:rPr>
              <w:rFonts w:asciiTheme="minorHAnsi" w:hAnsiTheme="minorHAnsi"/>
              <w:noProof/>
              <w:kern w:val="2"/>
              <w:szCs w:val="24"/>
              <w14:ligatures w14:val="standardContextual"/>
            </w:rPr>
          </w:pPr>
          <w:hyperlink w:anchor="_Toc212149838" w:history="1">
            <w:r w:rsidRPr="00D3322F">
              <w:rPr>
                <w:rStyle w:val="Hyperlink"/>
                <w:rFonts w:eastAsia="Times New Roman"/>
                <w:noProof/>
              </w:rPr>
              <w:t>5.2.1 Factors Associated with Depression &amp; PTSD in Adolescents with HIV/AIDS</w:t>
            </w:r>
            <w:r>
              <w:rPr>
                <w:noProof/>
                <w:webHidden/>
              </w:rPr>
              <w:tab/>
            </w:r>
            <w:r>
              <w:rPr>
                <w:noProof/>
                <w:webHidden/>
              </w:rPr>
              <w:fldChar w:fldCharType="begin"/>
            </w:r>
            <w:r>
              <w:rPr>
                <w:noProof/>
                <w:webHidden/>
              </w:rPr>
              <w:instrText xml:space="preserve"> PAGEREF _Toc212149838 \h </w:instrText>
            </w:r>
            <w:r>
              <w:rPr>
                <w:noProof/>
                <w:webHidden/>
              </w:rPr>
            </w:r>
            <w:r>
              <w:rPr>
                <w:noProof/>
                <w:webHidden/>
              </w:rPr>
              <w:fldChar w:fldCharType="separate"/>
            </w:r>
            <w:r w:rsidR="006F2EDC">
              <w:rPr>
                <w:noProof/>
                <w:webHidden/>
              </w:rPr>
              <w:t>40</w:t>
            </w:r>
            <w:r>
              <w:rPr>
                <w:noProof/>
                <w:webHidden/>
              </w:rPr>
              <w:fldChar w:fldCharType="end"/>
            </w:r>
          </w:hyperlink>
        </w:p>
        <w:p w14:paraId="2DE99322" w14:textId="759A79E3" w:rsidR="00127B96" w:rsidRDefault="00127B96">
          <w:pPr>
            <w:pStyle w:val="TOC3"/>
            <w:tabs>
              <w:tab w:val="right" w:leader="dot" w:pos="8297"/>
            </w:tabs>
            <w:rPr>
              <w:rFonts w:asciiTheme="minorHAnsi" w:hAnsiTheme="minorHAnsi"/>
              <w:noProof/>
              <w:kern w:val="2"/>
              <w:szCs w:val="24"/>
              <w14:ligatures w14:val="standardContextual"/>
            </w:rPr>
          </w:pPr>
          <w:hyperlink w:anchor="_Toc212149839" w:history="1">
            <w:r w:rsidRPr="00D3322F">
              <w:rPr>
                <w:rStyle w:val="Hyperlink"/>
                <w:rFonts w:eastAsia="Times New Roman"/>
                <w:noProof/>
              </w:rPr>
              <w:t>5.2.2 Association Between the Psychosocial Wellbeing and Mental Health</w:t>
            </w:r>
            <w:r>
              <w:rPr>
                <w:noProof/>
                <w:webHidden/>
              </w:rPr>
              <w:tab/>
            </w:r>
            <w:r>
              <w:rPr>
                <w:noProof/>
                <w:webHidden/>
              </w:rPr>
              <w:fldChar w:fldCharType="begin"/>
            </w:r>
            <w:r>
              <w:rPr>
                <w:noProof/>
                <w:webHidden/>
              </w:rPr>
              <w:instrText xml:space="preserve"> PAGEREF _Toc212149839 \h </w:instrText>
            </w:r>
            <w:r>
              <w:rPr>
                <w:noProof/>
                <w:webHidden/>
              </w:rPr>
            </w:r>
            <w:r>
              <w:rPr>
                <w:noProof/>
                <w:webHidden/>
              </w:rPr>
              <w:fldChar w:fldCharType="separate"/>
            </w:r>
            <w:r w:rsidR="006F2EDC">
              <w:rPr>
                <w:noProof/>
                <w:webHidden/>
              </w:rPr>
              <w:t>41</w:t>
            </w:r>
            <w:r>
              <w:rPr>
                <w:noProof/>
                <w:webHidden/>
              </w:rPr>
              <w:fldChar w:fldCharType="end"/>
            </w:r>
          </w:hyperlink>
        </w:p>
        <w:p w14:paraId="74BE59F0" w14:textId="1EA7847D" w:rsidR="00127B96" w:rsidRDefault="00127B96">
          <w:pPr>
            <w:pStyle w:val="TOC3"/>
            <w:tabs>
              <w:tab w:val="right" w:leader="dot" w:pos="8297"/>
            </w:tabs>
            <w:rPr>
              <w:rFonts w:asciiTheme="minorHAnsi" w:hAnsiTheme="minorHAnsi"/>
              <w:noProof/>
              <w:kern w:val="2"/>
              <w:szCs w:val="24"/>
              <w14:ligatures w14:val="standardContextual"/>
            </w:rPr>
          </w:pPr>
          <w:hyperlink w:anchor="_Toc212149840" w:history="1">
            <w:r w:rsidRPr="00D3322F">
              <w:rPr>
                <w:rStyle w:val="Hyperlink"/>
                <w:rFonts w:eastAsia="Times New Roman"/>
                <w:noProof/>
              </w:rPr>
              <w:t xml:space="preserve">5.2.3 </w:t>
            </w:r>
            <w:r w:rsidRPr="00D3322F">
              <w:rPr>
                <w:rStyle w:val="Hyperlink"/>
                <w:rFonts w:eastAsia="Times New Roman"/>
                <w:noProof/>
                <w:lang w:val="en-GB"/>
              </w:rPr>
              <w:t>Mental Health Services Available Depression and PTSD</w:t>
            </w:r>
            <w:r>
              <w:rPr>
                <w:noProof/>
                <w:webHidden/>
              </w:rPr>
              <w:tab/>
            </w:r>
            <w:r>
              <w:rPr>
                <w:noProof/>
                <w:webHidden/>
              </w:rPr>
              <w:fldChar w:fldCharType="begin"/>
            </w:r>
            <w:r>
              <w:rPr>
                <w:noProof/>
                <w:webHidden/>
              </w:rPr>
              <w:instrText xml:space="preserve"> PAGEREF _Toc212149840 \h </w:instrText>
            </w:r>
            <w:r>
              <w:rPr>
                <w:noProof/>
                <w:webHidden/>
              </w:rPr>
            </w:r>
            <w:r>
              <w:rPr>
                <w:noProof/>
                <w:webHidden/>
              </w:rPr>
              <w:fldChar w:fldCharType="separate"/>
            </w:r>
            <w:r w:rsidR="006F2EDC">
              <w:rPr>
                <w:noProof/>
                <w:webHidden/>
              </w:rPr>
              <w:t>42</w:t>
            </w:r>
            <w:r>
              <w:rPr>
                <w:noProof/>
                <w:webHidden/>
              </w:rPr>
              <w:fldChar w:fldCharType="end"/>
            </w:r>
          </w:hyperlink>
        </w:p>
        <w:p w14:paraId="458D3D2E" w14:textId="5BB17B93" w:rsidR="00127B96" w:rsidRDefault="00127B96">
          <w:pPr>
            <w:pStyle w:val="TOC2"/>
            <w:tabs>
              <w:tab w:val="right" w:leader="dot" w:pos="8297"/>
            </w:tabs>
            <w:rPr>
              <w:rFonts w:asciiTheme="minorHAnsi" w:hAnsiTheme="minorHAnsi"/>
              <w:noProof/>
              <w:kern w:val="2"/>
              <w:szCs w:val="24"/>
              <w14:ligatures w14:val="standardContextual"/>
            </w:rPr>
          </w:pPr>
          <w:hyperlink w:anchor="_Toc212149841" w:history="1">
            <w:r w:rsidRPr="00D3322F">
              <w:rPr>
                <w:rStyle w:val="Hyperlink"/>
                <w:noProof/>
              </w:rPr>
              <w:t>5.3 Conclusion</w:t>
            </w:r>
            <w:r>
              <w:rPr>
                <w:noProof/>
                <w:webHidden/>
              </w:rPr>
              <w:tab/>
            </w:r>
            <w:r>
              <w:rPr>
                <w:noProof/>
                <w:webHidden/>
              </w:rPr>
              <w:fldChar w:fldCharType="begin"/>
            </w:r>
            <w:r>
              <w:rPr>
                <w:noProof/>
                <w:webHidden/>
              </w:rPr>
              <w:instrText xml:space="preserve"> PAGEREF _Toc212149841 \h </w:instrText>
            </w:r>
            <w:r>
              <w:rPr>
                <w:noProof/>
                <w:webHidden/>
              </w:rPr>
            </w:r>
            <w:r>
              <w:rPr>
                <w:noProof/>
                <w:webHidden/>
              </w:rPr>
              <w:fldChar w:fldCharType="separate"/>
            </w:r>
            <w:r w:rsidR="006F2EDC">
              <w:rPr>
                <w:noProof/>
                <w:webHidden/>
              </w:rPr>
              <w:t>43</w:t>
            </w:r>
            <w:r>
              <w:rPr>
                <w:noProof/>
                <w:webHidden/>
              </w:rPr>
              <w:fldChar w:fldCharType="end"/>
            </w:r>
          </w:hyperlink>
        </w:p>
        <w:p w14:paraId="5670E441" w14:textId="6EC95245" w:rsidR="00127B96" w:rsidRDefault="00127B96">
          <w:pPr>
            <w:pStyle w:val="TOC2"/>
            <w:tabs>
              <w:tab w:val="right" w:leader="dot" w:pos="8297"/>
            </w:tabs>
            <w:rPr>
              <w:rFonts w:asciiTheme="minorHAnsi" w:hAnsiTheme="minorHAnsi"/>
              <w:noProof/>
              <w:kern w:val="2"/>
              <w:szCs w:val="24"/>
              <w14:ligatures w14:val="standardContextual"/>
            </w:rPr>
          </w:pPr>
          <w:hyperlink w:anchor="_Toc212149842" w:history="1">
            <w:r w:rsidRPr="00D3322F">
              <w:rPr>
                <w:rStyle w:val="Hyperlink"/>
                <w:noProof/>
              </w:rPr>
              <w:t>5.4 Recommendations</w:t>
            </w:r>
            <w:r>
              <w:rPr>
                <w:noProof/>
                <w:webHidden/>
              </w:rPr>
              <w:tab/>
            </w:r>
            <w:r>
              <w:rPr>
                <w:noProof/>
                <w:webHidden/>
              </w:rPr>
              <w:fldChar w:fldCharType="begin"/>
            </w:r>
            <w:r>
              <w:rPr>
                <w:noProof/>
                <w:webHidden/>
              </w:rPr>
              <w:instrText xml:space="preserve"> PAGEREF _Toc212149842 \h </w:instrText>
            </w:r>
            <w:r>
              <w:rPr>
                <w:noProof/>
                <w:webHidden/>
              </w:rPr>
            </w:r>
            <w:r>
              <w:rPr>
                <w:noProof/>
                <w:webHidden/>
              </w:rPr>
              <w:fldChar w:fldCharType="separate"/>
            </w:r>
            <w:r w:rsidR="006F2EDC">
              <w:rPr>
                <w:noProof/>
                <w:webHidden/>
              </w:rPr>
              <w:t>44</w:t>
            </w:r>
            <w:r>
              <w:rPr>
                <w:noProof/>
                <w:webHidden/>
              </w:rPr>
              <w:fldChar w:fldCharType="end"/>
            </w:r>
          </w:hyperlink>
        </w:p>
        <w:p w14:paraId="43F16396" w14:textId="354DC36F" w:rsidR="00127B96" w:rsidRDefault="00127B96">
          <w:pPr>
            <w:pStyle w:val="TOC2"/>
            <w:tabs>
              <w:tab w:val="right" w:leader="dot" w:pos="8297"/>
            </w:tabs>
            <w:rPr>
              <w:rFonts w:asciiTheme="minorHAnsi" w:hAnsiTheme="minorHAnsi"/>
              <w:noProof/>
              <w:kern w:val="2"/>
              <w:szCs w:val="24"/>
              <w14:ligatures w14:val="standardContextual"/>
            </w:rPr>
          </w:pPr>
          <w:hyperlink w:anchor="_Toc212149843" w:history="1">
            <w:r w:rsidRPr="00D3322F">
              <w:rPr>
                <w:rStyle w:val="Hyperlink"/>
                <w:noProof/>
              </w:rPr>
              <w:t>5.5 Recommendation for Future Study</w:t>
            </w:r>
            <w:r>
              <w:rPr>
                <w:noProof/>
                <w:webHidden/>
              </w:rPr>
              <w:tab/>
            </w:r>
            <w:r>
              <w:rPr>
                <w:noProof/>
                <w:webHidden/>
              </w:rPr>
              <w:fldChar w:fldCharType="begin"/>
            </w:r>
            <w:r>
              <w:rPr>
                <w:noProof/>
                <w:webHidden/>
              </w:rPr>
              <w:instrText xml:space="preserve"> PAGEREF _Toc212149843 \h </w:instrText>
            </w:r>
            <w:r>
              <w:rPr>
                <w:noProof/>
                <w:webHidden/>
              </w:rPr>
            </w:r>
            <w:r>
              <w:rPr>
                <w:noProof/>
                <w:webHidden/>
              </w:rPr>
              <w:fldChar w:fldCharType="separate"/>
            </w:r>
            <w:r w:rsidR="006F2EDC">
              <w:rPr>
                <w:noProof/>
                <w:webHidden/>
              </w:rPr>
              <w:t>45</w:t>
            </w:r>
            <w:r>
              <w:rPr>
                <w:noProof/>
                <w:webHidden/>
              </w:rPr>
              <w:fldChar w:fldCharType="end"/>
            </w:r>
          </w:hyperlink>
        </w:p>
        <w:p w14:paraId="1E864065" w14:textId="113F9196"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844" w:history="1">
            <w:r w:rsidRPr="00D3322F">
              <w:rPr>
                <w:rStyle w:val="Hyperlink"/>
                <w:noProof/>
              </w:rPr>
              <w:t>REFERENCES</w:t>
            </w:r>
            <w:r>
              <w:rPr>
                <w:noProof/>
                <w:webHidden/>
              </w:rPr>
              <w:tab/>
            </w:r>
            <w:r>
              <w:rPr>
                <w:noProof/>
                <w:webHidden/>
              </w:rPr>
              <w:fldChar w:fldCharType="begin"/>
            </w:r>
            <w:r>
              <w:rPr>
                <w:noProof/>
                <w:webHidden/>
              </w:rPr>
              <w:instrText xml:space="preserve"> PAGEREF _Toc212149844 \h </w:instrText>
            </w:r>
            <w:r>
              <w:rPr>
                <w:noProof/>
                <w:webHidden/>
              </w:rPr>
            </w:r>
            <w:r>
              <w:rPr>
                <w:noProof/>
                <w:webHidden/>
              </w:rPr>
              <w:fldChar w:fldCharType="separate"/>
            </w:r>
            <w:r w:rsidR="006F2EDC">
              <w:rPr>
                <w:noProof/>
                <w:webHidden/>
              </w:rPr>
              <w:t>46</w:t>
            </w:r>
            <w:r>
              <w:rPr>
                <w:noProof/>
                <w:webHidden/>
              </w:rPr>
              <w:fldChar w:fldCharType="end"/>
            </w:r>
          </w:hyperlink>
        </w:p>
        <w:p w14:paraId="1F61206F" w14:textId="57162AD9" w:rsidR="00127B96" w:rsidRDefault="00127B96">
          <w:pPr>
            <w:pStyle w:val="TOC1"/>
            <w:tabs>
              <w:tab w:val="right" w:leader="dot" w:pos="8297"/>
            </w:tabs>
            <w:rPr>
              <w:rFonts w:asciiTheme="minorHAnsi" w:hAnsiTheme="minorHAnsi"/>
              <w:b w:val="0"/>
              <w:noProof/>
              <w:kern w:val="2"/>
              <w:szCs w:val="24"/>
              <w14:ligatures w14:val="standardContextual"/>
            </w:rPr>
          </w:pPr>
          <w:hyperlink w:anchor="_Toc212149845" w:history="1">
            <w:r w:rsidRPr="00D3322F">
              <w:rPr>
                <w:rStyle w:val="Hyperlink"/>
                <w:noProof/>
              </w:rPr>
              <w:t>APPENDICES</w:t>
            </w:r>
            <w:r>
              <w:rPr>
                <w:noProof/>
                <w:webHidden/>
              </w:rPr>
              <w:tab/>
            </w:r>
            <w:r>
              <w:rPr>
                <w:noProof/>
                <w:webHidden/>
              </w:rPr>
              <w:fldChar w:fldCharType="begin"/>
            </w:r>
            <w:r>
              <w:rPr>
                <w:noProof/>
                <w:webHidden/>
              </w:rPr>
              <w:instrText xml:space="preserve"> PAGEREF _Toc212149845 \h </w:instrText>
            </w:r>
            <w:r>
              <w:rPr>
                <w:noProof/>
                <w:webHidden/>
              </w:rPr>
            </w:r>
            <w:r>
              <w:rPr>
                <w:noProof/>
                <w:webHidden/>
              </w:rPr>
              <w:fldChar w:fldCharType="separate"/>
            </w:r>
            <w:r w:rsidR="006F2EDC">
              <w:rPr>
                <w:noProof/>
                <w:webHidden/>
              </w:rPr>
              <w:t>56</w:t>
            </w:r>
            <w:r>
              <w:rPr>
                <w:noProof/>
                <w:webHidden/>
              </w:rPr>
              <w:fldChar w:fldCharType="end"/>
            </w:r>
          </w:hyperlink>
        </w:p>
        <w:p w14:paraId="6C260F93" w14:textId="48D98559" w:rsidR="00127B96" w:rsidRDefault="00127B96">
          <w:pPr>
            <w:pStyle w:val="TOC2"/>
            <w:tabs>
              <w:tab w:val="right" w:leader="dot" w:pos="8297"/>
            </w:tabs>
            <w:rPr>
              <w:rFonts w:asciiTheme="minorHAnsi" w:hAnsiTheme="minorHAnsi"/>
              <w:noProof/>
              <w:kern w:val="2"/>
              <w:szCs w:val="24"/>
              <w14:ligatures w14:val="standardContextual"/>
            </w:rPr>
          </w:pPr>
          <w:hyperlink w:anchor="_Toc212149846" w:history="1">
            <w:r w:rsidRPr="00D3322F">
              <w:rPr>
                <w:rStyle w:val="Hyperlink"/>
                <w:noProof/>
              </w:rPr>
              <w:t>Appendix 1: MODIFIED HEEADSSS QUESTIONNAIRE</w:t>
            </w:r>
            <w:r>
              <w:rPr>
                <w:noProof/>
                <w:webHidden/>
              </w:rPr>
              <w:tab/>
            </w:r>
            <w:r>
              <w:rPr>
                <w:noProof/>
                <w:webHidden/>
              </w:rPr>
              <w:fldChar w:fldCharType="begin"/>
            </w:r>
            <w:r>
              <w:rPr>
                <w:noProof/>
                <w:webHidden/>
              </w:rPr>
              <w:instrText xml:space="preserve"> PAGEREF _Toc212149846 \h </w:instrText>
            </w:r>
            <w:r>
              <w:rPr>
                <w:noProof/>
                <w:webHidden/>
              </w:rPr>
            </w:r>
            <w:r>
              <w:rPr>
                <w:noProof/>
                <w:webHidden/>
              </w:rPr>
              <w:fldChar w:fldCharType="separate"/>
            </w:r>
            <w:r w:rsidR="006F2EDC">
              <w:rPr>
                <w:noProof/>
                <w:webHidden/>
              </w:rPr>
              <w:t>56</w:t>
            </w:r>
            <w:r>
              <w:rPr>
                <w:noProof/>
                <w:webHidden/>
              </w:rPr>
              <w:fldChar w:fldCharType="end"/>
            </w:r>
          </w:hyperlink>
        </w:p>
        <w:p w14:paraId="0B305EA9" w14:textId="5B60CA47" w:rsidR="00127B96" w:rsidRDefault="00127B96">
          <w:pPr>
            <w:pStyle w:val="TOC2"/>
            <w:tabs>
              <w:tab w:val="right" w:leader="dot" w:pos="8297"/>
            </w:tabs>
            <w:rPr>
              <w:rFonts w:asciiTheme="minorHAnsi" w:hAnsiTheme="minorHAnsi"/>
              <w:noProof/>
              <w:kern w:val="2"/>
              <w:szCs w:val="24"/>
              <w14:ligatures w14:val="standardContextual"/>
            </w:rPr>
          </w:pPr>
          <w:hyperlink w:anchor="_Toc212149847" w:history="1">
            <w:r w:rsidRPr="00D3322F">
              <w:rPr>
                <w:rStyle w:val="Hyperlink"/>
                <w:noProof/>
              </w:rPr>
              <w:t>Appendix 2: PATIENT HEALTH QUESTIONNAIRE-A</w:t>
            </w:r>
            <w:r>
              <w:rPr>
                <w:noProof/>
                <w:webHidden/>
              </w:rPr>
              <w:tab/>
            </w:r>
            <w:r>
              <w:rPr>
                <w:noProof/>
                <w:webHidden/>
              </w:rPr>
              <w:fldChar w:fldCharType="begin"/>
            </w:r>
            <w:r>
              <w:rPr>
                <w:noProof/>
                <w:webHidden/>
              </w:rPr>
              <w:instrText xml:space="preserve"> PAGEREF _Toc212149847 \h </w:instrText>
            </w:r>
            <w:r>
              <w:rPr>
                <w:noProof/>
                <w:webHidden/>
              </w:rPr>
            </w:r>
            <w:r>
              <w:rPr>
                <w:noProof/>
                <w:webHidden/>
              </w:rPr>
              <w:fldChar w:fldCharType="separate"/>
            </w:r>
            <w:r w:rsidR="006F2EDC">
              <w:rPr>
                <w:noProof/>
                <w:webHidden/>
              </w:rPr>
              <w:t>64</w:t>
            </w:r>
            <w:r>
              <w:rPr>
                <w:noProof/>
                <w:webHidden/>
              </w:rPr>
              <w:fldChar w:fldCharType="end"/>
            </w:r>
          </w:hyperlink>
        </w:p>
        <w:p w14:paraId="59AC2E5E" w14:textId="59565BC8" w:rsidR="00127B96" w:rsidRDefault="00127B96">
          <w:pPr>
            <w:pStyle w:val="TOC2"/>
            <w:tabs>
              <w:tab w:val="right" w:leader="dot" w:pos="8297"/>
            </w:tabs>
            <w:rPr>
              <w:rFonts w:asciiTheme="minorHAnsi" w:hAnsiTheme="minorHAnsi"/>
              <w:noProof/>
              <w:kern w:val="2"/>
              <w:szCs w:val="24"/>
              <w14:ligatures w14:val="standardContextual"/>
            </w:rPr>
          </w:pPr>
          <w:hyperlink w:anchor="_Toc212149848" w:history="1">
            <w:r w:rsidRPr="00D3322F">
              <w:rPr>
                <w:rStyle w:val="Hyperlink"/>
                <w:rFonts w:eastAsia="Times New Roman"/>
                <w:noProof/>
              </w:rPr>
              <w:t>Appendix 3: Child and Adolescent Trauma Screen(CATS)</w:t>
            </w:r>
            <w:r>
              <w:rPr>
                <w:noProof/>
                <w:webHidden/>
              </w:rPr>
              <w:tab/>
            </w:r>
            <w:r>
              <w:rPr>
                <w:noProof/>
                <w:webHidden/>
              </w:rPr>
              <w:fldChar w:fldCharType="begin"/>
            </w:r>
            <w:r>
              <w:rPr>
                <w:noProof/>
                <w:webHidden/>
              </w:rPr>
              <w:instrText xml:space="preserve"> PAGEREF _Toc212149848 \h </w:instrText>
            </w:r>
            <w:r>
              <w:rPr>
                <w:noProof/>
                <w:webHidden/>
              </w:rPr>
            </w:r>
            <w:r>
              <w:rPr>
                <w:noProof/>
                <w:webHidden/>
              </w:rPr>
              <w:fldChar w:fldCharType="separate"/>
            </w:r>
            <w:r w:rsidR="006F2EDC">
              <w:rPr>
                <w:noProof/>
                <w:webHidden/>
              </w:rPr>
              <w:t>67</w:t>
            </w:r>
            <w:r>
              <w:rPr>
                <w:noProof/>
                <w:webHidden/>
              </w:rPr>
              <w:fldChar w:fldCharType="end"/>
            </w:r>
          </w:hyperlink>
        </w:p>
        <w:p w14:paraId="3D7BB619" w14:textId="2101895C" w:rsidR="00127B96" w:rsidRDefault="00127B96">
          <w:pPr>
            <w:pStyle w:val="TOC2"/>
            <w:tabs>
              <w:tab w:val="right" w:leader="dot" w:pos="8297"/>
            </w:tabs>
            <w:rPr>
              <w:rFonts w:asciiTheme="minorHAnsi" w:hAnsiTheme="minorHAnsi"/>
              <w:noProof/>
              <w:kern w:val="2"/>
              <w:szCs w:val="24"/>
              <w14:ligatures w14:val="standardContextual"/>
            </w:rPr>
          </w:pPr>
          <w:hyperlink w:anchor="_Toc212149849" w:history="1">
            <w:r w:rsidRPr="00D3322F">
              <w:rPr>
                <w:rStyle w:val="Hyperlink"/>
                <w:rFonts w:eastAsia="Times New Roman"/>
                <w:noProof/>
              </w:rPr>
              <w:t>Appendix 4: PTSD Checklist for DSM-5 (PCL-5)- Adults</w:t>
            </w:r>
            <w:r>
              <w:rPr>
                <w:noProof/>
                <w:webHidden/>
              </w:rPr>
              <w:tab/>
            </w:r>
            <w:r>
              <w:rPr>
                <w:noProof/>
                <w:webHidden/>
              </w:rPr>
              <w:fldChar w:fldCharType="begin"/>
            </w:r>
            <w:r>
              <w:rPr>
                <w:noProof/>
                <w:webHidden/>
              </w:rPr>
              <w:instrText xml:space="preserve"> PAGEREF _Toc212149849 \h </w:instrText>
            </w:r>
            <w:r>
              <w:rPr>
                <w:noProof/>
                <w:webHidden/>
              </w:rPr>
            </w:r>
            <w:r>
              <w:rPr>
                <w:noProof/>
                <w:webHidden/>
              </w:rPr>
              <w:fldChar w:fldCharType="separate"/>
            </w:r>
            <w:r w:rsidR="006F2EDC">
              <w:rPr>
                <w:noProof/>
                <w:webHidden/>
              </w:rPr>
              <w:t>69</w:t>
            </w:r>
            <w:r>
              <w:rPr>
                <w:noProof/>
                <w:webHidden/>
              </w:rPr>
              <w:fldChar w:fldCharType="end"/>
            </w:r>
          </w:hyperlink>
        </w:p>
        <w:p w14:paraId="4E05B0C7" w14:textId="2A41702C" w:rsidR="00127B96" w:rsidRDefault="00127B96">
          <w:pPr>
            <w:pStyle w:val="TOC2"/>
            <w:tabs>
              <w:tab w:val="right" w:leader="dot" w:pos="8297"/>
            </w:tabs>
            <w:rPr>
              <w:rFonts w:asciiTheme="minorHAnsi" w:hAnsiTheme="minorHAnsi"/>
              <w:noProof/>
              <w:kern w:val="2"/>
              <w:szCs w:val="24"/>
              <w14:ligatures w14:val="standardContextual"/>
            </w:rPr>
          </w:pPr>
          <w:hyperlink w:anchor="_Toc212149850" w:history="1">
            <w:r w:rsidRPr="00D3322F">
              <w:rPr>
                <w:rStyle w:val="Hyperlink"/>
                <w:noProof/>
              </w:rPr>
              <w:t>Appendix 5: ASSENT FORM FOR MINORS</w:t>
            </w:r>
            <w:r>
              <w:rPr>
                <w:noProof/>
                <w:webHidden/>
              </w:rPr>
              <w:tab/>
            </w:r>
            <w:r>
              <w:rPr>
                <w:noProof/>
                <w:webHidden/>
              </w:rPr>
              <w:fldChar w:fldCharType="begin"/>
            </w:r>
            <w:r>
              <w:rPr>
                <w:noProof/>
                <w:webHidden/>
              </w:rPr>
              <w:instrText xml:space="preserve"> PAGEREF _Toc212149850 \h </w:instrText>
            </w:r>
            <w:r>
              <w:rPr>
                <w:noProof/>
                <w:webHidden/>
              </w:rPr>
            </w:r>
            <w:r>
              <w:rPr>
                <w:noProof/>
                <w:webHidden/>
              </w:rPr>
              <w:fldChar w:fldCharType="separate"/>
            </w:r>
            <w:r w:rsidR="006F2EDC">
              <w:rPr>
                <w:noProof/>
                <w:webHidden/>
              </w:rPr>
              <w:t>71</w:t>
            </w:r>
            <w:r>
              <w:rPr>
                <w:noProof/>
                <w:webHidden/>
              </w:rPr>
              <w:fldChar w:fldCharType="end"/>
            </w:r>
          </w:hyperlink>
        </w:p>
        <w:p w14:paraId="4B5B9803" w14:textId="5BD229D9" w:rsidR="00127B96" w:rsidRDefault="00127B96">
          <w:pPr>
            <w:pStyle w:val="TOC2"/>
            <w:tabs>
              <w:tab w:val="right" w:leader="dot" w:pos="8297"/>
            </w:tabs>
            <w:rPr>
              <w:rFonts w:asciiTheme="minorHAnsi" w:hAnsiTheme="minorHAnsi"/>
              <w:noProof/>
              <w:kern w:val="2"/>
              <w:szCs w:val="24"/>
              <w14:ligatures w14:val="standardContextual"/>
            </w:rPr>
          </w:pPr>
          <w:hyperlink w:anchor="_Toc212149851" w:history="1">
            <w:r w:rsidRPr="00D3322F">
              <w:rPr>
                <w:rStyle w:val="Hyperlink"/>
                <w:noProof/>
              </w:rPr>
              <w:t>Appendix 6: INFORMED CONSENT FORM</w:t>
            </w:r>
            <w:r>
              <w:rPr>
                <w:noProof/>
                <w:webHidden/>
              </w:rPr>
              <w:tab/>
            </w:r>
            <w:r>
              <w:rPr>
                <w:noProof/>
                <w:webHidden/>
              </w:rPr>
              <w:fldChar w:fldCharType="begin"/>
            </w:r>
            <w:r>
              <w:rPr>
                <w:noProof/>
                <w:webHidden/>
              </w:rPr>
              <w:instrText xml:space="preserve"> PAGEREF _Toc212149851 \h </w:instrText>
            </w:r>
            <w:r>
              <w:rPr>
                <w:noProof/>
                <w:webHidden/>
              </w:rPr>
            </w:r>
            <w:r>
              <w:rPr>
                <w:noProof/>
                <w:webHidden/>
              </w:rPr>
              <w:fldChar w:fldCharType="separate"/>
            </w:r>
            <w:r w:rsidR="006F2EDC">
              <w:rPr>
                <w:noProof/>
                <w:webHidden/>
              </w:rPr>
              <w:t>73</w:t>
            </w:r>
            <w:r>
              <w:rPr>
                <w:noProof/>
                <w:webHidden/>
              </w:rPr>
              <w:fldChar w:fldCharType="end"/>
            </w:r>
          </w:hyperlink>
        </w:p>
        <w:p w14:paraId="13E37D24" w14:textId="0F5E1DD4" w:rsidR="00127B96" w:rsidRDefault="00127B96">
          <w:pPr>
            <w:pStyle w:val="TOC2"/>
            <w:tabs>
              <w:tab w:val="right" w:leader="dot" w:pos="8297"/>
            </w:tabs>
            <w:rPr>
              <w:rFonts w:asciiTheme="minorHAnsi" w:hAnsiTheme="minorHAnsi"/>
              <w:noProof/>
              <w:kern w:val="2"/>
              <w:szCs w:val="24"/>
              <w14:ligatures w14:val="standardContextual"/>
            </w:rPr>
          </w:pPr>
          <w:hyperlink w:anchor="_Toc212149852" w:history="1">
            <w:r w:rsidRPr="00D3322F">
              <w:rPr>
                <w:rStyle w:val="Hyperlink"/>
                <w:noProof/>
              </w:rPr>
              <w:t>Appendix 6: INFORMED CONSENT FORM FOR PARENTS OF MINORS</w:t>
            </w:r>
            <w:r>
              <w:rPr>
                <w:noProof/>
                <w:webHidden/>
              </w:rPr>
              <w:tab/>
            </w:r>
            <w:r>
              <w:rPr>
                <w:noProof/>
                <w:webHidden/>
              </w:rPr>
              <w:fldChar w:fldCharType="begin"/>
            </w:r>
            <w:r>
              <w:rPr>
                <w:noProof/>
                <w:webHidden/>
              </w:rPr>
              <w:instrText xml:space="preserve"> PAGEREF _Toc212149852 \h </w:instrText>
            </w:r>
            <w:r>
              <w:rPr>
                <w:noProof/>
                <w:webHidden/>
              </w:rPr>
            </w:r>
            <w:r>
              <w:rPr>
                <w:noProof/>
                <w:webHidden/>
              </w:rPr>
              <w:fldChar w:fldCharType="separate"/>
            </w:r>
            <w:r w:rsidR="006F2EDC">
              <w:rPr>
                <w:noProof/>
                <w:webHidden/>
              </w:rPr>
              <w:t>75</w:t>
            </w:r>
            <w:r>
              <w:rPr>
                <w:noProof/>
                <w:webHidden/>
              </w:rPr>
              <w:fldChar w:fldCharType="end"/>
            </w:r>
          </w:hyperlink>
        </w:p>
        <w:p w14:paraId="3BF7D926" w14:textId="19447D96" w:rsidR="000B5EED" w:rsidRPr="000B5EED" w:rsidRDefault="00127B96" w:rsidP="00127B96">
          <w:pPr>
            <w:pStyle w:val="TOC1"/>
            <w:tabs>
              <w:tab w:val="right" w:leader="dot" w:pos="8297"/>
            </w:tabs>
            <w:rPr>
              <w:rFonts w:cs="Times New Roman"/>
              <w:szCs w:val="24"/>
            </w:rPr>
          </w:pPr>
          <w:r>
            <w:rPr>
              <w:rFonts w:cs="Times New Roman"/>
              <w:b w:val="0"/>
              <w:szCs w:val="24"/>
            </w:rPr>
            <w:fldChar w:fldCharType="end"/>
          </w:r>
        </w:p>
      </w:sdtContent>
    </w:sdt>
    <w:p w14:paraId="1DF6593A" w14:textId="77777777" w:rsidR="000B5EED" w:rsidRDefault="000B5EED"/>
    <w:p w14:paraId="65B50799" w14:textId="77777777" w:rsidR="00635B52" w:rsidRDefault="00635B52">
      <w:pPr>
        <w:spacing w:line="259" w:lineRule="auto"/>
        <w:jc w:val="left"/>
        <w:rPr>
          <w:rFonts w:eastAsiaTheme="majorEastAsia" w:cstheme="majorBidi"/>
          <w:b/>
          <w:szCs w:val="32"/>
        </w:rPr>
      </w:pPr>
      <w:r>
        <w:br w:type="page"/>
      </w:r>
    </w:p>
    <w:p w14:paraId="0113697D" w14:textId="77777777" w:rsidR="00635B52" w:rsidRDefault="00635B52" w:rsidP="00635B52">
      <w:pPr>
        <w:pStyle w:val="Heading1"/>
      </w:pPr>
      <w:bookmarkStart w:id="14" w:name="_Toc212149760"/>
      <w:r>
        <w:lastRenderedPageBreak/>
        <w:t>LIST OF FIGURES</w:t>
      </w:r>
      <w:bookmarkEnd w:id="14"/>
      <w:r>
        <w:t xml:space="preserve"> </w:t>
      </w:r>
    </w:p>
    <w:p w14:paraId="059F9068" w14:textId="440B528C" w:rsidR="00621049" w:rsidRDefault="00621049">
      <w:pPr>
        <w:pStyle w:val="TableofFigures"/>
        <w:tabs>
          <w:tab w:val="right" w:leader="dot" w:pos="8297"/>
        </w:tabs>
        <w:rPr>
          <w:noProof/>
        </w:rPr>
      </w:pPr>
      <w:r>
        <w:fldChar w:fldCharType="begin"/>
      </w:r>
      <w:r>
        <w:instrText xml:space="preserve"> TOC \h \z \c "Figure 4." </w:instrText>
      </w:r>
      <w:r>
        <w:fldChar w:fldCharType="separate"/>
      </w:r>
      <w:hyperlink w:anchor="_Toc212149853" w:history="1">
        <w:r w:rsidRPr="007048BF">
          <w:rPr>
            <w:rStyle w:val="Hyperlink"/>
            <w:noProof/>
          </w:rPr>
          <w:t>Figure 4. 1: Involvement in Paid Work</w:t>
        </w:r>
        <w:r>
          <w:rPr>
            <w:noProof/>
            <w:webHidden/>
          </w:rPr>
          <w:tab/>
        </w:r>
        <w:r>
          <w:rPr>
            <w:noProof/>
            <w:webHidden/>
          </w:rPr>
          <w:fldChar w:fldCharType="begin"/>
        </w:r>
        <w:r>
          <w:rPr>
            <w:noProof/>
            <w:webHidden/>
          </w:rPr>
          <w:instrText xml:space="preserve"> PAGEREF _Toc212149853 \h </w:instrText>
        </w:r>
        <w:r>
          <w:rPr>
            <w:noProof/>
            <w:webHidden/>
          </w:rPr>
        </w:r>
        <w:r>
          <w:rPr>
            <w:noProof/>
            <w:webHidden/>
          </w:rPr>
          <w:fldChar w:fldCharType="separate"/>
        </w:r>
        <w:r>
          <w:rPr>
            <w:noProof/>
            <w:webHidden/>
          </w:rPr>
          <w:t>26</w:t>
        </w:r>
        <w:r>
          <w:rPr>
            <w:noProof/>
            <w:webHidden/>
          </w:rPr>
          <w:fldChar w:fldCharType="end"/>
        </w:r>
      </w:hyperlink>
    </w:p>
    <w:p w14:paraId="55739CB4" w14:textId="72A1C755" w:rsidR="00621049" w:rsidRDefault="00621049">
      <w:pPr>
        <w:pStyle w:val="TableofFigures"/>
        <w:tabs>
          <w:tab w:val="right" w:leader="dot" w:pos="8297"/>
        </w:tabs>
        <w:rPr>
          <w:noProof/>
        </w:rPr>
      </w:pPr>
      <w:hyperlink w:anchor="_Toc212149854" w:history="1">
        <w:r w:rsidRPr="007048BF">
          <w:rPr>
            <w:rStyle w:val="Hyperlink"/>
            <w:noProof/>
          </w:rPr>
          <w:t>Figure 4. 2: Prevalence of Depression</w:t>
        </w:r>
        <w:r>
          <w:rPr>
            <w:noProof/>
            <w:webHidden/>
          </w:rPr>
          <w:tab/>
        </w:r>
        <w:r>
          <w:rPr>
            <w:noProof/>
            <w:webHidden/>
          </w:rPr>
          <w:fldChar w:fldCharType="begin"/>
        </w:r>
        <w:r>
          <w:rPr>
            <w:noProof/>
            <w:webHidden/>
          </w:rPr>
          <w:instrText xml:space="preserve"> PAGEREF _Toc212149854 \h </w:instrText>
        </w:r>
        <w:r>
          <w:rPr>
            <w:noProof/>
            <w:webHidden/>
          </w:rPr>
        </w:r>
        <w:r>
          <w:rPr>
            <w:noProof/>
            <w:webHidden/>
          </w:rPr>
          <w:fldChar w:fldCharType="separate"/>
        </w:r>
        <w:r>
          <w:rPr>
            <w:noProof/>
            <w:webHidden/>
          </w:rPr>
          <w:t>27</w:t>
        </w:r>
        <w:r>
          <w:rPr>
            <w:noProof/>
            <w:webHidden/>
          </w:rPr>
          <w:fldChar w:fldCharType="end"/>
        </w:r>
      </w:hyperlink>
    </w:p>
    <w:p w14:paraId="4F4F84B3" w14:textId="30875DFC" w:rsidR="00621049" w:rsidRDefault="00621049">
      <w:pPr>
        <w:pStyle w:val="TableofFigures"/>
        <w:tabs>
          <w:tab w:val="right" w:leader="dot" w:pos="8297"/>
        </w:tabs>
        <w:rPr>
          <w:noProof/>
        </w:rPr>
      </w:pPr>
      <w:hyperlink w:anchor="_Toc212149855" w:history="1">
        <w:r w:rsidRPr="007048BF">
          <w:rPr>
            <w:rStyle w:val="Hyperlink"/>
            <w:noProof/>
          </w:rPr>
          <w:t>Figure 4. 3: Prevalence of PTSD</w:t>
        </w:r>
        <w:r>
          <w:rPr>
            <w:noProof/>
            <w:webHidden/>
          </w:rPr>
          <w:tab/>
        </w:r>
        <w:r>
          <w:rPr>
            <w:noProof/>
            <w:webHidden/>
          </w:rPr>
          <w:fldChar w:fldCharType="begin"/>
        </w:r>
        <w:r>
          <w:rPr>
            <w:noProof/>
            <w:webHidden/>
          </w:rPr>
          <w:instrText xml:space="preserve"> PAGEREF _Toc212149855 \h </w:instrText>
        </w:r>
        <w:r>
          <w:rPr>
            <w:noProof/>
            <w:webHidden/>
          </w:rPr>
        </w:r>
        <w:r>
          <w:rPr>
            <w:noProof/>
            <w:webHidden/>
          </w:rPr>
          <w:fldChar w:fldCharType="separate"/>
        </w:r>
        <w:r>
          <w:rPr>
            <w:noProof/>
            <w:webHidden/>
          </w:rPr>
          <w:t>27</w:t>
        </w:r>
        <w:r>
          <w:rPr>
            <w:noProof/>
            <w:webHidden/>
          </w:rPr>
          <w:fldChar w:fldCharType="end"/>
        </w:r>
      </w:hyperlink>
    </w:p>
    <w:p w14:paraId="38A2A2AA" w14:textId="694B3D56" w:rsidR="00621049" w:rsidRDefault="00621049">
      <w:pPr>
        <w:pStyle w:val="TableofFigures"/>
        <w:tabs>
          <w:tab w:val="right" w:leader="dot" w:pos="8297"/>
        </w:tabs>
        <w:rPr>
          <w:noProof/>
        </w:rPr>
      </w:pPr>
      <w:hyperlink w:anchor="_Toc212149856" w:history="1">
        <w:r w:rsidRPr="007048BF">
          <w:rPr>
            <w:rStyle w:val="Hyperlink"/>
            <w:noProof/>
          </w:rPr>
          <w:t>Figure 4. 4: Reasons for Visiting Clinic</w:t>
        </w:r>
        <w:r>
          <w:rPr>
            <w:noProof/>
            <w:webHidden/>
          </w:rPr>
          <w:tab/>
        </w:r>
        <w:r>
          <w:rPr>
            <w:noProof/>
            <w:webHidden/>
          </w:rPr>
          <w:fldChar w:fldCharType="begin"/>
        </w:r>
        <w:r>
          <w:rPr>
            <w:noProof/>
            <w:webHidden/>
          </w:rPr>
          <w:instrText xml:space="preserve"> PAGEREF _Toc212149856 \h </w:instrText>
        </w:r>
        <w:r>
          <w:rPr>
            <w:noProof/>
            <w:webHidden/>
          </w:rPr>
        </w:r>
        <w:r>
          <w:rPr>
            <w:noProof/>
            <w:webHidden/>
          </w:rPr>
          <w:fldChar w:fldCharType="separate"/>
        </w:r>
        <w:r>
          <w:rPr>
            <w:noProof/>
            <w:webHidden/>
          </w:rPr>
          <w:t>37</w:t>
        </w:r>
        <w:r>
          <w:rPr>
            <w:noProof/>
            <w:webHidden/>
          </w:rPr>
          <w:fldChar w:fldCharType="end"/>
        </w:r>
      </w:hyperlink>
    </w:p>
    <w:p w14:paraId="52473337" w14:textId="0622654A" w:rsidR="00621049" w:rsidRDefault="00621049">
      <w:pPr>
        <w:pStyle w:val="TableofFigures"/>
        <w:tabs>
          <w:tab w:val="right" w:leader="dot" w:pos="8297"/>
        </w:tabs>
        <w:rPr>
          <w:noProof/>
        </w:rPr>
      </w:pPr>
      <w:hyperlink w:anchor="_Toc212149857" w:history="1">
        <w:r w:rsidRPr="007048BF">
          <w:rPr>
            <w:rStyle w:val="Hyperlink"/>
            <w:noProof/>
          </w:rPr>
          <w:t>Figure 4. 5: Frequency of Missing Medication</w:t>
        </w:r>
        <w:r>
          <w:rPr>
            <w:noProof/>
            <w:webHidden/>
          </w:rPr>
          <w:tab/>
        </w:r>
        <w:r>
          <w:rPr>
            <w:noProof/>
            <w:webHidden/>
          </w:rPr>
          <w:fldChar w:fldCharType="begin"/>
        </w:r>
        <w:r>
          <w:rPr>
            <w:noProof/>
            <w:webHidden/>
          </w:rPr>
          <w:instrText xml:space="preserve"> PAGEREF _Toc212149857 \h </w:instrText>
        </w:r>
        <w:r>
          <w:rPr>
            <w:noProof/>
            <w:webHidden/>
          </w:rPr>
        </w:r>
        <w:r>
          <w:rPr>
            <w:noProof/>
            <w:webHidden/>
          </w:rPr>
          <w:fldChar w:fldCharType="separate"/>
        </w:r>
        <w:r>
          <w:rPr>
            <w:noProof/>
            <w:webHidden/>
          </w:rPr>
          <w:t>38</w:t>
        </w:r>
        <w:r>
          <w:rPr>
            <w:noProof/>
            <w:webHidden/>
          </w:rPr>
          <w:fldChar w:fldCharType="end"/>
        </w:r>
      </w:hyperlink>
    </w:p>
    <w:p w14:paraId="229689D0" w14:textId="1084AE8F" w:rsidR="00635B52" w:rsidRDefault="00621049">
      <w:pPr>
        <w:spacing w:line="259" w:lineRule="auto"/>
        <w:jc w:val="left"/>
        <w:rPr>
          <w:rFonts w:eastAsiaTheme="majorEastAsia" w:cstheme="majorBidi"/>
          <w:b/>
          <w:szCs w:val="32"/>
        </w:rPr>
      </w:pPr>
      <w:r>
        <w:fldChar w:fldCharType="end"/>
      </w:r>
      <w:r w:rsidR="00635B52">
        <w:br w:type="page"/>
      </w:r>
    </w:p>
    <w:p w14:paraId="4CF8A101" w14:textId="77777777" w:rsidR="00635B52" w:rsidRDefault="00635B52" w:rsidP="00635B52">
      <w:pPr>
        <w:pStyle w:val="Heading1"/>
      </w:pPr>
      <w:bookmarkStart w:id="15" w:name="_Toc212149761"/>
      <w:r>
        <w:lastRenderedPageBreak/>
        <w:t>LIST OF TABLES</w:t>
      </w:r>
      <w:bookmarkEnd w:id="15"/>
    </w:p>
    <w:p w14:paraId="20000794" w14:textId="532ABAFA" w:rsidR="00621049" w:rsidRDefault="00621049">
      <w:pPr>
        <w:pStyle w:val="TableofFigures"/>
        <w:tabs>
          <w:tab w:val="right" w:leader="dot" w:pos="8297"/>
        </w:tabs>
        <w:rPr>
          <w:rFonts w:asciiTheme="minorHAnsi" w:hAnsiTheme="minorHAnsi"/>
          <w:noProof/>
          <w:kern w:val="2"/>
          <w:szCs w:val="24"/>
          <w14:ligatures w14:val="standardContextual"/>
        </w:rPr>
      </w:pPr>
      <w:r>
        <w:fldChar w:fldCharType="begin"/>
      </w:r>
      <w:r>
        <w:instrText xml:space="preserve"> TOC \h \z \c "Table 4." </w:instrText>
      </w:r>
      <w:r>
        <w:fldChar w:fldCharType="separate"/>
      </w:r>
      <w:hyperlink w:anchor="_Toc212149858" w:history="1">
        <w:r w:rsidRPr="001C7F8D">
          <w:rPr>
            <w:rStyle w:val="Hyperlink"/>
            <w:noProof/>
          </w:rPr>
          <w:t>Table 4. 1: Socio-demographic characteristics of the respondents</w:t>
        </w:r>
        <w:r>
          <w:rPr>
            <w:noProof/>
            <w:webHidden/>
          </w:rPr>
          <w:tab/>
        </w:r>
        <w:r>
          <w:rPr>
            <w:noProof/>
            <w:webHidden/>
          </w:rPr>
          <w:fldChar w:fldCharType="begin"/>
        </w:r>
        <w:r>
          <w:rPr>
            <w:noProof/>
            <w:webHidden/>
          </w:rPr>
          <w:instrText xml:space="preserve"> PAGEREF _Toc212149858 \h </w:instrText>
        </w:r>
        <w:r>
          <w:rPr>
            <w:noProof/>
            <w:webHidden/>
          </w:rPr>
        </w:r>
        <w:r>
          <w:rPr>
            <w:noProof/>
            <w:webHidden/>
          </w:rPr>
          <w:fldChar w:fldCharType="separate"/>
        </w:r>
        <w:r>
          <w:rPr>
            <w:noProof/>
            <w:webHidden/>
          </w:rPr>
          <w:t>24</w:t>
        </w:r>
        <w:r>
          <w:rPr>
            <w:noProof/>
            <w:webHidden/>
          </w:rPr>
          <w:fldChar w:fldCharType="end"/>
        </w:r>
      </w:hyperlink>
    </w:p>
    <w:p w14:paraId="3C2F8AAA" w14:textId="14C06153"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59" w:history="1">
        <w:r w:rsidRPr="001C7F8D">
          <w:rPr>
            <w:rStyle w:val="Hyperlink"/>
            <w:noProof/>
          </w:rPr>
          <w:t>Table 4. 2:Changes in the Household</w:t>
        </w:r>
        <w:r>
          <w:rPr>
            <w:noProof/>
            <w:webHidden/>
          </w:rPr>
          <w:tab/>
        </w:r>
        <w:r>
          <w:rPr>
            <w:noProof/>
            <w:webHidden/>
          </w:rPr>
          <w:fldChar w:fldCharType="begin"/>
        </w:r>
        <w:r>
          <w:rPr>
            <w:noProof/>
            <w:webHidden/>
          </w:rPr>
          <w:instrText xml:space="preserve"> PAGEREF _Toc212149859 \h </w:instrText>
        </w:r>
        <w:r>
          <w:rPr>
            <w:noProof/>
            <w:webHidden/>
          </w:rPr>
        </w:r>
        <w:r>
          <w:rPr>
            <w:noProof/>
            <w:webHidden/>
          </w:rPr>
          <w:fldChar w:fldCharType="separate"/>
        </w:r>
        <w:r>
          <w:rPr>
            <w:noProof/>
            <w:webHidden/>
          </w:rPr>
          <w:t>25</w:t>
        </w:r>
        <w:r>
          <w:rPr>
            <w:noProof/>
            <w:webHidden/>
          </w:rPr>
          <w:fldChar w:fldCharType="end"/>
        </w:r>
      </w:hyperlink>
    </w:p>
    <w:p w14:paraId="06E763B1" w14:textId="61BFBF89"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0" w:history="1">
        <w:r w:rsidRPr="001C7F8D">
          <w:rPr>
            <w:rStyle w:val="Hyperlink"/>
            <w:noProof/>
          </w:rPr>
          <w:t>Table 4. 3: Level of Education</w:t>
        </w:r>
        <w:r>
          <w:rPr>
            <w:noProof/>
            <w:webHidden/>
          </w:rPr>
          <w:tab/>
        </w:r>
        <w:r>
          <w:rPr>
            <w:noProof/>
            <w:webHidden/>
          </w:rPr>
          <w:fldChar w:fldCharType="begin"/>
        </w:r>
        <w:r>
          <w:rPr>
            <w:noProof/>
            <w:webHidden/>
          </w:rPr>
          <w:instrText xml:space="preserve"> PAGEREF _Toc212149860 \h </w:instrText>
        </w:r>
        <w:r>
          <w:rPr>
            <w:noProof/>
            <w:webHidden/>
          </w:rPr>
        </w:r>
        <w:r>
          <w:rPr>
            <w:noProof/>
            <w:webHidden/>
          </w:rPr>
          <w:fldChar w:fldCharType="separate"/>
        </w:r>
        <w:r>
          <w:rPr>
            <w:noProof/>
            <w:webHidden/>
          </w:rPr>
          <w:t>26</w:t>
        </w:r>
        <w:r>
          <w:rPr>
            <w:noProof/>
            <w:webHidden/>
          </w:rPr>
          <w:fldChar w:fldCharType="end"/>
        </w:r>
      </w:hyperlink>
    </w:p>
    <w:p w14:paraId="75E83F29" w14:textId="3E3703F2"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1" w:history="1">
        <w:r w:rsidRPr="001C7F8D">
          <w:rPr>
            <w:rStyle w:val="Hyperlink"/>
            <w:noProof/>
          </w:rPr>
          <w:t>Table 4. 4: Eating /Exercise</w:t>
        </w:r>
        <w:r>
          <w:rPr>
            <w:noProof/>
            <w:webHidden/>
          </w:rPr>
          <w:tab/>
        </w:r>
        <w:r>
          <w:rPr>
            <w:noProof/>
            <w:webHidden/>
          </w:rPr>
          <w:fldChar w:fldCharType="begin"/>
        </w:r>
        <w:r>
          <w:rPr>
            <w:noProof/>
            <w:webHidden/>
          </w:rPr>
          <w:instrText xml:space="preserve"> PAGEREF _Toc212149861 \h </w:instrText>
        </w:r>
        <w:r>
          <w:rPr>
            <w:noProof/>
            <w:webHidden/>
          </w:rPr>
        </w:r>
        <w:r>
          <w:rPr>
            <w:noProof/>
            <w:webHidden/>
          </w:rPr>
          <w:fldChar w:fldCharType="separate"/>
        </w:r>
        <w:r>
          <w:rPr>
            <w:noProof/>
            <w:webHidden/>
          </w:rPr>
          <w:t>28</w:t>
        </w:r>
        <w:r>
          <w:rPr>
            <w:noProof/>
            <w:webHidden/>
          </w:rPr>
          <w:fldChar w:fldCharType="end"/>
        </w:r>
      </w:hyperlink>
    </w:p>
    <w:p w14:paraId="69CBFB22" w14:textId="76594894"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2" w:history="1">
        <w:r w:rsidRPr="001C7F8D">
          <w:rPr>
            <w:rStyle w:val="Hyperlink"/>
            <w:noProof/>
          </w:rPr>
          <w:t>Table 4. 5: Drug and Substance Abuse</w:t>
        </w:r>
        <w:r>
          <w:rPr>
            <w:noProof/>
            <w:webHidden/>
          </w:rPr>
          <w:tab/>
        </w:r>
        <w:r>
          <w:rPr>
            <w:noProof/>
            <w:webHidden/>
          </w:rPr>
          <w:fldChar w:fldCharType="begin"/>
        </w:r>
        <w:r>
          <w:rPr>
            <w:noProof/>
            <w:webHidden/>
          </w:rPr>
          <w:instrText xml:space="preserve"> PAGEREF _Toc212149862 \h </w:instrText>
        </w:r>
        <w:r>
          <w:rPr>
            <w:noProof/>
            <w:webHidden/>
          </w:rPr>
        </w:r>
        <w:r>
          <w:rPr>
            <w:noProof/>
            <w:webHidden/>
          </w:rPr>
          <w:fldChar w:fldCharType="separate"/>
        </w:r>
        <w:r>
          <w:rPr>
            <w:noProof/>
            <w:webHidden/>
          </w:rPr>
          <w:t>29</w:t>
        </w:r>
        <w:r>
          <w:rPr>
            <w:noProof/>
            <w:webHidden/>
          </w:rPr>
          <w:fldChar w:fldCharType="end"/>
        </w:r>
      </w:hyperlink>
    </w:p>
    <w:p w14:paraId="516E2F47" w14:textId="3F250E9D"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3" w:history="1">
        <w:r w:rsidRPr="001C7F8D">
          <w:rPr>
            <w:rStyle w:val="Hyperlink"/>
            <w:noProof/>
          </w:rPr>
          <w:t>Table 4. 6: Engagement in Coitus</w:t>
        </w:r>
        <w:r>
          <w:rPr>
            <w:noProof/>
            <w:webHidden/>
          </w:rPr>
          <w:tab/>
        </w:r>
        <w:r>
          <w:rPr>
            <w:noProof/>
            <w:webHidden/>
          </w:rPr>
          <w:fldChar w:fldCharType="begin"/>
        </w:r>
        <w:r>
          <w:rPr>
            <w:noProof/>
            <w:webHidden/>
          </w:rPr>
          <w:instrText xml:space="preserve"> PAGEREF _Toc212149863 \h </w:instrText>
        </w:r>
        <w:r>
          <w:rPr>
            <w:noProof/>
            <w:webHidden/>
          </w:rPr>
        </w:r>
        <w:r>
          <w:rPr>
            <w:noProof/>
            <w:webHidden/>
          </w:rPr>
          <w:fldChar w:fldCharType="separate"/>
        </w:r>
        <w:r>
          <w:rPr>
            <w:noProof/>
            <w:webHidden/>
          </w:rPr>
          <w:t>30</w:t>
        </w:r>
        <w:r>
          <w:rPr>
            <w:noProof/>
            <w:webHidden/>
          </w:rPr>
          <w:fldChar w:fldCharType="end"/>
        </w:r>
      </w:hyperlink>
    </w:p>
    <w:p w14:paraId="0B188E2A" w14:textId="411B89A4"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4" w:history="1">
        <w:r w:rsidRPr="001C7F8D">
          <w:rPr>
            <w:rStyle w:val="Hyperlink"/>
            <w:noProof/>
          </w:rPr>
          <w:t>Table 4. 7: Factors Associated with Depression Among Adolescents with HIV/AIDS</w:t>
        </w:r>
        <w:r>
          <w:rPr>
            <w:noProof/>
            <w:webHidden/>
          </w:rPr>
          <w:tab/>
        </w:r>
        <w:r>
          <w:rPr>
            <w:noProof/>
            <w:webHidden/>
          </w:rPr>
          <w:fldChar w:fldCharType="begin"/>
        </w:r>
        <w:r>
          <w:rPr>
            <w:noProof/>
            <w:webHidden/>
          </w:rPr>
          <w:instrText xml:space="preserve"> PAGEREF _Toc212149864 \h </w:instrText>
        </w:r>
        <w:r>
          <w:rPr>
            <w:noProof/>
            <w:webHidden/>
          </w:rPr>
        </w:r>
        <w:r>
          <w:rPr>
            <w:noProof/>
            <w:webHidden/>
          </w:rPr>
          <w:fldChar w:fldCharType="separate"/>
        </w:r>
        <w:r>
          <w:rPr>
            <w:noProof/>
            <w:webHidden/>
          </w:rPr>
          <w:t>31</w:t>
        </w:r>
        <w:r>
          <w:rPr>
            <w:noProof/>
            <w:webHidden/>
          </w:rPr>
          <w:fldChar w:fldCharType="end"/>
        </w:r>
      </w:hyperlink>
    </w:p>
    <w:p w14:paraId="48128CCA" w14:textId="2D0942AD"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5" w:history="1">
        <w:r w:rsidRPr="001C7F8D">
          <w:rPr>
            <w:rStyle w:val="Hyperlink"/>
            <w:noProof/>
          </w:rPr>
          <w:t>Table 4. 8: Factors Associated with PTSD Among Adolescents with HIV/AIDS</w:t>
        </w:r>
        <w:r>
          <w:rPr>
            <w:noProof/>
            <w:webHidden/>
          </w:rPr>
          <w:tab/>
        </w:r>
        <w:r>
          <w:rPr>
            <w:noProof/>
            <w:webHidden/>
          </w:rPr>
          <w:fldChar w:fldCharType="begin"/>
        </w:r>
        <w:r>
          <w:rPr>
            <w:noProof/>
            <w:webHidden/>
          </w:rPr>
          <w:instrText xml:space="preserve"> PAGEREF _Toc212149865 \h </w:instrText>
        </w:r>
        <w:r>
          <w:rPr>
            <w:noProof/>
            <w:webHidden/>
          </w:rPr>
        </w:r>
        <w:r>
          <w:rPr>
            <w:noProof/>
            <w:webHidden/>
          </w:rPr>
          <w:fldChar w:fldCharType="separate"/>
        </w:r>
        <w:r>
          <w:rPr>
            <w:noProof/>
            <w:webHidden/>
          </w:rPr>
          <w:t>32</w:t>
        </w:r>
        <w:r>
          <w:rPr>
            <w:noProof/>
            <w:webHidden/>
          </w:rPr>
          <w:fldChar w:fldCharType="end"/>
        </w:r>
      </w:hyperlink>
    </w:p>
    <w:p w14:paraId="0AB00FAE" w14:textId="29B9D072"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6" w:history="1">
        <w:r w:rsidRPr="001C7F8D">
          <w:rPr>
            <w:rStyle w:val="Hyperlink"/>
            <w:noProof/>
          </w:rPr>
          <w:t>Table 4. 9: Association Between the Psychosocial Wellbeing and Depression</w:t>
        </w:r>
        <w:r>
          <w:rPr>
            <w:noProof/>
            <w:webHidden/>
          </w:rPr>
          <w:tab/>
        </w:r>
        <w:r>
          <w:rPr>
            <w:noProof/>
            <w:webHidden/>
          </w:rPr>
          <w:fldChar w:fldCharType="begin"/>
        </w:r>
        <w:r>
          <w:rPr>
            <w:noProof/>
            <w:webHidden/>
          </w:rPr>
          <w:instrText xml:space="preserve"> PAGEREF _Toc212149866 \h </w:instrText>
        </w:r>
        <w:r>
          <w:rPr>
            <w:noProof/>
            <w:webHidden/>
          </w:rPr>
        </w:r>
        <w:r>
          <w:rPr>
            <w:noProof/>
            <w:webHidden/>
          </w:rPr>
          <w:fldChar w:fldCharType="separate"/>
        </w:r>
        <w:r>
          <w:rPr>
            <w:noProof/>
            <w:webHidden/>
          </w:rPr>
          <w:t>34</w:t>
        </w:r>
        <w:r>
          <w:rPr>
            <w:noProof/>
            <w:webHidden/>
          </w:rPr>
          <w:fldChar w:fldCharType="end"/>
        </w:r>
      </w:hyperlink>
    </w:p>
    <w:p w14:paraId="1F564813" w14:textId="080450DE"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7" w:history="1">
        <w:r w:rsidRPr="001C7F8D">
          <w:rPr>
            <w:rStyle w:val="Hyperlink"/>
            <w:noProof/>
          </w:rPr>
          <w:t>Table 4. 10: Association Between the Psychosocial Wellbeing and PTSD</w:t>
        </w:r>
        <w:r>
          <w:rPr>
            <w:noProof/>
            <w:webHidden/>
          </w:rPr>
          <w:tab/>
        </w:r>
        <w:r>
          <w:rPr>
            <w:noProof/>
            <w:webHidden/>
          </w:rPr>
          <w:fldChar w:fldCharType="begin"/>
        </w:r>
        <w:r>
          <w:rPr>
            <w:noProof/>
            <w:webHidden/>
          </w:rPr>
          <w:instrText xml:space="preserve"> PAGEREF _Toc212149867 \h </w:instrText>
        </w:r>
        <w:r>
          <w:rPr>
            <w:noProof/>
            <w:webHidden/>
          </w:rPr>
        </w:r>
        <w:r>
          <w:rPr>
            <w:noProof/>
            <w:webHidden/>
          </w:rPr>
          <w:fldChar w:fldCharType="separate"/>
        </w:r>
        <w:r>
          <w:rPr>
            <w:noProof/>
            <w:webHidden/>
          </w:rPr>
          <w:t>35</w:t>
        </w:r>
        <w:r>
          <w:rPr>
            <w:noProof/>
            <w:webHidden/>
          </w:rPr>
          <w:fldChar w:fldCharType="end"/>
        </w:r>
      </w:hyperlink>
    </w:p>
    <w:p w14:paraId="4C17CDC7" w14:textId="76EAF219"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8" w:history="1">
        <w:r w:rsidRPr="001C7F8D">
          <w:rPr>
            <w:rStyle w:val="Hyperlink"/>
            <w:noProof/>
          </w:rPr>
          <w:t>Table 4. 11: Analysis of Variance on Depression</w:t>
        </w:r>
        <w:r>
          <w:rPr>
            <w:noProof/>
            <w:webHidden/>
          </w:rPr>
          <w:tab/>
        </w:r>
        <w:r>
          <w:rPr>
            <w:noProof/>
            <w:webHidden/>
          </w:rPr>
          <w:fldChar w:fldCharType="begin"/>
        </w:r>
        <w:r>
          <w:rPr>
            <w:noProof/>
            <w:webHidden/>
          </w:rPr>
          <w:instrText xml:space="preserve"> PAGEREF _Toc212149868 \h </w:instrText>
        </w:r>
        <w:r>
          <w:rPr>
            <w:noProof/>
            <w:webHidden/>
          </w:rPr>
        </w:r>
        <w:r>
          <w:rPr>
            <w:noProof/>
            <w:webHidden/>
          </w:rPr>
          <w:fldChar w:fldCharType="separate"/>
        </w:r>
        <w:r>
          <w:rPr>
            <w:noProof/>
            <w:webHidden/>
          </w:rPr>
          <w:t>36</w:t>
        </w:r>
        <w:r>
          <w:rPr>
            <w:noProof/>
            <w:webHidden/>
          </w:rPr>
          <w:fldChar w:fldCharType="end"/>
        </w:r>
      </w:hyperlink>
    </w:p>
    <w:p w14:paraId="483E3312" w14:textId="4B7E604D"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69" w:history="1">
        <w:r w:rsidRPr="001C7F8D">
          <w:rPr>
            <w:rStyle w:val="Hyperlink"/>
            <w:noProof/>
          </w:rPr>
          <w:t>Table 4. 12: Analysis of Variance on PTSD</w:t>
        </w:r>
        <w:r>
          <w:rPr>
            <w:noProof/>
            <w:webHidden/>
          </w:rPr>
          <w:tab/>
        </w:r>
        <w:r>
          <w:rPr>
            <w:noProof/>
            <w:webHidden/>
          </w:rPr>
          <w:fldChar w:fldCharType="begin"/>
        </w:r>
        <w:r>
          <w:rPr>
            <w:noProof/>
            <w:webHidden/>
          </w:rPr>
          <w:instrText xml:space="preserve"> PAGEREF _Toc212149869 \h </w:instrText>
        </w:r>
        <w:r>
          <w:rPr>
            <w:noProof/>
            <w:webHidden/>
          </w:rPr>
        </w:r>
        <w:r>
          <w:rPr>
            <w:noProof/>
            <w:webHidden/>
          </w:rPr>
          <w:fldChar w:fldCharType="separate"/>
        </w:r>
        <w:r>
          <w:rPr>
            <w:noProof/>
            <w:webHidden/>
          </w:rPr>
          <w:t>36</w:t>
        </w:r>
        <w:r>
          <w:rPr>
            <w:noProof/>
            <w:webHidden/>
          </w:rPr>
          <w:fldChar w:fldCharType="end"/>
        </w:r>
      </w:hyperlink>
    </w:p>
    <w:p w14:paraId="153A02F9" w14:textId="454EEEAC"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70" w:history="1">
        <w:r w:rsidRPr="001C7F8D">
          <w:rPr>
            <w:rStyle w:val="Hyperlink"/>
            <w:noProof/>
          </w:rPr>
          <w:t>Table 4. 13: Occurrence of Violence</w:t>
        </w:r>
        <w:r>
          <w:rPr>
            <w:noProof/>
            <w:webHidden/>
          </w:rPr>
          <w:tab/>
        </w:r>
        <w:r>
          <w:rPr>
            <w:noProof/>
            <w:webHidden/>
          </w:rPr>
          <w:fldChar w:fldCharType="begin"/>
        </w:r>
        <w:r>
          <w:rPr>
            <w:noProof/>
            <w:webHidden/>
          </w:rPr>
          <w:instrText xml:space="preserve"> PAGEREF _Toc212149870 \h </w:instrText>
        </w:r>
        <w:r>
          <w:rPr>
            <w:noProof/>
            <w:webHidden/>
          </w:rPr>
        </w:r>
        <w:r>
          <w:rPr>
            <w:noProof/>
            <w:webHidden/>
          </w:rPr>
          <w:fldChar w:fldCharType="separate"/>
        </w:r>
        <w:r>
          <w:rPr>
            <w:noProof/>
            <w:webHidden/>
          </w:rPr>
          <w:t>37</w:t>
        </w:r>
        <w:r>
          <w:rPr>
            <w:noProof/>
            <w:webHidden/>
          </w:rPr>
          <w:fldChar w:fldCharType="end"/>
        </w:r>
      </w:hyperlink>
    </w:p>
    <w:p w14:paraId="6D90BE3B" w14:textId="78AF8761"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71" w:history="1">
        <w:r w:rsidRPr="001C7F8D">
          <w:rPr>
            <w:rStyle w:val="Hyperlink"/>
            <w:noProof/>
          </w:rPr>
          <w:t>Table 4. 14: Source of Help for Sadness/Anxiety/Depression</w:t>
        </w:r>
        <w:r>
          <w:rPr>
            <w:noProof/>
            <w:webHidden/>
          </w:rPr>
          <w:tab/>
        </w:r>
        <w:r>
          <w:rPr>
            <w:noProof/>
            <w:webHidden/>
          </w:rPr>
          <w:fldChar w:fldCharType="begin"/>
        </w:r>
        <w:r>
          <w:rPr>
            <w:noProof/>
            <w:webHidden/>
          </w:rPr>
          <w:instrText xml:space="preserve"> PAGEREF _Toc212149871 \h </w:instrText>
        </w:r>
        <w:r>
          <w:rPr>
            <w:noProof/>
            <w:webHidden/>
          </w:rPr>
        </w:r>
        <w:r>
          <w:rPr>
            <w:noProof/>
            <w:webHidden/>
          </w:rPr>
          <w:fldChar w:fldCharType="separate"/>
        </w:r>
        <w:r>
          <w:rPr>
            <w:noProof/>
            <w:webHidden/>
          </w:rPr>
          <w:t>38</w:t>
        </w:r>
        <w:r>
          <w:rPr>
            <w:noProof/>
            <w:webHidden/>
          </w:rPr>
          <w:fldChar w:fldCharType="end"/>
        </w:r>
      </w:hyperlink>
    </w:p>
    <w:p w14:paraId="64DECAFA" w14:textId="1A21C7EF" w:rsidR="00621049" w:rsidRDefault="00621049">
      <w:pPr>
        <w:pStyle w:val="TableofFigures"/>
        <w:tabs>
          <w:tab w:val="right" w:leader="dot" w:pos="8297"/>
        </w:tabs>
        <w:rPr>
          <w:rFonts w:asciiTheme="minorHAnsi" w:hAnsiTheme="minorHAnsi"/>
          <w:noProof/>
          <w:kern w:val="2"/>
          <w:szCs w:val="24"/>
          <w14:ligatures w14:val="standardContextual"/>
        </w:rPr>
      </w:pPr>
      <w:hyperlink w:anchor="_Toc212149872" w:history="1">
        <w:r w:rsidRPr="001C7F8D">
          <w:rPr>
            <w:rStyle w:val="Hyperlink"/>
            <w:noProof/>
          </w:rPr>
          <w:t xml:space="preserve">Table 4. 15: Coefficients of Correlation on </w:t>
        </w:r>
        <w:r w:rsidRPr="001C7F8D">
          <w:rPr>
            <w:rStyle w:val="Hyperlink"/>
            <w:rFonts w:eastAsia="Times New Roman" w:cs="Times New Roman"/>
            <w:noProof/>
          </w:rPr>
          <w:t>Depression and PTSD Among Adolescents</w:t>
        </w:r>
        <w:r>
          <w:rPr>
            <w:noProof/>
            <w:webHidden/>
          </w:rPr>
          <w:tab/>
        </w:r>
        <w:r>
          <w:rPr>
            <w:noProof/>
            <w:webHidden/>
          </w:rPr>
          <w:fldChar w:fldCharType="begin"/>
        </w:r>
        <w:r>
          <w:rPr>
            <w:noProof/>
            <w:webHidden/>
          </w:rPr>
          <w:instrText xml:space="preserve"> PAGEREF _Toc212149872 \h </w:instrText>
        </w:r>
        <w:r>
          <w:rPr>
            <w:noProof/>
            <w:webHidden/>
          </w:rPr>
        </w:r>
        <w:r>
          <w:rPr>
            <w:noProof/>
            <w:webHidden/>
          </w:rPr>
          <w:fldChar w:fldCharType="separate"/>
        </w:r>
        <w:r>
          <w:rPr>
            <w:noProof/>
            <w:webHidden/>
          </w:rPr>
          <w:t>39</w:t>
        </w:r>
        <w:r>
          <w:rPr>
            <w:noProof/>
            <w:webHidden/>
          </w:rPr>
          <w:fldChar w:fldCharType="end"/>
        </w:r>
      </w:hyperlink>
    </w:p>
    <w:p w14:paraId="2D012E38" w14:textId="521DC83D" w:rsidR="00621049" w:rsidRPr="00621049" w:rsidRDefault="00621049" w:rsidP="00621049">
      <w:pPr>
        <w:sectPr w:rsidR="00621049" w:rsidRPr="00621049" w:rsidSect="000B5EED">
          <w:headerReference w:type="default" r:id="rId9"/>
          <w:footerReference w:type="default" r:id="rId10"/>
          <w:pgSz w:w="11907" w:h="16839" w:code="9"/>
          <w:pgMar w:top="1440" w:right="1440" w:bottom="1440" w:left="2160" w:header="720" w:footer="720" w:gutter="0"/>
          <w:pgNumType w:fmt="lowerRoman"/>
          <w:cols w:space="720"/>
          <w:titlePg/>
          <w:docGrid w:linePitch="360"/>
        </w:sectPr>
      </w:pPr>
      <w:r>
        <w:fldChar w:fldCharType="end"/>
      </w:r>
    </w:p>
    <w:p w14:paraId="6C6A64B9" w14:textId="01DFC2AD" w:rsidR="00446CF1" w:rsidRPr="004913EC" w:rsidRDefault="00446CF1" w:rsidP="00522E11">
      <w:pPr>
        <w:pStyle w:val="Heading1"/>
      </w:pPr>
      <w:bookmarkStart w:id="16" w:name="_Toc212149762"/>
      <w:r w:rsidRPr="004913EC">
        <w:lastRenderedPageBreak/>
        <w:t>CHAPTER ONE: INTRODUCTION</w:t>
      </w:r>
      <w:bookmarkEnd w:id="16"/>
    </w:p>
    <w:p w14:paraId="48A6F6C8" w14:textId="07121471" w:rsidR="00446CF1" w:rsidRPr="00356FD7" w:rsidRDefault="00446CF1" w:rsidP="00522E11">
      <w:pPr>
        <w:pStyle w:val="Heading2"/>
      </w:pPr>
      <w:bookmarkStart w:id="17" w:name="_Toc212149763"/>
      <w:r w:rsidRPr="00356FD7">
        <w:t>1.1 Background of the study</w:t>
      </w:r>
      <w:bookmarkEnd w:id="17"/>
    </w:p>
    <w:p w14:paraId="48562DF3" w14:textId="3EEFA587" w:rsidR="00446CF1" w:rsidRPr="0020744C" w:rsidRDefault="00446CF1" w:rsidP="009B1B52">
      <w:pPr>
        <w:rPr>
          <w:rFonts w:cs="Times New Roman"/>
          <w:szCs w:val="24"/>
        </w:rPr>
      </w:pPr>
      <w:r w:rsidRPr="0020744C">
        <w:rPr>
          <w:rFonts w:eastAsia="Times New Roman" w:cs="Times New Roman"/>
          <w:color w:val="000000"/>
          <w:szCs w:val="24"/>
        </w:rPr>
        <w:t>Advancements in medical care, especially the availability of highly active antiretroviral therapy(HAART), have prolonged the survival of children who have acquired HIV either vertically or horizontally and reduced the morbidity and mortality associated with HIV/AIDS</w:t>
      </w:r>
      <w:r w:rsidR="00351E5F">
        <w:rPr>
          <w:rFonts w:eastAsia="Times New Roman" w:cs="Times New Roman"/>
          <w:color w:val="000000"/>
          <w:szCs w:val="24"/>
        </w:rPr>
        <w:t xml:space="preserve"> by improved immune function and suppression of HIV viral load</w:t>
      </w:r>
      <w:r w:rsidR="00351E5F">
        <w:rPr>
          <w:rFonts w:eastAsia="Times New Roman" w:cs="Times New Roman"/>
          <w:color w:val="000000"/>
          <w:szCs w:val="24"/>
        </w:rPr>
        <w:fldChar w:fldCharType="begin"/>
      </w:r>
      <w:r w:rsidR="00351E5F">
        <w:rPr>
          <w:rFonts w:eastAsia="Times New Roman" w:cs="Times New Roman"/>
          <w:color w:val="000000"/>
          <w:szCs w:val="24"/>
        </w:rPr>
        <w:instrText xml:space="preserve"> ADDIN ZOTERO_ITEM CSL_CITATION {"citationID":"YBmXbREu","properties":{"formattedCitation":"(1)","plainCitation":"(1)","noteIndex":0},"citationItems":[{"id":176,"uris":["http://zotero.org/users/local/UxnFgeSF/items/8ZZA9BJ9"],"itemData":{"id":176,"type":"article-journal","container-title":"AIDS","DOI":"10.1097/00002030-200111090-00007","ISSN":"0269-9370","issue":"16","journalAbbreviation":"AIDS","language":"en","page":"2119-2127","source":"DOI.org (Crossref)","title":"Survival of AIDS patients with primary central nervous system lymphoma is dramatically improved by HAART-induced immune recovery:","title-short":"Survival of AIDS patients with primary central nervous system lymphoma is dramatically improved by HAART-induced immune recovery","volume":"15","author":[{"family":"Hoffmann","given":"Christian"},{"family":"Tabrizian","given":"Susanne"},{"family":"Wolf","given":"Eva"},{"family":"Eggers","given":"Christian"},{"family":"Stoehr","given":"Albrecht"},{"family":"Plettenberg","given":"Andreas"},{"family":"Buhk","given":"Thomas"},{"family":"Stellbrink","given":"Hans-Jürgen"},{"family":"Horst","given":"Heinz-August"},{"family":"Jäger","given":"Hans"},{"family":"Rosenkranz","given":"Thorsten"}],"issued":{"date-parts":[["2001",11]]}}}],"schema":"https://github.com/citation-style-language/schema/raw/master/csl-citation.json"} </w:instrText>
      </w:r>
      <w:r w:rsidR="00351E5F">
        <w:rPr>
          <w:rFonts w:eastAsia="Times New Roman" w:cs="Times New Roman"/>
          <w:color w:val="000000"/>
          <w:szCs w:val="24"/>
        </w:rPr>
        <w:fldChar w:fldCharType="separate"/>
      </w:r>
      <w:r w:rsidR="00351E5F" w:rsidRPr="00351E5F">
        <w:rPr>
          <w:rFonts w:cs="Times New Roman"/>
        </w:rPr>
        <w:t>(1)</w:t>
      </w:r>
      <w:r w:rsidR="00351E5F">
        <w:rPr>
          <w:rFonts w:eastAsia="Times New Roman" w:cs="Times New Roman"/>
          <w:color w:val="000000"/>
          <w:szCs w:val="24"/>
        </w:rPr>
        <w:fldChar w:fldCharType="end"/>
      </w:r>
      <w:r w:rsidRPr="0020744C">
        <w:rPr>
          <w:rFonts w:eastAsia="Times New Roman" w:cs="Times New Roman"/>
          <w:color w:val="000000"/>
          <w:szCs w:val="24"/>
        </w:rPr>
        <w:t>. These adolescents need follow up at comprehensive care clinics</w:t>
      </w:r>
      <w:r w:rsidR="00E163B0">
        <w:rPr>
          <w:rFonts w:eastAsia="Times New Roman" w:cs="Times New Roman"/>
          <w:color w:val="000000"/>
          <w:szCs w:val="24"/>
        </w:rPr>
        <w:t xml:space="preserve"> (CCC)</w:t>
      </w:r>
      <w:r w:rsidRPr="0020744C">
        <w:rPr>
          <w:rFonts w:eastAsia="Times New Roman" w:cs="Times New Roman"/>
          <w:color w:val="000000"/>
          <w:szCs w:val="24"/>
        </w:rPr>
        <w:t xml:space="preserve"> which ensure that compliance to medication is adhered to and any adverse effects are monitored and treated where necessary</w:t>
      </w:r>
      <w:r w:rsidR="000C380B">
        <w:rPr>
          <w:rFonts w:eastAsia="Times New Roman" w:cs="Times New Roman"/>
          <w:color w:val="000000"/>
          <w:szCs w:val="24"/>
        </w:rPr>
        <w:t xml:space="preserve"> in order to enhance retention in care</w:t>
      </w:r>
      <w:r w:rsidRPr="0020744C">
        <w:rPr>
          <w:rFonts w:eastAsia="Times New Roman" w:cs="Times New Roman"/>
          <w:color w:val="000000"/>
          <w:szCs w:val="24"/>
        </w:rPr>
        <w:t>.</w:t>
      </w:r>
    </w:p>
    <w:p w14:paraId="1249BF31" w14:textId="323038E0" w:rsidR="00446CF1" w:rsidRDefault="00446CF1" w:rsidP="009B1B52">
      <w:pPr>
        <w:spacing w:after="0"/>
        <w:rPr>
          <w:rFonts w:eastAsia="Times New Roman" w:cs="Times New Roman"/>
          <w:color w:val="000000"/>
          <w:szCs w:val="24"/>
        </w:rPr>
      </w:pPr>
      <w:r w:rsidRPr="0020744C">
        <w:rPr>
          <w:rFonts w:eastAsia="Times New Roman" w:cs="Times New Roman"/>
          <w:color w:val="000000"/>
          <w:szCs w:val="24"/>
        </w:rPr>
        <w:t>Globally adolescents are about a sixth of the world’s population,</w:t>
      </w:r>
      <w:r w:rsidR="00ED36E3">
        <w:rPr>
          <w:rFonts w:eastAsia="Times New Roman" w:cs="Times New Roman"/>
          <w:color w:val="000000"/>
          <w:szCs w:val="24"/>
        </w:rPr>
        <w:t xml:space="preserve"> </w:t>
      </w:r>
      <w:r w:rsidRPr="0020744C">
        <w:rPr>
          <w:rFonts w:eastAsia="Times New Roman" w:cs="Times New Roman"/>
          <w:color w:val="000000"/>
          <w:szCs w:val="24"/>
        </w:rPr>
        <w:t>roughly 1.2 billion</w:t>
      </w:r>
      <w:r w:rsidR="00ED36E3">
        <w:rPr>
          <w:rFonts w:eastAsia="Times New Roman" w:cs="Times New Roman"/>
          <w:color w:val="000000"/>
          <w:szCs w:val="24"/>
        </w:rPr>
        <w:t xml:space="preserve"> </w:t>
      </w:r>
      <w:r w:rsidR="00ED36E3">
        <w:rPr>
          <w:rFonts w:eastAsia="Times New Roman" w:cs="Times New Roman"/>
          <w:color w:val="000000"/>
          <w:szCs w:val="24"/>
        </w:rPr>
        <w:fldChar w:fldCharType="begin"/>
      </w:r>
      <w:r w:rsidR="00351E5F">
        <w:rPr>
          <w:rFonts w:eastAsia="Times New Roman" w:cs="Times New Roman"/>
          <w:color w:val="000000"/>
          <w:szCs w:val="24"/>
        </w:rPr>
        <w:instrText xml:space="preserve"> ADDIN ZOTERO_ITEM CSL_CITATION {"citationID":"fBRV3MgX","properties":{"formattedCitation":"(2)","plainCitation":"(2)","noteIndex":0},"citationItems":[{"id":20,"uris":["http://zotero.org/users/local/UxnFgeSF/items/JGERRL76"],"itemData":{"id":20,"type":"webpage","abstract":"World AIDS Day 2023 events in Geneva and around the world under the theme ‘Let communities lead’.","language":"en","title":"World AIDS Day 2023 – events in Geneva and around the world","URL":"https://www.who.int/news-room/events/detail/2023/12/01/default-calendar/world-aids-day-2023-events-in-geneva-and-around-the-world","accessed":{"date-parts":[["2024",2,6]]}}}],"schema":"https://github.com/citation-style-language/schema/raw/master/csl-citation.json"} </w:instrText>
      </w:r>
      <w:r w:rsidR="00ED36E3">
        <w:rPr>
          <w:rFonts w:eastAsia="Times New Roman" w:cs="Times New Roman"/>
          <w:color w:val="000000"/>
          <w:szCs w:val="24"/>
        </w:rPr>
        <w:fldChar w:fldCharType="separate"/>
      </w:r>
      <w:r w:rsidR="00351E5F" w:rsidRPr="00351E5F">
        <w:rPr>
          <w:rFonts w:cs="Times New Roman"/>
        </w:rPr>
        <w:t>(2)</w:t>
      </w:r>
      <w:r w:rsidR="00ED36E3">
        <w:rPr>
          <w:rFonts w:eastAsia="Times New Roman" w:cs="Times New Roman"/>
          <w:color w:val="000000"/>
          <w:szCs w:val="24"/>
        </w:rPr>
        <w:fldChar w:fldCharType="end"/>
      </w:r>
      <w:r w:rsidR="00ED36E3">
        <w:rPr>
          <w:rFonts w:eastAsia="Times New Roman" w:cs="Times New Roman"/>
          <w:color w:val="000000"/>
          <w:szCs w:val="24"/>
        </w:rPr>
        <w:t>.</w:t>
      </w:r>
      <w:r w:rsidRPr="0020744C">
        <w:rPr>
          <w:rFonts w:eastAsia="Times New Roman" w:cs="Times New Roman"/>
          <w:color w:val="000000"/>
          <w:szCs w:val="24"/>
        </w:rPr>
        <w:t xml:space="preserve"> They make up about 23% of sub- Saharan Africa’s population and are about 24% of Kenya’s population by age</w:t>
      </w:r>
      <w:r w:rsidR="00ED36E3">
        <w:rPr>
          <w:rFonts w:eastAsia="Times New Roman" w:cs="Times New Roman"/>
          <w:color w:val="000000"/>
          <w:szCs w:val="24"/>
        </w:rPr>
        <w:t xml:space="preserve"> </w:t>
      </w:r>
      <w:r w:rsidR="007F72D5">
        <w:rPr>
          <w:rFonts w:eastAsia="Times New Roman" w:cs="Times New Roman"/>
          <w:color w:val="000000"/>
          <w:szCs w:val="24"/>
        </w:rPr>
        <w:fldChar w:fldCharType="begin"/>
      </w:r>
      <w:r w:rsidR="00204F1E">
        <w:rPr>
          <w:rFonts w:eastAsia="Times New Roman" w:cs="Times New Roman"/>
          <w:color w:val="000000"/>
          <w:szCs w:val="24"/>
        </w:rPr>
        <w:instrText xml:space="preserve"> ADDIN ZOTERO_ITEM CSL_CITATION {"citationID":"e7WhQbH1","properties":{"formattedCitation":"(3)","plainCitation":"(3)","noteIndex":0},"citationItems":[{"id":"1CLvFoV1/cdJaTWmX","uris":["http://zotero.org/users/local/UxnFgeSF/items/DJ45CFGA"],"itemData":{"id":2,"type":"report","language":"English","publisher":"Harvard School of Public Health","title":"Identifying unmet health needs for adolescents in sub-Saharan Africa","URL":"https://www.hsph.harvard.edu/news/features/adolescents-africa-health/","author":[{"family":"Amy Roeder","given":""}],"issued":{"date-parts":[["2020"]]}}}],"schema":"https://github.com/citation-style-language/schema/raw/master/csl-citation.json"} </w:instrText>
      </w:r>
      <w:r w:rsidR="007F72D5">
        <w:rPr>
          <w:rFonts w:eastAsia="Times New Roman" w:cs="Times New Roman"/>
          <w:color w:val="000000"/>
          <w:szCs w:val="24"/>
        </w:rPr>
        <w:fldChar w:fldCharType="separate"/>
      </w:r>
      <w:r w:rsidR="00351E5F" w:rsidRPr="00351E5F">
        <w:rPr>
          <w:rFonts w:cs="Times New Roman"/>
        </w:rPr>
        <w:t>(3)</w:t>
      </w:r>
      <w:r w:rsidR="007F72D5">
        <w:rPr>
          <w:rFonts w:eastAsia="Times New Roman" w:cs="Times New Roman"/>
          <w:color w:val="000000"/>
          <w:szCs w:val="24"/>
        </w:rPr>
        <w:fldChar w:fldCharType="end"/>
      </w:r>
      <w:r w:rsidR="007F72D5">
        <w:rPr>
          <w:rFonts w:eastAsia="Times New Roman" w:cs="Times New Roman"/>
          <w:color w:val="000000"/>
          <w:szCs w:val="24"/>
        </w:rPr>
        <w:t xml:space="preserve"> </w:t>
      </w:r>
      <w:r w:rsidR="007F72D5">
        <w:rPr>
          <w:rFonts w:eastAsia="Times New Roman" w:cs="Times New Roman"/>
          <w:color w:val="000000"/>
          <w:szCs w:val="24"/>
        </w:rPr>
        <w:fldChar w:fldCharType="begin"/>
      </w:r>
      <w:r w:rsidR="00351E5F">
        <w:rPr>
          <w:rFonts w:eastAsia="Times New Roman" w:cs="Times New Roman"/>
          <w:color w:val="000000"/>
          <w:szCs w:val="24"/>
        </w:rPr>
        <w:instrText xml:space="preserve"> ADDIN ZOTERO_ITEM CSL_CITATION {"citationID":"6e0129em","properties":{"formattedCitation":"(4)","plainCitation":"(4)","noteIndex":0},"citationItems":[{"id":113,"uris":["http://zotero.org/users/local/UxnFgeSF/items/KGNIFS7T"],"itemData":{"id":113,"type":"report","event-place":"Nairobi, Kenya, and Rockville, Maryland, USA","publisher":"KNBS and ICF.","publisher-place":"Nairobi, Kenya, and Rockville, Maryland, USA","title":"Kenya Demographic and Health Survey 2022. Key Indicators Report.","URL":"https://dhsprogram.com/pubs/pdf/PR143/PR143.pdf","issued":{"date-parts":[["2022"]]}}}],"schema":"https://github.com/citation-style-language/schema/raw/master/csl-citation.json"} </w:instrText>
      </w:r>
      <w:r w:rsidR="007F72D5">
        <w:rPr>
          <w:rFonts w:eastAsia="Times New Roman" w:cs="Times New Roman"/>
          <w:color w:val="000000"/>
          <w:szCs w:val="24"/>
        </w:rPr>
        <w:fldChar w:fldCharType="separate"/>
      </w:r>
      <w:r w:rsidR="00351E5F" w:rsidRPr="00351E5F">
        <w:rPr>
          <w:rFonts w:cs="Times New Roman"/>
        </w:rPr>
        <w:t>(4)</w:t>
      </w:r>
      <w:r w:rsidR="007F72D5">
        <w:rPr>
          <w:rFonts w:eastAsia="Times New Roman" w:cs="Times New Roman"/>
          <w:color w:val="000000"/>
          <w:szCs w:val="24"/>
        </w:rPr>
        <w:fldChar w:fldCharType="end"/>
      </w:r>
      <w:r w:rsidR="00ED36E3">
        <w:rPr>
          <w:rFonts w:eastAsia="Times New Roman" w:cs="Times New Roman"/>
          <w:color w:val="000000"/>
          <w:szCs w:val="24"/>
        </w:rPr>
        <w:t xml:space="preserve">. </w:t>
      </w:r>
      <w:r w:rsidRPr="0020744C">
        <w:rPr>
          <w:rFonts w:eastAsia="Times New Roman" w:cs="Times New Roman"/>
          <w:szCs w:val="24"/>
        </w:rPr>
        <w:t xml:space="preserve"> </w:t>
      </w:r>
      <w:r w:rsidR="00B3282D">
        <w:rPr>
          <w:rFonts w:eastAsia="Times New Roman" w:cs="Times New Roman"/>
          <w:szCs w:val="24"/>
        </w:rPr>
        <w:t xml:space="preserve">Globally in the year </w:t>
      </w:r>
      <w:r w:rsidR="00A35486">
        <w:rPr>
          <w:rFonts w:eastAsia="Times New Roman" w:cs="Times New Roman"/>
          <w:szCs w:val="24"/>
        </w:rPr>
        <w:t>2022, adolescents</w:t>
      </w:r>
      <w:r w:rsidR="00B3282D">
        <w:rPr>
          <w:rFonts w:eastAsia="Times New Roman" w:cs="Times New Roman"/>
          <w:szCs w:val="24"/>
        </w:rPr>
        <w:t xml:space="preserve"> living with HIV were about 1.65 </w:t>
      </w:r>
      <w:r w:rsidR="00A35486">
        <w:rPr>
          <w:rFonts w:eastAsia="Times New Roman" w:cs="Times New Roman"/>
          <w:szCs w:val="24"/>
        </w:rPr>
        <w:t>million, majority</w:t>
      </w:r>
      <w:r w:rsidR="00B3282D">
        <w:rPr>
          <w:rFonts w:eastAsia="Times New Roman" w:cs="Times New Roman"/>
          <w:szCs w:val="24"/>
        </w:rPr>
        <w:t xml:space="preserve"> of whom are found in sub-Saharan Africa.</w:t>
      </w:r>
      <w:r w:rsidR="00522E11">
        <w:rPr>
          <w:rFonts w:eastAsia="Times New Roman" w:cs="Times New Roman"/>
          <w:szCs w:val="24"/>
        </w:rPr>
        <w:t xml:space="preserve"> </w:t>
      </w:r>
      <w:r w:rsidRPr="0020744C">
        <w:rPr>
          <w:rFonts w:eastAsia="Times New Roman" w:cs="Times New Roman"/>
          <w:color w:val="000000"/>
          <w:szCs w:val="24"/>
        </w:rPr>
        <w:t>Adolescence is a</w:t>
      </w:r>
      <w:r w:rsidR="00B3282D">
        <w:rPr>
          <w:rFonts w:eastAsia="Times New Roman" w:cs="Times New Roman"/>
          <w:color w:val="000000"/>
          <w:szCs w:val="24"/>
        </w:rPr>
        <w:t xml:space="preserve">n intermediate phase that prepares children for adulthood </w:t>
      </w:r>
      <w:r w:rsidRPr="0020744C">
        <w:rPr>
          <w:rFonts w:eastAsia="Times New Roman" w:cs="Times New Roman"/>
          <w:color w:val="000000"/>
          <w:szCs w:val="24"/>
        </w:rPr>
        <w:t>and involves changes that are either intellectual, cognitive,</w:t>
      </w:r>
      <w:r w:rsidR="00E163B0">
        <w:rPr>
          <w:rFonts w:eastAsia="Times New Roman" w:cs="Times New Roman"/>
          <w:color w:val="000000"/>
          <w:szCs w:val="24"/>
        </w:rPr>
        <w:t xml:space="preserve"> </w:t>
      </w:r>
      <w:r w:rsidRPr="0020744C">
        <w:rPr>
          <w:rFonts w:eastAsia="Times New Roman" w:cs="Times New Roman"/>
          <w:color w:val="000000"/>
          <w:szCs w:val="24"/>
        </w:rPr>
        <w:t xml:space="preserve">physical and psychological in the adolescent. </w:t>
      </w:r>
    </w:p>
    <w:p w14:paraId="65BABC43" w14:textId="77777777" w:rsidR="00A35486" w:rsidRPr="0020744C" w:rsidRDefault="00A35486" w:rsidP="009B1B52">
      <w:pPr>
        <w:spacing w:after="0"/>
        <w:rPr>
          <w:rFonts w:eastAsia="Times New Roman" w:cs="Times New Roman"/>
          <w:szCs w:val="24"/>
        </w:rPr>
      </w:pPr>
    </w:p>
    <w:p w14:paraId="00646171" w14:textId="4443C22D" w:rsidR="00446CF1" w:rsidRDefault="00446CF1" w:rsidP="009B1B52">
      <w:pPr>
        <w:spacing w:after="0"/>
        <w:rPr>
          <w:rFonts w:eastAsia="Times New Roman" w:cs="Times New Roman"/>
          <w:color w:val="000000"/>
          <w:szCs w:val="24"/>
        </w:rPr>
      </w:pPr>
      <w:r w:rsidRPr="0020744C">
        <w:rPr>
          <w:rFonts w:eastAsia="Times New Roman" w:cs="Times New Roman"/>
          <w:color w:val="000000"/>
          <w:szCs w:val="24"/>
        </w:rPr>
        <w:t>Worldwide,</w:t>
      </w:r>
      <w:r w:rsidR="00824607">
        <w:rPr>
          <w:rFonts w:eastAsia="Times New Roman" w:cs="Times New Roman"/>
          <w:color w:val="000000"/>
          <w:szCs w:val="24"/>
        </w:rPr>
        <w:t xml:space="preserve"> </w:t>
      </w:r>
      <w:r w:rsidRPr="0020744C">
        <w:rPr>
          <w:rFonts w:eastAsia="Times New Roman" w:cs="Times New Roman"/>
          <w:color w:val="000000"/>
          <w:szCs w:val="24"/>
        </w:rPr>
        <w:t>one in seven adolescents experiences a mental health disorder with depression,</w:t>
      </w:r>
      <w:r w:rsidR="00824607">
        <w:rPr>
          <w:rFonts w:eastAsia="Times New Roman" w:cs="Times New Roman"/>
          <w:color w:val="000000"/>
          <w:szCs w:val="24"/>
        </w:rPr>
        <w:t xml:space="preserve"> </w:t>
      </w:r>
      <w:r w:rsidRPr="0020744C">
        <w:rPr>
          <w:rFonts w:eastAsia="Times New Roman" w:cs="Times New Roman"/>
          <w:color w:val="000000"/>
          <w:szCs w:val="24"/>
        </w:rPr>
        <w:t xml:space="preserve">anxiety and behavioral disorders being among the leading causes of morbidity in this age group. Most </w:t>
      </w:r>
      <w:r w:rsidR="00A35486" w:rsidRPr="0020744C">
        <w:rPr>
          <w:rFonts w:eastAsia="Times New Roman" w:cs="Times New Roman"/>
          <w:color w:val="000000"/>
          <w:szCs w:val="24"/>
        </w:rPr>
        <w:t>adolescents who</w:t>
      </w:r>
      <w:r w:rsidRPr="0020744C">
        <w:rPr>
          <w:rFonts w:eastAsia="Times New Roman" w:cs="Times New Roman"/>
          <w:color w:val="000000"/>
          <w:szCs w:val="24"/>
        </w:rPr>
        <w:t xml:space="preserve"> attempt suicide have at least 1 mental illness.</w:t>
      </w:r>
      <w:r w:rsidR="00A35486">
        <w:rPr>
          <w:rFonts w:eastAsia="Times New Roman" w:cs="Times New Roman"/>
          <w:color w:val="000000"/>
          <w:szCs w:val="24"/>
        </w:rPr>
        <w:t xml:space="preserve"> </w:t>
      </w:r>
      <w:r w:rsidRPr="0020744C">
        <w:rPr>
          <w:rFonts w:eastAsia="Times New Roman" w:cs="Times New Roman"/>
          <w:color w:val="000000"/>
          <w:szCs w:val="24"/>
        </w:rPr>
        <w:t>M</w:t>
      </w:r>
      <w:r w:rsidR="000C380B">
        <w:rPr>
          <w:rFonts w:eastAsia="Times New Roman" w:cs="Times New Roman"/>
          <w:color w:val="000000"/>
          <w:szCs w:val="24"/>
        </w:rPr>
        <w:t xml:space="preserve">ental </w:t>
      </w:r>
      <w:r w:rsidRPr="0020744C">
        <w:rPr>
          <w:rFonts w:eastAsia="Times New Roman" w:cs="Times New Roman"/>
          <w:color w:val="000000"/>
          <w:szCs w:val="24"/>
        </w:rPr>
        <w:t>H</w:t>
      </w:r>
      <w:r w:rsidR="000C380B">
        <w:rPr>
          <w:rFonts w:eastAsia="Times New Roman" w:cs="Times New Roman"/>
          <w:color w:val="000000"/>
          <w:szCs w:val="24"/>
        </w:rPr>
        <w:t xml:space="preserve">ealth </w:t>
      </w:r>
      <w:r w:rsidR="00A35486" w:rsidRPr="0020744C">
        <w:rPr>
          <w:rFonts w:eastAsia="Times New Roman" w:cs="Times New Roman"/>
          <w:color w:val="000000"/>
          <w:szCs w:val="24"/>
        </w:rPr>
        <w:t>D</w:t>
      </w:r>
      <w:r w:rsidR="00A35486">
        <w:rPr>
          <w:rFonts w:eastAsia="Times New Roman" w:cs="Times New Roman"/>
          <w:color w:val="000000"/>
          <w:szCs w:val="24"/>
        </w:rPr>
        <w:t>isorders (</w:t>
      </w:r>
      <w:r w:rsidR="000C380B">
        <w:rPr>
          <w:rFonts w:eastAsia="Times New Roman" w:cs="Times New Roman"/>
          <w:color w:val="000000"/>
          <w:szCs w:val="24"/>
        </w:rPr>
        <w:t>MHDs)</w:t>
      </w:r>
      <w:r w:rsidRPr="0020744C">
        <w:rPr>
          <w:rFonts w:eastAsia="Times New Roman" w:cs="Times New Roman"/>
          <w:color w:val="000000"/>
          <w:szCs w:val="24"/>
        </w:rPr>
        <w:t xml:space="preserve"> are defined as conditions that affect the thinking,</w:t>
      </w:r>
      <w:r w:rsidR="005F4D45">
        <w:rPr>
          <w:rFonts w:eastAsia="Times New Roman" w:cs="Times New Roman"/>
          <w:color w:val="000000"/>
          <w:szCs w:val="24"/>
        </w:rPr>
        <w:t xml:space="preserve"> </w:t>
      </w:r>
      <w:r w:rsidRPr="0020744C">
        <w:rPr>
          <w:rFonts w:eastAsia="Times New Roman" w:cs="Times New Roman"/>
          <w:color w:val="000000"/>
          <w:szCs w:val="24"/>
        </w:rPr>
        <w:t>mood, behaviour and feelings causing significant impairment of personal functioning. They can occur as single episodes,</w:t>
      </w:r>
      <w:r w:rsidR="00D14284">
        <w:rPr>
          <w:rFonts w:eastAsia="Times New Roman" w:cs="Times New Roman"/>
          <w:color w:val="000000"/>
          <w:szCs w:val="24"/>
        </w:rPr>
        <w:t xml:space="preserve"> </w:t>
      </w:r>
      <w:r w:rsidRPr="0020744C">
        <w:rPr>
          <w:rFonts w:eastAsia="Times New Roman" w:cs="Times New Roman"/>
          <w:color w:val="000000"/>
          <w:szCs w:val="24"/>
        </w:rPr>
        <w:t>persistent or can be relapsing. Majority are diagnosed by mental health professionals.</w:t>
      </w:r>
      <w:r w:rsidR="00D14284">
        <w:rPr>
          <w:rFonts w:eastAsia="Times New Roman" w:cs="Times New Roman"/>
          <w:color w:val="000000"/>
          <w:szCs w:val="24"/>
        </w:rPr>
        <w:t xml:space="preserve"> MHD’s that are not treated have been linked to low adherence to HAART and many cases of loss to follow up.</w:t>
      </w:r>
    </w:p>
    <w:p w14:paraId="65CB53CF" w14:textId="77777777" w:rsidR="00A35486" w:rsidRPr="0020744C" w:rsidRDefault="00A35486" w:rsidP="009B1B52">
      <w:pPr>
        <w:spacing w:after="0"/>
        <w:rPr>
          <w:rFonts w:eastAsia="Times New Roman" w:cs="Times New Roman"/>
          <w:szCs w:val="24"/>
        </w:rPr>
      </w:pPr>
    </w:p>
    <w:p w14:paraId="25834287" w14:textId="0EE410BE" w:rsidR="00446CF1" w:rsidRDefault="00446CF1" w:rsidP="009B1B52">
      <w:pPr>
        <w:spacing w:after="0"/>
        <w:rPr>
          <w:rFonts w:eastAsia="Times New Roman" w:cs="Times New Roman"/>
          <w:color w:val="000000"/>
          <w:szCs w:val="24"/>
        </w:rPr>
      </w:pPr>
      <w:r w:rsidRPr="0020744C">
        <w:rPr>
          <w:rFonts w:eastAsia="Times New Roman" w:cs="Times New Roman"/>
          <w:color w:val="000000"/>
          <w:szCs w:val="24"/>
        </w:rPr>
        <w:t xml:space="preserve">Depression is a mood disorder that causes persistent feelings of sadness and loss of interest in daily activities. Some adolescents who have depression may attempt </w:t>
      </w:r>
      <w:r w:rsidR="003E054E" w:rsidRPr="0020744C">
        <w:rPr>
          <w:rFonts w:eastAsia="Times New Roman" w:cs="Times New Roman"/>
          <w:color w:val="000000"/>
          <w:szCs w:val="24"/>
        </w:rPr>
        <w:t>self-harm</w:t>
      </w:r>
      <w:r w:rsidRPr="0020744C">
        <w:rPr>
          <w:rFonts w:eastAsia="Times New Roman" w:cs="Times New Roman"/>
          <w:color w:val="000000"/>
          <w:szCs w:val="24"/>
        </w:rPr>
        <w:t xml:space="preserve"> behaviour including suicide, others feel hopeless or exhibit a change in their </w:t>
      </w:r>
      <w:r w:rsidR="002D496D" w:rsidRPr="0020744C">
        <w:rPr>
          <w:rFonts w:eastAsia="Times New Roman" w:cs="Times New Roman"/>
          <w:color w:val="000000"/>
          <w:szCs w:val="24"/>
        </w:rPr>
        <w:t>usual activity</w:t>
      </w:r>
      <w:r w:rsidRPr="0020744C">
        <w:rPr>
          <w:rFonts w:eastAsia="Times New Roman" w:cs="Times New Roman"/>
          <w:color w:val="000000"/>
          <w:szCs w:val="24"/>
        </w:rPr>
        <w:t xml:space="preserve"> levels. </w:t>
      </w:r>
    </w:p>
    <w:p w14:paraId="604D0E75" w14:textId="77777777" w:rsidR="003E054E" w:rsidRDefault="003E054E" w:rsidP="009B1B52">
      <w:pPr>
        <w:spacing w:after="0"/>
        <w:rPr>
          <w:rFonts w:eastAsia="Times New Roman" w:cs="Times New Roman"/>
          <w:color w:val="000000"/>
          <w:szCs w:val="24"/>
        </w:rPr>
      </w:pPr>
    </w:p>
    <w:p w14:paraId="0E99CD0C" w14:textId="76F990B4" w:rsidR="0071675B" w:rsidRPr="003E054E" w:rsidRDefault="007D5CE7" w:rsidP="009B1B52">
      <w:pPr>
        <w:spacing w:after="0"/>
        <w:rPr>
          <w:rFonts w:cs="Times New Roman"/>
          <w:szCs w:val="24"/>
        </w:rPr>
      </w:pPr>
      <w:r w:rsidRPr="003E054E">
        <w:rPr>
          <w:rFonts w:cs="Times New Roman"/>
          <w:szCs w:val="24"/>
        </w:rPr>
        <w:lastRenderedPageBreak/>
        <w:t xml:space="preserve">Posttraumatic stress disorder (PTSD) is a psychiatric disorder that may occur in people who have experienced or witnessed a traumatic event, series of events or set of circumstances. </w:t>
      </w:r>
      <w:r w:rsidR="0071675B" w:rsidRPr="003E054E">
        <w:rPr>
          <w:rFonts w:cs="Times New Roman"/>
          <w:szCs w:val="24"/>
        </w:rPr>
        <w:t xml:space="preserve">It is associated with functional and cognitive impairment </w:t>
      </w:r>
      <w:r w:rsidR="0071675B" w:rsidRPr="003E054E">
        <w:rPr>
          <w:rFonts w:cs="Times New Roman"/>
          <w:szCs w:val="24"/>
        </w:rPr>
        <w:fldChar w:fldCharType="begin"/>
      </w:r>
      <w:r w:rsidR="0071675B" w:rsidRPr="003E054E">
        <w:rPr>
          <w:rFonts w:cs="Times New Roman"/>
          <w:szCs w:val="24"/>
        </w:rPr>
        <w:instrText xml:space="preserve"> ADDIN ZOTERO_ITEM CSL_CITATION {"citationID":"fex3Ms61","properties":{"formattedCitation":"(5)","plainCitation":"(5)","noteIndex":0},"citationItems":[{"id":247,"uris":["http://zotero.org/users/local/UxnFgeSF/items/FVZH3LI7"],"itemData":{"id":247,"type":"chapter","abstract":"Posttraumatic stress disorder (PTSD) is a syndrome that results from exposure to real or threatened death, serious injury, or sexual assault. Following the traumatic event, PTSD is common and is one of the serious health concerns that is associated with comorbidity, functional impairment, and increased mortality with suicidal ideations and attempts. The Diagnostic and Statistical Manual of Mental Disorders(DSM-5) has included PTSD in the new category of Trauma- and Stress-related Disorders. The symptoms of PTSD include persistently re-experiencing the traumatic event, intrusive thoughts, nightmares, flashbacks, dissociation(detachment from oneself or reality), and intense negative emotional (sadness, guilt) and physiological reaction on being exposed to the traumatic reminder. Furthermore, problems with sleep and concentration, irritability, increased reactivity, increased startle response, hypervigilance, avoidance of traumatic triggers also occur. There is a significant impairment in social, occupational, and other areas of functioning. However, the symptoms of PTSD overlap with acute stress disorder. For a patient to be diagnosed as PTSD, the duration of the symptoms must be more than one month.","call-number":"NBK559129","container-title":"StatPearls","event-place":"Treasure Island (FL)","language":"eng","license":"Copyright © 2024, StatPearls Publishing LLC.","note":"PMID: 32644555","publisher":"StatPearls Publishing","publisher-place":"Treasure Island (FL)","source":"PubMed","title":"Posttraumatic Stress Disorder","URL":"http://www.ncbi.nlm.nih.gov/books/NBK559129/","author":[{"family":"Mann","given":"Sukhmanjeet Kaur"},{"family":"Marwaha","given":"Raman"}],"accessed":{"date-parts":[["2024",4,25]]},"issued":{"date-parts":[["2024"]]}}}],"schema":"https://github.com/citation-style-language/schema/raw/master/csl-citation.json"} </w:instrText>
      </w:r>
      <w:r w:rsidR="0071675B" w:rsidRPr="003E054E">
        <w:rPr>
          <w:rFonts w:cs="Times New Roman"/>
          <w:szCs w:val="24"/>
        </w:rPr>
        <w:fldChar w:fldCharType="separate"/>
      </w:r>
      <w:r w:rsidR="0071675B" w:rsidRPr="003E054E">
        <w:rPr>
          <w:rFonts w:cs="Times New Roman"/>
          <w:szCs w:val="24"/>
        </w:rPr>
        <w:t>(5)</w:t>
      </w:r>
      <w:r w:rsidR="0071675B" w:rsidRPr="003E054E">
        <w:rPr>
          <w:rFonts w:cs="Times New Roman"/>
          <w:szCs w:val="24"/>
        </w:rPr>
        <w:fldChar w:fldCharType="end"/>
      </w:r>
      <w:r w:rsidR="0071675B" w:rsidRPr="003E054E">
        <w:rPr>
          <w:rFonts w:cs="Times New Roman"/>
          <w:szCs w:val="24"/>
        </w:rPr>
        <w:t>.</w:t>
      </w:r>
    </w:p>
    <w:p w14:paraId="6C0C095C" w14:textId="3A94DF02" w:rsidR="0071675B" w:rsidRPr="0071675B" w:rsidRDefault="00B3282D" w:rsidP="009B1B52">
      <w:pPr>
        <w:spacing w:after="0"/>
        <w:rPr>
          <w:rFonts w:cs="Times New Roman"/>
          <w:szCs w:val="24"/>
        </w:rPr>
      </w:pPr>
      <w:r>
        <w:rPr>
          <w:rFonts w:cs="Times New Roman"/>
          <w:szCs w:val="24"/>
        </w:rPr>
        <w:t xml:space="preserve">The stressful event may be </w:t>
      </w:r>
      <w:r w:rsidR="007D5CE7" w:rsidRPr="0071675B">
        <w:rPr>
          <w:rFonts w:cs="Times New Roman"/>
          <w:szCs w:val="24"/>
        </w:rPr>
        <w:t xml:space="preserve"> emotionally or physically harmful or life-threatening</w:t>
      </w:r>
      <w:r>
        <w:rPr>
          <w:rFonts w:cs="Times New Roman"/>
          <w:szCs w:val="24"/>
        </w:rPr>
        <w:t xml:space="preserve"> to the individual</w:t>
      </w:r>
      <w:r w:rsidR="007D5CE7" w:rsidRPr="0071675B">
        <w:rPr>
          <w:rFonts w:cs="Times New Roman"/>
          <w:szCs w:val="24"/>
        </w:rPr>
        <w:t xml:space="preserve"> and may </w:t>
      </w:r>
      <w:r>
        <w:rPr>
          <w:rFonts w:cs="Times New Roman"/>
          <w:szCs w:val="24"/>
        </w:rPr>
        <w:t>interfere with the whole being of the individual cutting across their social, physical, spiritual and mental as</w:t>
      </w:r>
      <w:r w:rsidR="0022076D">
        <w:rPr>
          <w:rFonts w:cs="Times New Roman"/>
          <w:szCs w:val="24"/>
        </w:rPr>
        <w:t>p</w:t>
      </w:r>
      <w:r>
        <w:rPr>
          <w:rFonts w:cs="Times New Roman"/>
          <w:szCs w:val="24"/>
        </w:rPr>
        <w:t xml:space="preserve">ects. </w:t>
      </w:r>
    </w:p>
    <w:p w14:paraId="66EED830" w14:textId="1C56764F" w:rsidR="000C48FD" w:rsidRPr="0020744C" w:rsidRDefault="000C48FD" w:rsidP="009B1B52">
      <w:pPr>
        <w:rPr>
          <w:rFonts w:cs="Times New Roman"/>
          <w:szCs w:val="24"/>
        </w:rPr>
      </w:pPr>
      <w:r>
        <w:rPr>
          <w:rFonts w:cs="Times New Roman"/>
          <w:szCs w:val="24"/>
        </w:rPr>
        <w:t>HIV</w:t>
      </w:r>
      <w:r w:rsidR="00D05551">
        <w:rPr>
          <w:rFonts w:cs="Times New Roman"/>
          <w:szCs w:val="24"/>
        </w:rPr>
        <w:t xml:space="preserve"> is transmitted</w:t>
      </w:r>
      <w:r w:rsidRPr="0020744C">
        <w:rPr>
          <w:rFonts w:cs="Times New Roman"/>
          <w:szCs w:val="24"/>
        </w:rPr>
        <w:t xml:space="preserve"> through vertical or horizontal routes. Vertical transmission involves passage of the virus from the mother who is infected with HIV to the child during pregnancy, child birth or through breastmilk. </w:t>
      </w:r>
    </w:p>
    <w:p w14:paraId="73E888E5" w14:textId="7C3C28AA" w:rsidR="000C48FD" w:rsidRPr="0020744C" w:rsidRDefault="000C48FD" w:rsidP="009B1B52">
      <w:pPr>
        <w:rPr>
          <w:rFonts w:cs="Times New Roman"/>
          <w:szCs w:val="24"/>
        </w:rPr>
      </w:pPr>
      <w:r w:rsidRPr="0020744C">
        <w:rPr>
          <w:rFonts w:cs="Times New Roman"/>
          <w:szCs w:val="24"/>
        </w:rPr>
        <w:t xml:space="preserve">Horizontal transmission occurs </w:t>
      </w:r>
      <w:r w:rsidR="00E163B0">
        <w:rPr>
          <w:rFonts w:cs="Times New Roman"/>
          <w:szCs w:val="24"/>
        </w:rPr>
        <w:t>through</w:t>
      </w:r>
      <w:r w:rsidRPr="0020744C">
        <w:rPr>
          <w:rFonts w:cs="Times New Roman"/>
          <w:szCs w:val="24"/>
        </w:rPr>
        <w:t xml:space="preserve"> </w:t>
      </w:r>
      <w:r w:rsidR="00E163B0">
        <w:rPr>
          <w:rFonts w:cs="Times New Roman"/>
          <w:szCs w:val="24"/>
        </w:rPr>
        <w:t>t</w:t>
      </w:r>
      <w:r w:rsidRPr="0020744C">
        <w:rPr>
          <w:rFonts w:cs="Times New Roman"/>
          <w:szCs w:val="24"/>
        </w:rPr>
        <w:t xml:space="preserve">wo modes: sexual and non-sexual/parenteral. Sexual route involves </w:t>
      </w:r>
      <w:r w:rsidR="0022076D">
        <w:rPr>
          <w:rFonts w:cs="Times New Roman"/>
          <w:szCs w:val="24"/>
        </w:rPr>
        <w:t xml:space="preserve">ranges from sexual exploitation, sex without barrier contraceptives like condoms and early coerced sex. </w:t>
      </w:r>
      <w:r w:rsidRPr="0020744C">
        <w:rPr>
          <w:rFonts w:cs="Times New Roman"/>
          <w:szCs w:val="24"/>
        </w:rPr>
        <w:t>Parenteral route involves sharing needles for intravenous drug users, unsafe medical practices – unscreened blood products and traditional practices like female genital mutilation and scarification with shared blades.</w:t>
      </w:r>
    </w:p>
    <w:p w14:paraId="3AD8A2C4" w14:textId="7EB529D0" w:rsidR="000C48FD" w:rsidRPr="0020744C" w:rsidRDefault="0022076D" w:rsidP="009B1B52">
      <w:pPr>
        <w:rPr>
          <w:rFonts w:cs="Times New Roman"/>
          <w:szCs w:val="24"/>
        </w:rPr>
      </w:pPr>
      <w:r>
        <w:rPr>
          <w:rFonts w:cs="Times New Roman"/>
          <w:szCs w:val="24"/>
        </w:rPr>
        <w:t xml:space="preserve">HIV can be confirmed in the body through three different </w:t>
      </w:r>
      <w:r w:rsidR="00A35486">
        <w:rPr>
          <w:rFonts w:cs="Times New Roman"/>
          <w:szCs w:val="24"/>
        </w:rPr>
        <w:t>tests</w:t>
      </w:r>
      <w:r>
        <w:rPr>
          <w:rFonts w:cs="Times New Roman"/>
          <w:szCs w:val="24"/>
        </w:rPr>
        <w:t>:</w:t>
      </w:r>
      <w:r w:rsidR="000C48FD" w:rsidRPr="0020744C">
        <w:rPr>
          <w:rFonts w:cs="Times New Roman"/>
          <w:szCs w:val="24"/>
        </w:rPr>
        <w:t xml:space="preserve"> antibody tests, antigen/antibody tests and nucleic acid tests. Antibody tests include most rapid tests that can be performed on blood or oral fluid. Antigen/antibody tests are </w:t>
      </w:r>
      <w:r>
        <w:rPr>
          <w:rFonts w:cs="Times New Roman"/>
          <w:szCs w:val="24"/>
        </w:rPr>
        <w:t>used in laboratories while  n</w:t>
      </w:r>
      <w:r w:rsidR="000C48FD" w:rsidRPr="0020744C">
        <w:rPr>
          <w:rFonts w:cs="Times New Roman"/>
          <w:szCs w:val="24"/>
        </w:rPr>
        <w:t>ucleic acid tests</w:t>
      </w:r>
      <w:r>
        <w:rPr>
          <w:rFonts w:cs="Times New Roman"/>
          <w:szCs w:val="24"/>
        </w:rPr>
        <w:t xml:space="preserve"> are used as confirmatory tests where antibody tests are negative or in instances where there has been a recent exposure to possible HIV.</w:t>
      </w:r>
      <w:r w:rsidR="000C48FD" w:rsidRPr="0020744C">
        <w:rPr>
          <w:rFonts w:cs="Times New Roman"/>
          <w:szCs w:val="24"/>
        </w:rPr>
        <w:t xml:space="preserve"> </w:t>
      </w:r>
      <w:r w:rsidR="000C48FD">
        <w:rPr>
          <w:rFonts w:cs="Times New Roman"/>
          <w:szCs w:val="24"/>
        </w:rPr>
        <w:fldChar w:fldCharType="begin"/>
      </w:r>
      <w:r w:rsidR="0071675B">
        <w:rPr>
          <w:rFonts w:cs="Times New Roman"/>
          <w:szCs w:val="24"/>
        </w:rPr>
        <w:instrText xml:space="preserve"> ADDIN ZOTERO_ITEM CSL_CITATION {"citationID":"UAqZ7jwp","properties":{"formattedCitation":"(6)","plainCitation":"(6)","noteIndex":0},"citationItems":[{"id":58,"uris":["http://zotero.org/users/local/UxnFgeSF/items/BFF4DZER"],"itemData":{"id":58,"type":"webpage","abstract":"CDC provides leadership in the development, implementation, and evaluation of HIV testing science and implementation.","language":"en-us","title":"HIV Testing | HIV/AIDS | CDC","URL":"https://www.cdc.gov/hiv/testing/index.html","accessed":{"date-parts":[["2024",2,6]]},"issued":{"date-parts":[["2022",6,9]]}}}],"schema":"https://github.com/citation-style-language/schema/raw/master/csl-citation.json"} </w:instrText>
      </w:r>
      <w:r w:rsidR="000C48FD">
        <w:rPr>
          <w:rFonts w:cs="Times New Roman"/>
          <w:szCs w:val="24"/>
        </w:rPr>
        <w:fldChar w:fldCharType="separate"/>
      </w:r>
      <w:r w:rsidR="0071675B" w:rsidRPr="0071675B">
        <w:rPr>
          <w:rFonts w:cs="Times New Roman"/>
        </w:rPr>
        <w:t>(6)</w:t>
      </w:r>
      <w:r w:rsidR="000C48FD">
        <w:rPr>
          <w:rFonts w:cs="Times New Roman"/>
          <w:szCs w:val="24"/>
        </w:rPr>
        <w:fldChar w:fldCharType="end"/>
      </w:r>
      <w:r w:rsidR="000C48FD" w:rsidRPr="0020744C">
        <w:rPr>
          <w:rFonts w:cs="Times New Roman"/>
          <w:szCs w:val="24"/>
        </w:rPr>
        <w:t>.</w:t>
      </w:r>
    </w:p>
    <w:p w14:paraId="7589ED16" w14:textId="346CAA17" w:rsidR="00446CF1" w:rsidRPr="0020744C" w:rsidRDefault="00446CF1" w:rsidP="009B1B52">
      <w:pPr>
        <w:rPr>
          <w:rFonts w:eastAsia="Times New Roman" w:cs="Times New Roman"/>
          <w:szCs w:val="24"/>
        </w:rPr>
      </w:pPr>
      <w:r w:rsidRPr="0020744C">
        <w:rPr>
          <w:rFonts w:eastAsia="Times New Roman" w:cs="Times New Roman"/>
          <w:color w:val="000000"/>
          <w:szCs w:val="24"/>
        </w:rPr>
        <w:t>HIV/AIDS may at times present with MHDs. Some of the HAART can also cause MHDs in those who are taking them. These two factors</w:t>
      </w:r>
      <w:r w:rsidR="00410C7E">
        <w:rPr>
          <w:rFonts w:eastAsia="Times New Roman" w:cs="Times New Roman"/>
          <w:color w:val="000000"/>
          <w:szCs w:val="24"/>
        </w:rPr>
        <w:t xml:space="preserve"> among others</w:t>
      </w:r>
      <w:r w:rsidRPr="0020744C">
        <w:rPr>
          <w:rFonts w:eastAsia="Times New Roman" w:cs="Times New Roman"/>
          <w:color w:val="000000"/>
          <w:szCs w:val="24"/>
        </w:rPr>
        <w:t xml:space="preserve"> </w:t>
      </w:r>
      <w:r w:rsidR="00FD09C7">
        <w:rPr>
          <w:rFonts w:eastAsia="Times New Roman" w:cs="Times New Roman"/>
          <w:color w:val="000000"/>
          <w:szCs w:val="24"/>
        </w:rPr>
        <w:t>have been found to make</w:t>
      </w:r>
      <w:r w:rsidRPr="0020744C">
        <w:rPr>
          <w:rFonts w:eastAsia="Times New Roman" w:cs="Times New Roman"/>
          <w:color w:val="000000"/>
          <w:szCs w:val="24"/>
        </w:rPr>
        <w:t xml:space="preserve"> the adolescent with HIV/AIDS </w:t>
      </w:r>
      <w:r w:rsidR="00FD09C7">
        <w:rPr>
          <w:rFonts w:eastAsia="Times New Roman" w:cs="Times New Roman"/>
          <w:color w:val="000000"/>
          <w:szCs w:val="24"/>
        </w:rPr>
        <w:t xml:space="preserve">more likely to have </w:t>
      </w:r>
      <w:r w:rsidRPr="0020744C">
        <w:rPr>
          <w:rFonts w:eastAsia="Times New Roman" w:cs="Times New Roman"/>
          <w:color w:val="000000"/>
          <w:szCs w:val="24"/>
        </w:rPr>
        <w:t>mental health disorders compared to the adolescent without HI</w:t>
      </w:r>
      <w:r w:rsidR="00410C7E">
        <w:rPr>
          <w:rFonts w:eastAsia="Times New Roman" w:cs="Times New Roman"/>
          <w:color w:val="000000"/>
          <w:szCs w:val="24"/>
        </w:rPr>
        <w:t>V</w:t>
      </w:r>
      <w:r w:rsidR="00410C7E" w:rsidRPr="0020744C">
        <w:rPr>
          <w:rFonts w:eastAsia="Times New Roman" w:cs="Times New Roman"/>
          <w:color w:val="000000"/>
          <w:szCs w:val="24"/>
        </w:rPr>
        <w:t> </w:t>
      </w:r>
      <w:r w:rsidR="00410C7E">
        <w:rPr>
          <w:rFonts w:eastAsia="Times New Roman" w:cs="Times New Roman"/>
          <w:color w:val="000000"/>
          <w:szCs w:val="24"/>
        </w:rPr>
        <w:fldChar w:fldCharType="begin"/>
      </w:r>
      <w:r w:rsidR="00410C7E">
        <w:rPr>
          <w:rFonts w:eastAsia="Times New Roman" w:cs="Times New Roman"/>
          <w:color w:val="000000"/>
          <w:szCs w:val="24"/>
        </w:rPr>
        <w:instrText xml:space="preserve"> ADDIN ZOTERO_ITEM CSL_CITATION {"citationID":"nNE6ZXsp","properties":{"formattedCitation":"(9)","plainCitation":"(9)","noteIndex":0},"citationItems":[{"id":36,"uris":["http://zotero.org/users/local/UxnFgeSF/items/G7LGJ58Q"],"itemData":{"id":36,"type":"article-journal","container-title":"The lancet. HIV","DOI":"10.1016/S2352-3018(22)00130-8","ISSN":"2352-3018","issue":"6","journalAbbreviation":"Lancet HIV","language":"eng","note":"PMID: 35659333","page":"e376","source":"PubMed","title":"Mental health needs of adolescents with HIV in Africa","volume":"9","author":[{"family":"Di Gennaro","given":"Francesco"},{"family":"Marotta","given":"Claudia"},{"family":"Saracino","given":"Annalisa"},{"family":"Occa","given":"Edoardo"},{"family":"Putoto","given":"Giovanni"}],"issued":{"date-parts":[["2022",6]]}}}],"schema":"https://github.com/citation-style-language/schema/raw/master/csl-citation.json"} </w:instrText>
      </w:r>
      <w:r w:rsidR="00410C7E">
        <w:rPr>
          <w:rFonts w:eastAsia="Times New Roman" w:cs="Times New Roman"/>
          <w:color w:val="000000"/>
          <w:szCs w:val="24"/>
        </w:rPr>
        <w:fldChar w:fldCharType="separate"/>
      </w:r>
      <w:r w:rsidR="00410C7E" w:rsidRPr="00CF6BC8">
        <w:rPr>
          <w:rFonts w:cs="Times New Roman"/>
        </w:rPr>
        <w:t>(9)</w:t>
      </w:r>
      <w:r w:rsidR="00410C7E">
        <w:rPr>
          <w:rFonts w:eastAsia="Times New Roman" w:cs="Times New Roman"/>
          <w:color w:val="000000"/>
          <w:szCs w:val="24"/>
        </w:rPr>
        <w:fldChar w:fldCharType="end"/>
      </w:r>
      <w:r w:rsidR="00410C7E">
        <w:rPr>
          <w:rFonts w:eastAsia="Times New Roman" w:cs="Times New Roman"/>
          <w:color w:val="000000"/>
          <w:szCs w:val="24"/>
        </w:rPr>
        <w:t>.</w:t>
      </w:r>
    </w:p>
    <w:p w14:paraId="4759578F" w14:textId="7F02B2F3" w:rsidR="00446CF1" w:rsidRDefault="00446CF1" w:rsidP="00522E11">
      <w:pPr>
        <w:pStyle w:val="Heading2"/>
      </w:pPr>
      <w:bookmarkStart w:id="18" w:name="_Toc212149764"/>
      <w:r w:rsidRPr="00356FD7">
        <w:t>1.2 Problem Statement</w:t>
      </w:r>
      <w:bookmarkEnd w:id="18"/>
    </w:p>
    <w:p w14:paraId="307EE026" w14:textId="4A3FFC58" w:rsidR="00410C7E" w:rsidRPr="006F510D" w:rsidRDefault="009567D8" w:rsidP="00CF6BC8">
      <w:pPr>
        <w:pStyle w:val="CommentText"/>
        <w:spacing w:line="360" w:lineRule="auto"/>
        <w:rPr>
          <w:rFonts w:ascii="Times New Roman" w:hAnsi="Times New Roman" w:cs="Times New Roman"/>
          <w:sz w:val="24"/>
          <w:szCs w:val="24"/>
        </w:rPr>
      </w:pPr>
      <w:r w:rsidRPr="006F510D">
        <w:rPr>
          <w:rFonts w:ascii="Times New Roman" w:hAnsi="Times New Roman" w:cs="Times New Roman"/>
          <w:sz w:val="24"/>
          <w:szCs w:val="24"/>
        </w:rPr>
        <w:t xml:space="preserve">Mental health disorders account for a significant portion of disability due to non- communicable diseases and have been noted to be </w:t>
      </w:r>
      <w:r w:rsidR="00410C7E" w:rsidRPr="006F510D">
        <w:rPr>
          <w:rFonts w:ascii="Times New Roman" w:hAnsi="Times New Roman" w:cs="Times New Roman"/>
          <w:sz w:val="24"/>
          <w:szCs w:val="24"/>
        </w:rPr>
        <w:t>a</w:t>
      </w:r>
      <w:r w:rsidRPr="006F510D">
        <w:rPr>
          <w:rFonts w:ascii="Times New Roman" w:hAnsi="Times New Roman" w:cs="Times New Roman"/>
          <w:sz w:val="24"/>
          <w:szCs w:val="24"/>
        </w:rPr>
        <w:t xml:space="preserve"> leading cause of health burden among adolescents </w:t>
      </w:r>
      <w:r w:rsidR="00CF6BC8" w:rsidRPr="006F510D">
        <w:rPr>
          <w:rFonts w:ascii="Times New Roman" w:hAnsi="Times New Roman" w:cs="Times New Roman"/>
          <w:sz w:val="24"/>
          <w:szCs w:val="24"/>
        </w:rPr>
        <w:fldChar w:fldCharType="begin"/>
      </w:r>
      <w:r w:rsidR="00CF6BC8" w:rsidRPr="006F510D">
        <w:rPr>
          <w:rFonts w:ascii="Times New Roman" w:hAnsi="Times New Roman" w:cs="Times New Roman"/>
          <w:sz w:val="24"/>
          <w:szCs w:val="24"/>
        </w:rPr>
        <w:instrText xml:space="preserve"> ADDIN ZOTERO_ITEM CSL_CITATION {"citationID":"fycImBUX","properties":{"formattedCitation":"(7)","plainCitation":"(7)","noteIndex":0},"citationItems":[{"id":281,"uris":["http://zotero.org/users/local/UxnFgeSF/items/M6DKI93A"],"itemData":{"id":281,"type":"article-journal","abstract":"BACKGROUND: Mental and substance use disorders are a major public health concern globally, with high rates of disability, morbidity, and mortality associated with these. In low- and middle-income countries, such as Kenya, mental health is often given low priority, and resources for the prevention and treatment of mental and substance use disorders are limited. Adolescence and young adulthood are critical periods for the development of mental and substance use disorders, with many disorders emerging during this time. In Kenya, the burden and risk factors of mental and substance use disorders among adolescents and young adults is not well understood.\nMETHODS: The data used in this study were obtained from the Global Burden of Disease (GBD) Study 2019. We selected the data on the number of mental and substance use disorders among adolescents and young adults in Kenya from the GBD results tool. The data were extracted by mental health (MH) condition, by age group and by sex. We used descriptive statistical methods to summarise and present the data. Specifically, we calculated the disability-adjusted life-years (DALYs) rates, risk factors of mental and substance use disorders by age group and sex.\nFINDINGS: In 2019, among 10-24-year-olds in Kenya, mental disorders ranked as the second leading cause of disability, following unintentional injuries, and accounted for 248,936 [95% uncertainty interval 175,033; 341,680] DALYs or 9.4% of 2,656,546 total DALYs. Substance use disorders accounted 15,022 [9948; 20,710] DALYs. Depressive, anxiety, and conduct disorders accounted for the most DALYs of mental disorders accounting for 3.1%, 2.3% and 1.7% of the total DALYs, respectively. The main risk factors for incident DALYs in 10-24-year-olds were bullying and victimization (66.5%). Childhood sexual abuse accounted for 13.7% of the DALYs, lead exposure accounted for 8.5% of the DALYs, intimate partner violence accounted for 11.3% of the DALYs (2%) with all victims being females, and illicit drug use accounted for (52.7%) of DALYs.\nINTERPRETATION: Improved surveillance of mental health and substance use burden at national and county levels is needed. Focus on timely screening and intervention for idiopathic developmental intellectual disability, conduct disorder, and substance use disorder in young boys and depression, anxiety, and eating disorders in young girls and women is critically needed.\nFUNDING: MK is funded by FIC/NIMH K43 TW 010716 and R33MH124149-03. The publication was made possible by funding from the Gates Foundation.","container-title":"EClinicalMedicine","DOI":"10.1016/j.eclinm.2023.102328","ISSN":"2589-5370","journalAbbreviation":"EClinicalMedicine","language":"eng","note":"PMID: 38204491\nPMCID: PMC10776414","page":"102328","source":"PubMed","title":"Burden and risk factors of mental and substance use disorders among adolescents and young adults in Kenya: results from the Global Burden of Disease Study 2019","title-short":"Burden and risk factors of mental and substance use disorders among adolescents and young adults in Kenya","volume":"67","author":[{"literal":"Kenya Adolescent Mental Health Group"}],"issued":{"date-parts":[["2024",1]]}}}],"schema":"https://github.com/citation-style-language/schema/raw/master/csl-citation.json"} </w:instrText>
      </w:r>
      <w:r w:rsidR="00CF6BC8" w:rsidRPr="006F510D">
        <w:rPr>
          <w:rFonts w:ascii="Times New Roman" w:hAnsi="Times New Roman" w:cs="Times New Roman"/>
          <w:sz w:val="24"/>
          <w:szCs w:val="24"/>
        </w:rPr>
        <w:fldChar w:fldCharType="separate"/>
      </w:r>
      <w:r w:rsidR="00CF6BC8" w:rsidRPr="006F510D">
        <w:rPr>
          <w:rFonts w:ascii="Times New Roman" w:hAnsi="Times New Roman" w:cs="Times New Roman"/>
          <w:sz w:val="24"/>
        </w:rPr>
        <w:t>(7)</w:t>
      </w:r>
      <w:r w:rsidR="00CF6BC8" w:rsidRPr="006F510D">
        <w:rPr>
          <w:rFonts w:ascii="Times New Roman" w:hAnsi="Times New Roman" w:cs="Times New Roman"/>
          <w:sz w:val="24"/>
          <w:szCs w:val="24"/>
        </w:rPr>
        <w:fldChar w:fldCharType="end"/>
      </w:r>
      <w:r w:rsidRPr="006F510D">
        <w:rPr>
          <w:rFonts w:ascii="Times New Roman" w:hAnsi="Times New Roman" w:cs="Times New Roman"/>
          <w:sz w:val="24"/>
          <w:szCs w:val="24"/>
        </w:rPr>
        <w:t xml:space="preserve">. </w:t>
      </w:r>
      <w:r w:rsidR="00410C7E" w:rsidRPr="006F510D">
        <w:rPr>
          <w:rFonts w:ascii="Times New Roman" w:eastAsia="Times New Roman" w:hAnsi="Times New Roman" w:cs="Times New Roman"/>
          <w:color w:val="000000"/>
          <w:sz w:val="24"/>
          <w:szCs w:val="24"/>
        </w:rPr>
        <w:t>Globally, depression is estimated to occur among 1.1% of adolescents aged 10–14 years, and 2.8% of 15–19-year-olds. In sub-Saharan Africa, there are high rates of reported depression  and anxiety at  26.9% and  29.8% respectively  among the general population of adolescents.</w:t>
      </w:r>
      <w:r w:rsidR="00410C7E" w:rsidRPr="006F510D">
        <w:rPr>
          <w:rFonts w:ascii="Times New Roman" w:eastAsia="Times New Roman" w:hAnsi="Times New Roman" w:cs="Times New Roman"/>
          <w:sz w:val="24"/>
          <w:szCs w:val="24"/>
        </w:rPr>
        <w:t xml:space="preserve"> </w:t>
      </w:r>
      <w:r w:rsidR="002B54B4" w:rsidRPr="006F510D">
        <w:rPr>
          <w:rFonts w:ascii="Times New Roman" w:hAnsi="Times New Roman" w:cs="Times New Roman"/>
          <w:sz w:val="24"/>
          <w:szCs w:val="24"/>
        </w:rPr>
        <w:t xml:space="preserve"> </w:t>
      </w:r>
    </w:p>
    <w:p w14:paraId="1B165E52" w14:textId="2BE725D2" w:rsidR="002B54B4" w:rsidRPr="006F510D" w:rsidRDefault="002B54B4" w:rsidP="00410C7E">
      <w:pPr>
        <w:pStyle w:val="CommentText"/>
        <w:spacing w:line="360" w:lineRule="auto"/>
        <w:rPr>
          <w:rFonts w:ascii="Times New Roman" w:hAnsi="Times New Roman" w:cs="Times New Roman"/>
          <w:sz w:val="24"/>
          <w:szCs w:val="24"/>
        </w:rPr>
      </w:pPr>
      <w:r w:rsidRPr="006F510D">
        <w:rPr>
          <w:rFonts w:ascii="Times New Roman" w:eastAsia="Times New Roman" w:hAnsi="Times New Roman" w:cs="Times New Roman"/>
          <w:color w:val="000000"/>
          <w:sz w:val="24"/>
          <w:szCs w:val="24"/>
        </w:rPr>
        <w:lastRenderedPageBreak/>
        <w:t xml:space="preserve">Adolescents are  vulnerable to  mental health disorders due to their psychological development that affects their ability to make safe decisions coupled with risk factors that contribute to stress during adolescence </w:t>
      </w:r>
      <w:r w:rsidRPr="006F510D">
        <w:rPr>
          <w:rFonts w:ascii="Times New Roman" w:eastAsia="Times New Roman" w:hAnsi="Times New Roman" w:cs="Times New Roman"/>
          <w:color w:val="000000"/>
          <w:sz w:val="24"/>
          <w:szCs w:val="24"/>
        </w:rPr>
        <w:fldChar w:fldCharType="begin"/>
      </w:r>
      <w:r w:rsidR="00CF6BC8" w:rsidRPr="006F510D">
        <w:rPr>
          <w:rFonts w:ascii="Times New Roman" w:eastAsia="Times New Roman" w:hAnsi="Times New Roman" w:cs="Times New Roman"/>
          <w:color w:val="000000"/>
          <w:sz w:val="24"/>
          <w:szCs w:val="24"/>
        </w:rPr>
        <w:instrText xml:space="preserve"> ADDIN ZOTERO_ITEM CSL_CITATION {"citationID":"m7HDQ5hA","properties":{"formattedCitation":"(8)","plainCitation":"(8)","noteIndex":0},"citationItems":[{"id":29,"uris":["http://zotero.org/users/local/UxnFgeSF/items/V28EF9GC"],"itemData":{"id":29,"type":"article-journal","abstract":"A dramatic shift in adolescent risks and behaviors in recent years threatens adolescents' mental well-being more than ever. This article explores vulnerable adolescent populations, describes the importance of nurses in all categories of assessment for adolescent mental health, and identifies assessment strategies and immediate interventions for successful outcomes.","container-title":"Nursing2024","DOI":"10.1097/01.NURSE.0000697168.39814.93","ISSN":"0360-4039","issue":"10","language":"en-US","page":"48","source":"journals.lww.com","title":"Assessing mental health in vulnerable adolescents","volume":"50","author":[{"family":"Farley","given":"Holly R."}],"issued":{"date-parts":[["2020",10]]}}}],"schema":"https://github.com/citation-style-language/schema/raw/master/csl-citation.json"} </w:instrText>
      </w:r>
      <w:r w:rsidRPr="006F510D">
        <w:rPr>
          <w:rFonts w:ascii="Times New Roman" w:eastAsia="Times New Roman" w:hAnsi="Times New Roman" w:cs="Times New Roman"/>
          <w:color w:val="000000"/>
          <w:sz w:val="24"/>
          <w:szCs w:val="24"/>
        </w:rPr>
        <w:fldChar w:fldCharType="separate"/>
      </w:r>
      <w:r w:rsidR="00CF6BC8" w:rsidRPr="006F510D">
        <w:rPr>
          <w:rFonts w:ascii="Times New Roman" w:hAnsi="Times New Roman" w:cs="Times New Roman"/>
          <w:sz w:val="24"/>
        </w:rPr>
        <w:t>(8)</w:t>
      </w:r>
      <w:r w:rsidRPr="006F510D">
        <w:rPr>
          <w:rFonts w:ascii="Times New Roman" w:eastAsia="Times New Roman" w:hAnsi="Times New Roman" w:cs="Times New Roman"/>
          <w:color w:val="000000"/>
          <w:sz w:val="24"/>
          <w:szCs w:val="24"/>
        </w:rPr>
        <w:fldChar w:fldCharType="end"/>
      </w:r>
      <w:r w:rsidRPr="006F510D">
        <w:rPr>
          <w:rFonts w:ascii="Times New Roman" w:eastAsia="Times New Roman" w:hAnsi="Times New Roman" w:cs="Times New Roman"/>
          <w:color w:val="000000"/>
          <w:sz w:val="24"/>
          <w:szCs w:val="24"/>
        </w:rPr>
        <w:t xml:space="preserve">. In Kenya, research has shown that adolescents have the poorest outcome – viral suppression and poor retention in care – among all the age groups of people living with HIV/AIDS </w:t>
      </w:r>
      <w:r w:rsidRPr="006F510D">
        <w:rPr>
          <w:rFonts w:ascii="Times New Roman" w:eastAsia="Times New Roman" w:hAnsi="Times New Roman" w:cs="Times New Roman"/>
          <w:color w:val="000000"/>
          <w:sz w:val="24"/>
          <w:szCs w:val="24"/>
        </w:rPr>
        <w:fldChar w:fldCharType="begin"/>
      </w:r>
      <w:r w:rsidR="00CF6BC8" w:rsidRPr="006F510D">
        <w:rPr>
          <w:rFonts w:ascii="Times New Roman" w:eastAsia="Times New Roman" w:hAnsi="Times New Roman" w:cs="Times New Roman"/>
          <w:color w:val="000000"/>
          <w:sz w:val="24"/>
          <w:szCs w:val="24"/>
        </w:rPr>
        <w:instrText xml:space="preserve"> ADDIN ZOTERO_ITEM CSL_CITATION {"citationID":"S0iGrHlR","properties":{"formattedCitation":"(10)","plainCitation":"(10)","noteIndex":0},"citationItems":[{"id":224,"uris":["http://zotero.org/users/local/UxnFgeSF/items/IR7NUCMB"],"itemData":{"id":224,"type":"article-journal","abstract":"BACKGROUND: Limited data is available on the treatment outcomes of HIV infected adolescents and young adults (AYA) in sub-Saharan Africa. HIV-infected adolescents and young adults (AYA) are at high risk of developing antiretroviral treatment failure.\nOBJECTIVE: To determine the clinical, immunological and virologic outcomes of AYA at a tertiary hospital in Kenya.\nMETHODOLOGY: A longitudinal study was conducted among AYA age 10-24 years attending Kenyatta National Hospital comprehensive care center. Clinical data was abstracted from electronic medical records for study participants with at least 6 months of follow-up using a structured data abstraction sheet.\nRESULTS: A total of 250 AYA age 10 to 24 years were included. The median age was 16 years. The median CD4 cell count was 650.6 cells/mm3 (IQR 350.7-884.0). More than half (60.6%) of AYA had a CD4 cell count higher than 500 cells/mm3. Overall, 76.9% of AYA had achieved viral suppression (viral load &lt;1000 copies/ml). There was a significant increase in virologic failure with higher age and late adolescents and young adults were more likely to have a viral load &gt; 1000 copies/ml p&lt;0.012.\nCONCLUSION: The overall virologic suppression in this cohort of AYA was sub-optimal. Both immunological and virologic outcomes were worse among late adolescents (18-19 years) and young adults (20-24 years).","container-title":"African Health Sciences","DOI":"10.4314/ahs.v21i1.2S","ISSN":"1729-0503","issue":"Suppl","journalAbbreviation":"Afr Health Sci","language":"eng","note":"PMID: 34447417\nPMCID: PMC8367303","page":"1-7","source":"PubMed","title":"Antiretroviral therapy outcomes among adolescents and young adults in a Tertiary hospital in Kenya","volume":"21","author":[{"family":"Mburugu","given":"Patrick"},{"family":"Muiruri","given":"Peter"},{"family":"Opiyo","given":"Nelly"},{"family":"Simba","given":"Justus"},{"family":"Adunda","given":"Jane"},{"family":"Kawira","given":"Rosemary"},{"family":"Gachuno","given":"Onesmus"}],"issued":{"date-parts":[["2021",5]]}}}],"schema":"https://github.com/citation-style-language/schema/raw/master/csl-citation.json"} </w:instrText>
      </w:r>
      <w:r w:rsidRPr="006F510D">
        <w:rPr>
          <w:rFonts w:ascii="Times New Roman" w:eastAsia="Times New Roman" w:hAnsi="Times New Roman" w:cs="Times New Roman"/>
          <w:color w:val="000000"/>
          <w:sz w:val="24"/>
          <w:szCs w:val="24"/>
        </w:rPr>
        <w:fldChar w:fldCharType="separate"/>
      </w:r>
      <w:r w:rsidR="00CF6BC8" w:rsidRPr="006F510D">
        <w:rPr>
          <w:rFonts w:ascii="Times New Roman" w:hAnsi="Times New Roman" w:cs="Times New Roman"/>
          <w:sz w:val="24"/>
        </w:rPr>
        <w:t>(10)</w:t>
      </w:r>
      <w:r w:rsidRPr="006F510D">
        <w:rPr>
          <w:rFonts w:ascii="Times New Roman" w:eastAsia="Times New Roman" w:hAnsi="Times New Roman" w:cs="Times New Roman"/>
          <w:color w:val="000000"/>
          <w:sz w:val="24"/>
          <w:szCs w:val="24"/>
        </w:rPr>
        <w:fldChar w:fldCharType="end"/>
      </w:r>
      <w:r w:rsidRPr="006F510D">
        <w:rPr>
          <w:rFonts w:ascii="Times New Roman" w:eastAsia="Times New Roman" w:hAnsi="Times New Roman" w:cs="Times New Roman"/>
          <w:color w:val="000000"/>
          <w:sz w:val="24"/>
          <w:szCs w:val="24"/>
        </w:rPr>
        <w:t xml:space="preserve"> . </w:t>
      </w:r>
    </w:p>
    <w:p w14:paraId="2AD1A0C7" w14:textId="3368C922" w:rsidR="009567D8" w:rsidRPr="006F510D" w:rsidRDefault="00FD09C7" w:rsidP="00CF6BC8">
      <w:pPr>
        <w:rPr>
          <w:rFonts w:eastAsia="Times New Roman" w:cs="Times New Roman"/>
          <w:color w:val="000000"/>
          <w:szCs w:val="24"/>
        </w:rPr>
      </w:pPr>
      <w:r w:rsidRPr="006F510D">
        <w:rPr>
          <w:rFonts w:cs="Times New Roman"/>
          <w:szCs w:val="24"/>
        </w:rPr>
        <w:t>A study done in Kenya focusing on adolescents reported the prevalence of depression to be 44%</w:t>
      </w:r>
      <w:r w:rsidR="009567D8" w:rsidRPr="006F510D">
        <w:rPr>
          <w:rFonts w:cs="Times New Roman"/>
          <w:szCs w:val="24"/>
        </w:rPr>
        <w:t xml:space="preserve"> which</w:t>
      </w:r>
      <w:r w:rsidRPr="006F510D">
        <w:rPr>
          <w:rFonts w:cs="Times New Roman"/>
          <w:szCs w:val="24"/>
        </w:rPr>
        <w:t xml:space="preserve"> is a significant percentage that shows</w:t>
      </w:r>
      <w:r w:rsidR="009567D8" w:rsidRPr="006F510D">
        <w:rPr>
          <w:rFonts w:cs="Times New Roman"/>
          <w:szCs w:val="24"/>
        </w:rPr>
        <w:t xml:space="preserve"> a large unmet need for mental health services. The exact prevalence </w:t>
      </w:r>
      <w:r w:rsidR="002B54B4" w:rsidRPr="006F510D">
        <w:rPr>
          <w:rFonts w:cs="Times New Roman"/>
          <w:szCs w:val="24"/>
        </w:rPr>
        <w:t xml:space="preserve">of mental health disorders </w:t>
      </w:r>
      <w:r w:rsidR="009567D8" w:rsidRPr="006F510D">
        <w:rPr>
          <w:rFonts w:cs="Times New Roman"/>
          <w:szCs w:val="24"/>
        </w:rPr>
        <w:t>among adolescents with HIV/AIDS is unknown</w:t>
      </w:r>
      <w:r w:rsidR="002B54B4" w:rsidRPr="006F510D">
        <w:rPr>
          <w:rFonts w:cs="Times New Roman"/>
          <w:szCs w:val="24"/>
        </w:rPr>
        <w:t xml:space="preserve"> because</w:t>
      </w:r>
      <w:r w:rsidR="009567D8" w:rsidRPr="006F510D">
        <w:rPr>
          <w:rFonts w:cs="Times New Roman"/>
          <w:szCs w:val="24"/>
        </w:rPr>
        <w:t xml:space="preserve"> </w:t>
      </w:r>
      <w:r w:rsidR="002B54B4" w:rsidRPr="006F510D">
        <w:rPr>
          <w:rFonts w:cs="Times New Roman"/>
          <w:szCs w:val="24"/>
        </w:rPr>
        <w:t>s</w:t>
      </w:r>
      <w:r w:rsidR="002B54B4" w:rsidRPr="006F510D">
        <w:rPr>
          <w:rFonts w:eastAsia="Times New Roman" w:cs="Times New Roman"/>
          <w:color w:val="000000"/>
          <w:szCs w:val="24"/>
        </w:rPr>
        <w:t xml:space="preserve">creening for </w:t>
      </w:r>
      <w:r w:rsidR="0090420C" w:rsidRPr="006F510D">
        <w:rPr>
          <w:rFonts w:eastAsia="Times New Roman" w:cs="Times New Roman"/>
          <w:color w:val="000000"/>
          <w:szCs w:val="24"/>
        </w:rPr>
        <w:t>mental health disorders</w:t>
      </w:r>
      <w:r w:rsidR="002B54B4" w:rsidRPr="006F510D">
        <w:rPr>
          <w:rFonts w:eastAsia="Times New Roman" w:cs="Times New Roman"/>
          <w:color w:val="000000"/>
          <w:szCs w:val="24"/>
        </w:rPr>
        <w:t xml:space="preserve"> is not routinely done in most comprehensive care clinics in Kenya</w:t>
      </w:r>
      <w:r w:rsidR="00410C7E" w:rsidRPr="006F510D">
        <w:rPr>
          <w:rFonts w:eastAsia="Times New Roman" w:cs="Times New Roman"/>
          <w:color w:val="000000"/>
          <w:szCs w:val="24"/>
        </w:rPr>
        <w:t xml:space="preserve"> and due to</w:t>
      </w:r>
      <w:r w:rsidR="00C418E1" w:rsidRPr="006F510D">
        <w:rPr>
          <w:rFonts w:eastAsia="Times New Roman" w:cs="Times New Roman"/>
          <w:color w:val="000000"/>
          <w:szCs w:val="24"/>
        </w:rPr>
        <w:t xml:space="preserve"> </w:t>
      </w:r>
      <w:r w:rsidR="0090420C" w:rsidRPr="006F510D">
        <w:rPr>
          <w:rFonts w:eastAsia="Times New Roman" w:cs="Times New Roman"/>
          <w:color w:val="000000"/>
          <w:szCs w:val="24"/>
        </w:rPr>
        <w:t xml:space="preserve"> </w:t>
      </w:r>
      <w:r w:rsidR="0097680D" w:rsidRPr="006F510D">
        <w:rPr>
          <w:rFonts w:eastAsia="Times New Roman" w:cs="Times New Roman"/>
          <w:color w:val="000000"/>
          <w:szCs w:val="24"/>
        </w:rPr>
        <w:t>stigma,</w:t>
      </w:r>
      <w:r w:rsidR="00C418E1" w:rsidRPr="006F510D">
        <w:rPr>
          <w:rFonts w:eastAsia="Times New Roman" w:cs="Times New Roman"/>
          <w:color w:val="000000"/>
          <w:szCs w:val="24"/>
        </w:rPr>
        <w:t xml:space="preserve"> </w:t>
      </w:r>
      <w:r w:rsidR="0090420C" w:rsidRPr="006F510D">
        <w:rPr>
          <w:rFonts w:eastAsia="Times New Roman" w:cs="Times New Roman"/>
          <w:color w:val="000000"/>
          <w:szCs w:val="24"/>
        </w:rPr>
        <w:t xml:space="preserve">that </w:t>
      </w:r>
      <w:r w:rsidRPr="006F510D">
        <w:rPr>
          <w:rFonts w:eastAsia="Times New Roman" w:cs="Times New Roman"/>
          <w:color w:val="000000"/>
          <w:szCs w:val="24"/>
        </w:rPr>
        <w:t>accompanies those having HIV and/or mental health disorders.</w:t>
      </w:r>
      <w:r w:rsidR="0090420C" w:rsidRPr="006F510D">
        <w:rPr>
          <w:rFonts w:eastAsia="Times New Roman" w:cs="Times New Roman"/>
          <w:color w:val="000000"/>
          <w:szCs w:val="24"/>
        </w:rPr>
        <w:t xml:space="preserve"> </w:t>
      </w:r>
    </w:p>
    <w:p w14:paraId="70C0FB51" w14:textId="1489551B" w:rsidR="002B54B4" w:rsidRPr="005065BF" w:rsidRDefault="002B54B4" w:rsidP="00CF6BC8">
      <w:pPr>
        <w:rPr>
          <w:rFonts w:cs="Times New Roman"/>
          <w:szCs w:val="24"/>
        </w:rPr>
      </w:pPr>
      <w:r w:rsidRPr="006F510D">
        <w:rPr>
          <w:rFonts w:cs="Times New Roman"/>
          <w:szCs w:val="24"/>
        </w:rPr>
        <w:t>Knowing the</w:t>
      </w:r>
      <w:r w:rsidR="00E979DD" w:rsidRPr="006F510D">
        <w:rPr>
          <w:rFonts w:cs="Times New Roman"/>
          <w:szCs w:val="24"/>
        </w:rPr>
        <w:t xml:space="preserve"> psychosocial wellbeing and</w:t>
      </w:r>
      <w:r w:rsidRPr="006F510D">
        <w:rPr>
          <w:rFonts w:cs="Times New Roman"/>
          <w:szCs w:val="24"/>
        </w:rPr>
        <w:t xml:space="preserve"> prevalence of depression and PTSD among AHIV </w:t>
      </w:r>
      <w:r w:rsidR="0090420C" w:rsidRPr="006F510D">
        <w:rPr>
          <w:rFonts w:cs="Times New Roman"/>
          <w:szCs w:val="24"/>
        </w:rPr>
        <w:t xml:space="preserve">by using standardized tools </w:t>
      </w:r>
      <w:r w:rsidRPr="006F510D">
        <w:rPr>
          <w:rFonts w:cs="Times New Roman"/>
          <w:szCs w:val="24"/>
        </w:rPr>
        <w:t xml:space="preserve">will demonstrate the burden of the two diseases and the impact they have on key aspects of HIV care: retention in care and viral suppression. </w:t>
      </w:r>
      <w:r w:rsidR="0090420C" w:rsidRPr="006F510D">
        <w:rPr>
          <w:rFonts w:cs="Times New Roman"/>
          <w:szCs w:val="24"/>
        </w:rPr>
        <w:t>It will also help identify the programs and challenges or gaps that exist in the management of MHD among adolescents. Any adolescents who may be found to be at risk for MHD’s will be referred to mental health practitioners for follow up.</w:t>
      </w:r>
      <w:r w:rsidR="0090420C" w:rsidRPr="005065BF">
        <w:rPr>
          <w:rFonts w:cs="Times New Roman"/>
          <w:szCs w:val="24"/>
        </w:rPr>
        <w:t xml:space="preserve"> </w:t>
      </w:r>
    </w:p>
    <w:p w14:paraId="5C003845" w14:textId="1812933E" w:rsidR="00446CF1" w:rsidRPr="0026046A" w:rsidRDefault="00446CF1" w:rsidP="00522E11">
      <w:pPr>
        <w:pStyle w:val="Heading2"/>
        <w:rPr>
          <w:rFonts w:eastAsia="Times New Roman"/>
        </w:rPr>
      </w:pPr>
      <w:bookmarkStart w:id="19" w:name="_Toc212149765"/>
      <w:r w:rsidRPr="00356FD7">
        <w:rPr>
          <w:rFonts w:eastAsia="Times New Roman"/>
        </w:rPr>
        <w:t>1.3 Justification</w:t>
      </w:r>
      <w:bookmarkEnd w:id="19"/>
    </w:p>
    <w:p w14:paraId="0F7B8802" w14:textId="3204D883" w:rsidR="00446CF1" w:rsidRDefault="00446CF1" w:rsidP="009B1B52">
      <w:pPr>
        <w:rPr>
          <w:rFonts w:eastAsia="Times New Roman" w:cs="Times New Roman"/>
          <w:color w:val="000000"/>
          <w:szCs w:val="24"/>
        </w:rPr>
      </w:pPr>
      <w:r w:rsidRPr="0020744C">
        <w:rPr>
          <w:rFonts w:eastAsia="Times New Roman" w:cs="Times New Roman"/>
          <w:color w:val="000000"/>
          <w:szCs w:val="24"/>
        </w:rPr>
        <w:t xml:space="preserve">The prevalence of mental health </w:t>
      </w:r>
      <w:r w:rsidR="00A35486" w:rsidRPr="0020744C">
        <w:rPr>
          <w:rFonts w:eastAsia="Times New Roman" w:cs="Times New Roman"/>
          <w:color w:val="000000"/>
          <w:szCs w:val="24"/>
        </w:rPr>
        <w:t>disorders (MHDs) among</w:t>
      </w:r>
      <w:r w:rsidRPr="0020744C">
        <w:rPr>
          <w:rFonts w:eastAsia="Times New Roman" w:cs="Times New Roman"/>
          <w:color w:val="000000"/>
          <w:szCs w:val="24"/>
        </w:rPr>
        <w:t xml:space="preserve"> them depression is gradually </w:t>
      </w:r>
      <w:r w:rsidR="00A35486" w:rsidRPr="0020744C">
        <w:rPr>
          <w:rFonts w:eastAsia="Times New Roman" w:cs="Times New Roman"/>
          <w:color w:val="000000"/>
          <w:szCs w:val="24"/>
        </w:rPr>
        <w:t>increasing among</w:t>
      </w:r>
      <w:r w:rsidRPr="0020744C">
        <w:rPr>
          <w:rFonts w:eastAsia="Times New Roman" w:cs="Times New Roman"/>
          <w:color w:val="000000"/>
          <w:szCs w:val="24"/>
        </w:rPr>
        <w:t xml:space="preserve"> adolescents more so those living with HIV.  </w:t>
      </w:r>
    </w:p>
    <w:p w14:paraId="17818D5A" w14:textId="22CCB711" w:rsidR="000C48FD" w:rsidRPr="00550768" w:rsidRDefault="000C48FD" w:rsidP="009B1B52">
      <w:pPr>
        <w:rPr>
          <w:rFonts w:eastAsia="Times New Roman" w:cs="Times New Roman"/>
          <w:color w:val="000000"/>
          <w:szCs w:val="24"/>
        </w:rPr>
      </w:pPr>
      <w:r>
        <w:rPr>
          <w:rFonts w:eastAsia="Times New Roman" w:cs="Times New Roman"/>
          <w:color w:val="000000"/>
          <w:szCs w:val="24"/>
        </w:rPr>
        <w:t xml:space="preserve">This study is unique in the following ways: It is set up in a region with a relatively low prevalence of HIV and in a rural/peri-urban population region. It will facilitate the determination of whether or not there is co-existence of depression and PTSD using standardized tools that will be applied concurrently.  The study will also link the mental health status to key indicators of quality HIV care specifically viral suppression and retention in care. </w:t>
      </w:r>
    </w:p>
    <w:p w14:paraId="111D7F82" w14:textId="4A6B3F10" w:rsidR="00446CF1" w:rsidRDefault="00446CF1" w:rsidP="009B1B52">
      <w:pPr>
        <w:rPr>
          <w:rFonts w:eastAsia="Times New Roman" w:cs="Times New Roman"/>
          <w:color w:val="000000"/>
          <w:szCs w:val="24"/>
        </w:rPr>
      </w:pPr>
      <w:r w:rsidRPr="0020744C">
        <w:rPr>
          <w:rFonts w:eastAsia="Times New Roman" w:cs="Times New Roman"/>
          <w:color w:val="000000"/>
          <w:szCs w:val="24"/>
        </w:rPr>
        <w:t xml:space="preserve">Demonstrating the </w:t>
      </w:r>
      <w:r w:rsidR="006C5CFC">
        <w:rPr>
          <w:rFonts w:eastAsia="Times New Roman" w:cs="Times New Roman"/>
          <w:color w:val="000000"/>
          <w:szCs w:val="24"/>
        </w:rPr>
        <w:t xml:space="preserve">true magnitude </w:t>
      </w:r>
      <w:r w:rsidRPr="0020744C">
        <w:rPr>
          <w:rFonts w:eastAsia="Times New Roman" w:cs="Times New Roman"/>
          <w:color w:val="000000"/>
          <w:szCs w:val="24"/>
        </w:rPr>
        <w:t xml:space="preserve">of depression among ALHIV knowing the effects it has on </w:t>
      </w:r>
      <w:r w:rsidR="006C5CFC">
        <w:rPr>
          <w:rFonts w:eastAsia="Times New Roman" w:cs="Times New Roman"/>
          <w:color w:val="000000"/>
          <w:szCs w:val="24"/>
        </w:rPr>
        <w:t xml:space="preserve">the quality of life and </w:t>
      </w:r>
      <w:r w:rsidRPr="0020744C">
        <w:rPr>
          <w:rFonts w:eastAsia="Times New Roman" w:cs="Times New Roman"/>
          <w:color w:val="000000"/>
          <w:szCs w:val="24"/>
        </w:rPr>
        <w:t>management of HIV</w:t>
      </w:r>
      <w:r w:rsidR="006C5CFC">
        <w:rPr>
          <w:rFonts w:eastAsia="Times New Roman" w:cs="Times New Roman"/>
          <w:color w:val="000000"/>
          <w:szCs w:val="24"/>
        </w:rPr>
        <w:t>,</w:t>
      </w:r>
      <w:r w:rsidRPr="0020744C">
        <w:rPr>
          <w:rFonts w:eastAsia="Times New Roman" w:cs="Times New Roman"/>
          <w:color w:val="000000"/>
          <w:szCs w:val="24"/>
        </w:rPr>
        <w:t xml:space="preserve"> if left untreated </w:t>
      </w:r>
      <w:r w:rsidR="006C5CFC">
        <w:rPr>
          <w:rFonts w:eastAsia="Times New Roman" w:cs="Times New Roman"/>
          <w:color w:val="000000"/>
          <w:szCs w:val="24"/>
        </w:rPr>
        <w:t>,</w:t>
      </w:r>
      <w:r w:rsidRPr="0020744C">
        <w:rPr>
          <w:rFonts w:eastAsia="Times New Roman" w:cs="Times New Roman"/>
          <w:color w:val="000000"/>
          <w:szCs w:val="24"/>
        </w:rPr>
        <w:t xml:space="preserve">will help focus attention </w:t>
      </w:r>
      <w:r w:rsidR="006C5CFC">
        <w:rPr>
          <w:rFonts w:eastAsia="Times New Roman" w:cs="Times New Roman"/>
          <w:color w:val="000000"/>
          <w:szCs w:val="24"/>
        </w:rPr>
        <w:t>on the need for early screening and initiation of the appropriate treatment modalities with</w:t>
      </w:r>
      <w:r w:rsidR="00FD09C7">
        <w:rPr>
          <w:rFonts w:eastAsia="Times New Roman" w:cs="Times New Roman"/>
          <w:color w:val="000000"/>
          <w:szCs w:val="24"/>
        </w:rPr>
        <w:t xml:space="preserve"> aiming to reduce </w:t>
      </w:r>
      <w:r w:rsidR="006C5CFC">
        <w:rPr>
          <w:rFonts w:eastAsia="Times New Roman" w:cs="Times New Roman"/>
          <w:color w:val="000000"/>
          <w:szCs w:val="24"/>
        </w:rPr>
        <w:t xml:space="preserve"> suffering </w:t>
      </w:r>
      <w:r w:rsidR="00FD09C7">
        <w:rPr>
          <w:rFonts w:eastAsia="Times New Roman" w:cs="Times New Roman"/>
          <w:color w:val="000000"/>
          <w:szCs w:val="24"/>
        </w:rPr>
        <w:t xml:space="preserve">with the accompanying negative </w:t>
      </w:r>
      <w:r w:rsidR="006C5CFC">
        <w:rPr>
          <w:rFonts w:eastAsia="Times New Roman" w:cs="Times New Roman"/>
          <w:color w:val="000000"/>
          <w:szCs w:val="24"/>
        </w:rPr>
        <w:t>outcomes</w:t>
      </w:r>
      <w:r w:rsidRPr="0020744C">
        <w:rPr>
          <w:rFonts w:eastAsia="Times New Roman" w:cs="Times New Roman"/>
          <w:color w:val="000000"/>
          <w:szCs w:val="24"/>
        </w:rPr>
        <w:t>.</w:t>
      </w:r>
    </w:p>
    <w:p w14:paraId="33B15C58" w14:textId="77777777" w:rsidR="00446CF1" w:rsidRPr="0020744C" w:rsidRDefault="00446CF1" w:rsidP="009B1B52">
      <w:pPr>
        <w:rPr>
          <w:rFonts w:eastAsia="Times New Roman" w:cs="Times New Roman"/>
          <w:b/>
          <w:szCs w:val="24"/>
        </w:rPr>
      </w:pPr>
      <w:r w:rsidRPr="0020744C">
        <w:rPr>
          <w:rFonts w:eastAsia="Times New Roman" w:cs="Times New Roman"/>
          <w:color w:val="000000"/>
          <w:szCs w:val="24"/>
        </w:rPr>
        <w:lastRenderedPageBreak/>
        <w:t>It will be keeping in line with the Kenya Mental Health Policy(2015-2030) and also will provide good evidence that can be presented to policy makers and governments in order to drum up support for mental health programs, increase social awareness about mental health conditions identification and treatment all in efforts to reduce stigma and improve the quality of life. </w:t>
      </w:r>
    </w:p>
    <w:p w14:paraId="28DD1DAC" w14:textId="77777777" w:rsidR="009B1B52" w:rsidRDefault="00446CF1" w:rsidP="009B1B52">
      <w:pPr>
        <w:spacing w:after="0"/>
        <w:rPr>
          <w:rFonts w:eastAsia="Times New Roman" w:cs="Times New Roman"/>
          <w:color w:val="000000"/>
          <w:szCs w:val="24"/>
        </w:rPr>
      </w:pPr>
      <w:r w:rsidRPr="0020744C">
        <w:rPr>
          <w:rFonts w:eastAsia="Times New Roman" w:cs="Times New Roman"/>
          <w:color w:val="000000"/>
          <w:szCs w:val="24"/>
        </w:rPr>
        <w:t>The mental health awareness programs can stretch to include schools and religious institutions as places where more identification can be done.</w:t>
      </w:r>
    </w:p>
    <w:p w14:paraId="25321C6D" w14:textId="08388F75" w:rsidR="004B150C" w:rsidRPr="00D25B79" w:rsidRDefault="00446CF1" w:rsidP="00522E11">
      <w:pPr>
        <w:pStyle w:val="Heading2"/>
        <w:rPr>
          <w:rFonts w:eastAsia="Times New Roman"/>
        </w:rPr>
      </w:pPr>
      <w:bookmarkStart w:id="20" w:name="_Toc212149766"/>
      <w:r w:rsidRPr="00356FD7">
        <w:rPr>
          <w:rFonts w:eastAsia="Times New Roman"/>
        </w:rPr>
        <w:t>1.4 Research Question</w:t>
      </w:r>
      <w:bookmarkEnd w:id="20"/>
      <w:r w:rsidRPr="00356FD7">
        <w:rPr>
          <w:rFonts w:eastAsia="Times New Roman"/>
        </w:rPr>
        <w:t> </w:t>
      </w:r>
    </w:p>
    <w:p w14:paraId="49AEE533" w14:textId="364F7C48" w:rsidR="00446CF1" w:rsidRPr="00A35486" w:rsidRDefault="00D25B79" w:rsidP="00A35486">
      <w:pPr>
        <w:pStyle w:val="ListParagraph"/>
        <w:numPr>
          <w:ilvl w:val="0"/>
          <w:numId w:val="63"/>
        </w:numPr>
        <w:spacing w:after="0"/>
        <w:rPr>
          <w:rFonts w:eastAsia="Times New Roman" w:cs="Times New Roman"/>
          <w:color w:val="000000"/>
          <w:szCs w:val="24"/>
        </w:rPr>
      </w:pPr>
      <w:r w:rsidRPr="00A35486">
        <w:rPr>
          <w:rFonts w:eastAsia="Times New Roman" w:cs="Times New Roman"/>
          <w:color w:val="000000"/>
          <w:szCs w:val="24"/>
        </w:rPr>
        <w:t>Using standardized tools, w</w:t>
      </w:r>
      <w:r w:rsidR="00446CF1" w:rsidRPr="00A35486">
        <w:rPr>
          <w:rFonts w:eastAsia="Times New Roman" w:cs="Times New Roman"/>
          <w:color w:val="000000"/>
          <w:szCs w:val="24"/>
        </w:rPr>
        <w:t>hat is the</w:t>
      </w:r>
      <w:r w:rsidR="005122FE" w:rsidRPr="00A35486">
        <w:rPr>
          <w:rFonts w:eastAsia="Times New Roman" w:cs="Times New Roman"/>
          <w:color w:val="000000"/>
          <w:szCs w:val="24"/>
        </w:rPr>
        <w:t xml:space="preserve"> psychosocial wellbeing and </w:t>
      </w:r>
      <w:r w:rsidR="00446CF1" w:rsidRPr="00A35486">
        <w:rPr>
          <w:rFonts w:eastAsia="Times New Roman" w:cs="Times New Roman"/>
          <w:color w:val="000000"/>
          <w:szCs w:val="24"/>
        </w:rPr>
        <w:t>prevalence of depression</w:t>
      </w:r>
      <w:r w:rsidR="000C48FD" w:rsidRPr="00A35486">
        <w:rPr>
          <w:rFonts w:eastAsia="Times New Roman" w:cs="Times New Roman"/>
          <w:color w:val="000000"/>
          <w:szCs w:val="24"/>
        </w:rPr>
        <w:t xml:space="preserve"> and PTSD</w:t>
      </w:r>
      <w:r w:rsidR="00446CF1" w:rsidRPr="00A35486">
        <w:rPr>
          <w:rFonts w:eastAsia="Times New Roman" w:cs="Times New Roman"/>
          <w:color w:val="000000"/>
          <w:szCs w:val="24"/>
        </w:rPr>
        <w:t xml:space="preserve"> among adolescents with HIV/AIDs attending comprehensive care clinics in hospitals within Ruiru </w:t>
      </w:r>
      <w:r w:rsidR="00A35486" w:rsidRPr="00A35486">
        <w:rPr>
          <w:rFonts w:eastAsia="Times New Roman" w:cs="Times New Roman"/>
          <w:color w:val="000000"/>
          <w:szCs w:val="24"/>
        </w:rPr>
        <w:t>Sub County</w:t>
      </w:r>
      <w:r w:rsidR="00446CF1" w:rsidRPr="00A35486">
        <w:rPr>
          <w:rFonts w:eastAsia="Times New Roman" w:cs="Times New Roman"/>
          <w:color w:val="000000"/>
          <w:szCs w:val="24"/>
        </w:rPr>
        <w:t>?</w:t>
      </w:r>
    </w:p>
    <w:p w14:paraId="207713ED" w14:textId="4D2AAE86" w:rsidR="000C17EB" w:rsidRPr="00A35486" w:rsidRDefault="000C17EB" w:rsidP="00A35486">
      <w:pPr>
        <w:pStyle w:val="ListParagraph"/>
        <w:numPr>
          <w:ilvl w:val="0"/>
          <w:numId w:val="63"/>
        </w:numPr>
        <w:spacing w:after="0"/>
        <w:rPr>
          <w:rFonts w:eastAsia="Times New Roman" w:cs="Times New Roman"/>
          <w:szCs w:val="24"/>
        </w:rPr>
      </w:pPr>
      <w:r w:rsidRPr="00A35486">
        <w:rPr>
          <w:rFonts w:eastAsia="Times New Roman" w:cs="Times New Roman"/>
          <w:szCs w:val="24"/>
        </w:rPr>
        <w:t>What are the factors associated with depression and PTSD among adolescents with HIV/AIDS attending CCC in hospitals in Ruiru subcounty?</w:t>
      </w:r>
    </w:p>
    <w:p w14:paraId="258F6F95" w14:textId="54205D09" w:rsidR="000C17EB" w:rsidRPr="00A35486" w:rsidRDefault="00786E17" w:rsidP="00A35486">
      <w:pPr>
        <w:pStyle w:val="ListParagraph"/>
        <w:numPr>
          <w:ilvl w:val="0"/>
          <w:numId w:val="63"/>
        </w:numPr>
        <w:spacing w:after="0"/>
        <w:rPr>
          <w:rFonts w:eastAsia="Times New Roman" w:cs="Times New Roman"/>
          <w:szCs w:val="24"/>
        </w:rPr>
      </w:pPr>
      <w:r w:rsidRPr="00A35486">
        <w:rPr>
          <w:rFonts w:eastAsia="Times New Roman" w:cs="Times New Roman"/>
          <w:szCs w:val="24"/>
        </w:rPr>
        <w:t xml:space="preserve">What is the </w:t>
      </w:r>
      <w:r w:rsidR="001E736D" w:rsidRPr="00A35486">
        <w:rPr>
          <w:rFonts w:eastAsia="Times New Roman" w:cs="Times New Roman"/>
          <w:szCs w:val="24"/>
        </w:rPr>
        <w:t xml:space="preserve">association between the psychosocial and demographic factors and adolescents’ mental health </w:t>
      </w:r>
      <w:r w:rsidRPr="00A35486">
        <w:rPr>
          <w:rFonts w:eastAsia="Times New Roman" w:cs="Times New Roman"/>
          <w:szCs w:val="24"/>
        </w:rPr>
        <w:t>on viral suppression and adherence to care?</w:t>
      </w:r>
    </w:p>
    <w:p w14:paraId="3DA249DD" w14:textId="088213CE" w:rsidR="00786E17" w:rsidRPr="00A35486" w:rsidRDefault="00786E17" w:rsidP="00A35486">
      <w:pPr>
        <w:pStyle w:val="ListParagraph"/>
        <w:numPr>
          <w:ilvl w:val="0"/>
          <w:numId w:val="63"/>
        </w:numPr>
        <w:spacing w:after="0"/>
        <w:textAlignment w:val="baseline"/>
        <w:rPr>
          <w:rFonts w:eastAsia="Times New Roman" w:cs="Times New Roman"/>
          <w:color w:val="000000"/>
          <w:szCs w:val="24"/>
        </w:rPr>
      </w:pPr>
      <w:r w:rsidRPr="00A35486">
        <w:rPr>
          <w:rFonts w:eastAsia="Times New Roman" w:cs="Times New Roman"/>
          <w:szCs w:val="24"/>
        </w:rPr>
        <w:t xml:space="preserve">What are the mental health services available for </w:t>
      </w:r>
      <w:r w:rsidRPr="00A35486">
        <w:rPr>
          <w:rFonts w:eastAsia="Times New Roman" w:cs="Times New Roman"/>
          <w:color w:val="000000"/>
          <w:szCs w:val="24"/>
          <w:lang w:val="en-GB"/>
        </w:rPr>
        <w:t xml:space="preserve">mental health services available for adolescents with HIV having depression and PTSD attending CCC in hospitals in Ruiru Subcounty? </w:t>
      </w:r>
    </w:p>
    <w:p w14:paraId="4F1C8C68" w14:textId="027FFEFE" w:rsidR="00446CF1" w:rsidRPr="005065BF" w:rsidRDefault="00446CF1" w:rsidP="00FD5465">
      <w:pPr>
        <w:pStyle w:val="Heading2"/>
        <w:rPr>
          <w:rFonts w:eastAsia="Times New Roman"/>
        </w:rPr>
      </w:pPr>
      <w:bookmarkStart w:id="21" w:name="_Toc212149767"/>
      <w:r w:rsidRPr="005065BF">
        <w:rPr>
          <w:rFonts w:eastAsia="Times New Roman"/>
        </w:rPr>
        <w:t>1.</w:t>
      </w:r>
      <w:r w:rsidR="00FD5465">
        <w:rPr>
          <w:rFonts w:eastAsia="Times New Roman"/>
        </w:rPr>
        <w:t xml:space="preserve">5 </w:t>
      </w:r>
      <w:r w:rsidRPr="005065BF">
        <w:rPr>
          <w:rFonts w:eastAsia="Times New Roman"/>
        </w:rPr>
        <w:t>Study Objectives</w:t>
      </w:r>
      <w:bookmarkEnd w:id="21"/>
    </w:p>
    <w:p w14:paraId="71A4BCAC" w14:textId="4AC6912C" w:rsidR="00786E17" w:rsidRDefault="00786E17" w:rsidP="00FD5465">
      <w:pPr>
        <w:pStyle w:val="Heading3"/>
      </w:pPr>
      <w:bookmarkStart w:id="22" w:name="_Toc212149768"/>
      <w:r w:rsidRPr="00FD5465">
        <w:t>1.</w:t>
      </w:r>
      <w:r w:rsidR="00FD5465" w:rsidRPr="00FD5465">
        <w:t xml:space="preserve">5.1 </w:t>
      </w:r>
      <w:r w:rsidR="00EE3BF2">
        <w:t>Primary Study</w:t>
      </w:r>
      <w:r w:rsidRPr="00FD5465">
        <w:t>Objective</w:t>
      </w:r>
      <w:bookmarkEnd w:id="22"/>
    </w:p>
    <w:p w14:paraId="30EF52BE" w14:textId="37C773FE" w:rsidR="00EE3BF2" w:rsidRDefault="00EE3BF2" w:rsidP="00EE3BF2">
      <w:r>
        <w:t xml:space="preserve">1. </w:t>
      </w:r>
      <w:r w:rsidR="002665E9">
        <w:t xml:space="preserve">Using </w:t>
      </w:r>
      <w:r w:rsidR="009955DF">
        <w:t xml:space="preserve">the </w:t>
      </w:r>
      <w:r w:rsidR="000E13C9">
        <w:t>patient health questionnaire</w:t>
      </w:r>
      <w:r w:rsidR="00273AD8">
        <w:t>-</w:t>
      </w:r>
      <w:r w:rsidR="000E13C9">
        <w:t>9 (PHQ</w:t>
      </w:r>
      <w:r w:rsidR="00273AD8">
        <w:t>-</w:t>
      </w:r>
      <w:r w:rsidR="000E13C9">
        <w:t xml:space="preserve">9), determine the prevalence of depression among </w:t>
      </w:r>
      <w:r w:rsidR="00AE03DD">
        <w:t xml:space="preserve">adolescents with HIV/AIDS attending CCC in public hospitals in Ruiru </w:t>
      </w:r>
      <w:r w:rsidR="00273AD8">
        <w:t xml:space="preserve">subcounty. </w:t>
      </w:r>
    </w:p>
    <w:p w14:paraId="316EFDEF" w14:textId="76DBA8A1" w:rsidR="00273AD8" w:rsidRDefault="00273AD8" w:rsidP="00EE3BF2">
      <w:r>
        <w:t xml:space="preserve">2. </w:t>
      </w:r>
      <w:r w:rsidR="00C3236C">
        <w:t xml:space="preserve">Using the standardized PTSD checklists </w:t>
      </w:r>
      <w:r w:rsidR="000C03BB">
        <w:t>[</w:t>
      </w:r>
      <w:r w:rsidR="00E93E30">
        <w:t>(Child and Adolescent Trauma Screen</w:t>
      </w:r>
      <w:r w:rsidR="007B2139">
        <w:t xml:space="preserve"> (CATS) and </w:t>
      </w:r>
      <w:r w:rsidR="00030069">
        <w:t>PTSD Checklist for DSM</w:t>
      </w:r>
      <w:r w:rsidR="00F2387A">
        <w:t>-5 ( PCL-5)</w:t>
      </w:r>
      <w:r w:rsidR="000C03BB">
        <w:t xml:space="preserve">] </w:t>
      </w:r>
      <w:r w:rsidR="004D1601">
        <w:t xml:space="preserve">,determine the prevalence of PTSD among adolescents </w:t>
      </w:r>
      <w:r w:rsidR="00FB7ACA">
        <w:t>with HIV/AIDS attending CCC in public hospitals in</w:t>
      </w:r>
      <w:r w:rsidR="003D2833">
        <w:t xml:space="preserve"> Ruiru subcounty. </w:t>
      </w:r>
    </w:p>
    <w:p w14:paraId="437D2987" w14:textId="1BB285F4" w:rsidR="003D2833" w:rsidRDefault="003D2833" w:rsidP="00EE3BF2">
      <w:r>
        <w:t xml:space="preserve">3. Using the standardized </w:t>
      </w:r>
      <w:r w:rsidR="005A20BC">
        <w:t xml:space="preserve">HEEADSSS assessment tool, describe the psychosocial </w:t>
      </w:r>
      <w:r w:rsidR="00556538">
        <w:t>well being among adolescents with HIV/AIDS attending CCC in public hospitals in Ruiru subcounty</w:t>
      </w:r>
      <w:r w:rsidR="00D3479C">
        <w:t>.</w:t>
      </w:r>
    </w:p>
    <w:p w14:paraId="520CDD6F" w14:textId="77777777" w:rsidR="00D3479C" w:rsidRPr="00EE3BF2" w:rsidRDefault="00D3479C" w:rsidP="000C3FB7"/>
    <w:p w14:paraId="10329C65" w14:textId="747F144A" w:rsidR="00786E17" w:rsidRPr="00FD5465" w:rsidRDefault="00786E17" w:rsidP="00FD5465">
      <w:pPr>
        <w:pStyle w:val="Heading3"/>
      </w:pPr>
      <w:bookmarkStart w:id="23" w:name="_Toc212149769"/>
      <w:r w:rsidRPr="00FD5465">
        <w:lastRenderedPageBreak/>
        <w:t>1.</w:t>
      </w:r>
      <w:r w:rsidR="00FD5465" w:rsidRPr="00FD5465">
        <w:t>5.</w:t>
      </w:r>
      <w:r w:rsidRPr="00FD5465">
        <w:t xml:space="preserve">2 </w:t>
      </w:r>
      <w:r w:rsidR="00612DD2">
        <w:t xml:space="preserve">Secondary </w:t>
      </w:r>
      <w:r w:rsidRPr="00FD5465">
        <w:t xml:space="preserve"> Objectives</w:t>
      </w:r>
      <w:bookmarkEnd w:id="23"/>
    </w:p>
    <w:p w14:paraId="33D0A053" w14:textId="5B707418" w:rsidR="00694448" w:rsidRPr="006F510D" w:rsidRDefault="005122FE" w:rsidP="00603CBE">
      <w:pPr>
        <w:numPr>
          <w:ilvl w:val="0"/>
          <w:numId w:val="59"/>
        </w:numPr>
        <w:spacing w:after="0"/>
        <w:textAlignment w:val="baseline"/>
        <w:rPr>
          <w:rFonts w:eastAsia="Times New Roman" w:cs="Times New Roman"/>
          <w:color w:val="000000"/>
          <w:szCs w:val="24"/>
        </w:rPr>
      </w:pPr>
      <w:r w:rsidRPr="006F510D">
        <w:rPr>
          <w:rFonts w:eastAsia="Times New Roman" w:cs="Times New Roman"/>
          <w:color w:val="000000"/>
          <w:szCs w:val="24"/>
        </w:rPr>
        <w:t>I</w:t>
      </w:r>
      <w:r w:rsidR="00694448" w:rsidRPr="006F510D">
        <w:rPr>
          <w:rFonts w:eastAsia="Times New Roman" w:cs="Times New Roman"/>
          <w:color w:val="000000"/>
          <w:szCs w:val="24"/>
        </w:rPr>
        <w:t>dentify the factors associated with depression &amp; PTSD among adolescents with HIV/AIDS attending CCC in</w:t>
      </w:r>
      <w:r w:rsidR="000C48FD" w:rsidRPr="006F510D">
        <w:rPr>
          <w:rFonts w:eastAsia="Times New Roman" w:cs="Times New Roman"/>
          <w:color w:val="000000"/>
          <w:szCs w:val="24"/>
        </w:rPr>
        <w:t xml:space="preserve"> </w:t>
      </w:r>
      <w:r w:rsidR="00F75F65">
        <w:rPr>
          <w:rFonts w:eastAsia="Times New Roman" w:cs="Times New Roman"/>
          <w:color w:val="000000"/>
          <w:szCs w:val="24"/>
        </w:rPr>
        <w:t xml:space="preserve">public </w:t>
      </w:r>
      <w:r w:rsidR="000C48FD" w:rsidRPr="006F510D">
        <w:rPr>
          <w:rFonts w:eastAsia="Times New Roman" w:cs="Times New Roman"/>
          <w:color w:val="000000"/>
          <w:szCs w:val="24"/>
        </w:rPr>
        <w:t>hospitals in</w:t>
      </w:r>
      <w:r w:rsidR="00694448" w:rsidRPr="006F510D">
        <w:rPr>
          <w:rFonts w:eastAsia="Times New Roman" w:cs="Times New Roman"/>
          <w:color w:val="000000"/>
          <w:szCs w:val="24"/>
        </w:rPr>
        <w:t xml:space="preserve"> Ruiru subcounty.</w:t>
      </w:r>
    </w:p>
    <w:p w14:paraId="0A067205" w14:textId="6BE53199" w:rsidR="00694448" w:rsidRPr="006F510D" w:rsidRDefault="00694448" w:rsidP="00603CBE">
      <w:pPr>
        <w:numPr>
          <w:ilvl w:val="0"/>
          <w:numId w:val="59"/>
        </w:numPr>
        <w:spacing w:after="0"/>
        <w:textAlignment w:val="baseline"/>
        <w:rPr>
          <w:rFonts w:eastAsia="Times New Roman" w:cs="Times New Roman"/>
          <w:color w:val="000000"/>
          <w:szCs w:val="24"/>
        </w:rPr>
      </w:pPr>
      <w:r w:rsidRPr="006F510D">
        <w:rPr>
          <w:rFonts w:eastAsia="Times New Roman" w:cs="Times New Roman"/>
          <w:color w:val="000000"/>
          <w:szCs w:val="24"/>
        </w:rPr>
        <w:t xml:space="preserve">Describe the </w:t>
      </w:r>
      <w:r w:rsidR="005122FE" w:rsidRPr="006F510D">
        <w:rPr>
          <w:rFonts w:eastAsia="Times New Roman" w:cs="Times New Roman"/>
          <w:color w:val="000000"/>
          <w:szCs w:val="24"/>
        </w:rPr>
        <w:t xml:space="preserve">association between the psychosocial wellbeing and </w:t>
      </w:r>
      <w:r w:rsidRPr="006F510D">
        <w:rPr>
          <w:rFonts w:eastAsia="Times New Roman" w:cs="Times New Roman"/>
          <w:color w:val="000000"/>
          <w:szCs w:val="24"/>
        </w:rPr>
        <w:t>adolescents</w:t>
      </w:r>
      <w:r w:rsidR="005122FE" w:rsidRPr="006F510D">
        <w:rPr>
          <w:rFonts w:eastAsia="Times New Roman" w:cs="Times New Roman"/>
          <w:color w:val="000000"/>
          <w:szCs w:val="24"/>
        </w:rPr>
        <w:t>’</w:t>
      </w:r>
      <w:r w:rsidRPr="006F510D">
        <w:rPr>
          <w:rFonts w:eastAsia="Times New Roman" w:cs="Times New Roman"/>
          <w:color w:val="000000"/>
          <w:szCs w:val="24"/>
        </w:rPr>
        <w:t xml:space="preserve"> mental health (depression</w:t>
      </w:r>
      <w:r w:rsidR="00E70E11" w:rsidRPr="006F510D">
        <w:rPr>
          <w:rFonts w:eastAsia="Times New Roman" w:cs="Times New Roman"/>
          <w:color w:val="000000"/>
          <w:szCs w:val="24"/>
        </w:rPr>
        <w:t xml:space="preserve"> and </w:t>
      </w:r>
      <w:r w:rsidRPr="006F510D">
        <w:rPr>
          <w:rFonts w:eastAsia="Times New Roman" w:cs="Times New Roman"/>
          <w:color w:val="000000"/>
          <w:szCs w:val="24"/>
        </w:rPr>
        <w:t>PTSD</w:t>
      </w:r>
      <w:r w:rsidR="00E70E11" w:rsidRPr="006F510D">
        <w:rPr>
          <w:rFonts w:eastAsia="Times New Roman" w:cs="Times New Roman"/>
          <w:color w:val="000000"/>
          <w:szCs w:val="24"/>
        </w:rPr>
        <w:t xml:space="preserve">) </w:t>
      </w:r>
      <w:r w:rsidRPr="006F510D">
        <w:rPr>
          <w:rFonts w:eastAsia="Times New Roman" w:cs="Times New Roman"/>
          <w:color w:val="000000"/>
          <w:szCs w:val="24"/>
        </w:rPr>
        <w:t>on  adherence to care.</w:t>
      </w:r>
    </w:p>
    <w:p w14:paraId="5D48D585" w14:textId="60B2227C" w:rsidR="00DD6FF0" w:rsidRPr="00DD6FF0" w:rsidRDefault="00694448" w:rsidP="00DD6FF0">
      <w:pPr>
        <w:numPr>
          <w:ilvl w:val="0"/>
          <w:numId w:val="59"/>
        </w:numPr>
        <w:spacing w:after="0"/>
        <w:textAlignment w:val="baseline"/>
        <w:rPr>
          <w:rFonts w:eastAsia="Times New Roman" w:cs="Times New Roman"/>
          <w:color w:val="000000"/>
          <w:szCs w:val="24"/>
        </w:rPr>
      </w:pPr>
      <w:r w:rsidRPr="006F510D">
        <w:rPr>
          <w:rFonts w:eastAsia="Times New Roman" w:cs="Times New Roman"/>
          <w:color w:val="000000"/>
          <w:szCs w:val="24"/>
        </w:rPr>
        <w:t xml:space="preserve">Describe </w:t>
      </w:r>
      <w:r w:rsidRPr="006F510D">
        <w:rPr>
          <w:rFonts w:eastAsia="Times New Roman" w:cs="Times New Roman"/>
          <w:color w:val="000000"/>
          <w:szCs w:val="24"/>
          <w:lang w:val="en-GB"/>
        </w:rPr>
        <w:t xml:space="preserve">mental health services available for adolescents with HIV attending CCC </w:t>
      </w:r>
      <w:r w:rsidR="000C48FD" w:rsidRPr="006F510D">
        <w:rPr>
          <w:rFonts w:eastAsia="Times New Roman" w:cs="Times New Roman"/>
          <w:color w:val="000000"/>
          <w:szCs w:val="24"/>
          <w:lang w:val="en-GB"/>
        </w:rPr>
        <w:t xml:space="preserve">in </w:t>
      </w:r>
      <w:r w:rsidR="00F75F65">
        <w:rPr>
          <w:rFonts w:eastAsia="Times New Roman" w:cs="Times New Roman"/>
          <w:color w:val="000000"/>
          <w:szCs w:val="24"/>
          <w:lang w:val="en-GB"/>
        </w:rPr>
        <w:t xml:space="preserve">public </w:t>
      </w:r>
      <w:r w:rsidR="000C48FD" w:rsidRPr="006F510D">
        <w:rPr>
          <w:rFonts w:eastAsia="Times New Roman" w:cs="Times New Roman"/>
          <w:color w:val="000000"/>
          <w:szCs w:val="24"/>
          <w:lang w:val="en-GB"/>
        </w:rPr>
        <w:t xml:space="preserve">hospitals </w:t>
      </w:r>
      <w:r w:rsidRPr="006F510D">
        <w:rPr>
          <w:rFonts w:eastAsia="Times New Roman" w:cs="Times New Roman"/>
          <w:color w:val="000000"/>
          <w:szCs w:val="24"/>
          <w:lang w:val="en-GB"/>
        </w:rPr>
        <w:t>in Ruiru Subcounty.</w:t>
      </w:r>
    </w:p>
    <w:p w14:paraId="3C3A175D" w14:textId="77777777" w:rsidR="00DD6FF0" w:rsidRDefault="00DD6FF0" w:rsidP="00FD5465">
      <w:pPr>
        <w:pStyle w:val="Heading1"/>
      </w:pPr>
      <w:bookmarkStart w:id="24" w:name="_Toc212149770"/>
    </w:p>
    <w:p w14:paraId="5C0824EB" w14:textId="46630E59" w:rsidR="00446CF1" w:rsidRPr="008B6577" w:rsidRDefault="009B1B52" w:rsidP="00FD5465">
      <w:pPr>
        <w:pStyle w:val="Heading1"/>
        <w:rPr>
          <w:rFonts w:cs="Times New Roman"/>
          <w:sz w:val="28"/>
        </w:rPr>
      </w:pPr>
      <w:r w:rsidRPr="004913EC">
        <w:t xml:space="preserve">CHAPTER </w:t>
      </w:r>
      <w:r>
        <w:t>TWO</w:t>
      </w:r>
      <w:r w:rsidRPr="004913EC">
        <w:t>: LITERATURE REVIEW</w:t>
      </w:r>
      <w:bookmarkEnd w:id="24"/>
    </w:p>
    <w:p w14:paraId="3FB012CA" w14:textId="77777777" w:rsidR="00177265" w:rsidRPr="004913EC" w:rsidRDefault="00177265" w:rsidP="00522E11">
      <w:pPr>
        <w:pStyle w:val="Heading2"/>
      </w:pPr>
      <w:bookmarkStart w:id="25" w:name="_Toc212149771"/>
      <w:r w:rsidRPr="004913EC">
        <w:t xml:space="preserve">2.1 Neurocognitive development in adolescents and </w:t>
      </w:r>
      <w:r w:rsidR="00B605F8" w:rsidRPr="004913EC">
        <w:t xml:space="preserve">the </w:t>
      </w:r>
      <w:r w:rsidRPr="004913EC">
        <w:t xml:space="preserve">impact of HIV on </w:t>
      </w:r>
      <w:r w:rsidR="00B605F8" w:rsidRPr="004913EC">
        <w:t xml:space="preserve">the </w:t>
      </w:r>
      <w:r w:rsidRPr="004913EC">
        <w:t>pace of neurocognitive development</w:t>
      </w:r>
      <w:bookmarkEnd w:id="25"/>
    </w:p>
    <w:p w14:paraId="60CD9FEE" w14:textId="4AE75451" w:rsidR="00B64D1F" w:rsidRDefault="00C54581" w:rsidP="009B1B52">
      <w:pPr>
        <w:rPr>
          <w:rFonts w:cs="Times New Roman"/>
          <w:szCs w:val="24"/>
        </w:rPr>
      </w:pPr>
      <w:r w:rsidRPr="00C27B5D">
        <w:rPr>
          <w:rFonts w:cs="Times New Roman"/>
          <w:szCs w:val="24"/>
        </w:rPr>
        <w:t xml:space="preserve">Adolescence is </w:t>
      </w:r>
      <w:r w:rsidR="00B64D1F" w:rsidRPr="00C27B5D">
        <w:rPr>
          <w:rFonts w:cs="Times New Roman"/>
          <w:szCs w:val="24"/>
        </w:rPr>
        <w:t>a p</w:t>
      </w:r>
      <w:r w:rsidR="00FD09C7">
        <w:rPr>
          <w:rFonts w:cs="Times New Roman"/>
          <w:szCs w:val="24"/>
        </w:rPr>
        <w:t>hase</w:t>
      </w:r>
      <w:r w:rsidR="00B64D1F" w:rsidRPr="00C27B5D">
        <w:rPr>
          <w:rFonts w:cs="Times New Roman"/>
          <w:szCs w:val="24"/>
        </w:rPr>
        <w:t xml:space="preserve"> that</w:t>
      </w:r>
      <w:r w:rsidR="00FD09C7">
        <w:rPr>
          <w:rFonts w:cs="Times New Roman"/>
          <w:szCs w:val="24"/>
        </w:rPr>
        <w:t xml:space="preserve"> helps</w:t>
      </w:r>
      <w:r w:rsidR="00B64D1F" w:rsidRPr="00C27B5D">
        <w:rPr>
          <w:rFonts w:cs="Times New Roman"/>
          <w:szCs w:val="24"/>
        </w:rPr>
        <w:t xml:space="preserve"> </w:t>
      </w:r>
      <w:r w:rsidR="00CC05BB" w:rsidRPr="00B605F8">
        <w:rPr>
          <w:rFonts w:cs="Times New Roman"/>
          <w:szCs w:val="24"/>
        </w:rPr>
        <w:t xml:space="preserve"> transition</w:t>
      </w:r>
      <w:r w:rsidR="00FD09C7">
        <w:rPr>
          <w:rFonts w:cs="Times New Roman"/>
          <w:szCs w:val="24"/>
        </w:rPr>
        <w:t xml:space="preserve"> children to</w:t>
      </w:r>
      <w:r w:rsidR="00CC05BB" w:rsidRPr="00B605F8">
        <w:rPr>
          <w:rFonts w:cs="Times New Roman"/>
          <w:szCs w:val="24"/>
        </w:rPr>
        <w:t xml:space="preserve"> adulthood</w:t>
      </w:r>
      <w:r w:rsidR="00CC05BB" w:rsidRPr="00C27B5D">
        <w:rPr>
          <w:rFonts w:cs="Times New Roman"/>
          <w:szCs w:val="24"/>
        </w:rPr>
        <w:t xml:space="preserve"> and </w:t>
      </w:r>
      <w:r w:rsidR="00B64D1F" w:rsidRPr="00C27B5D">
        <w:rPr>
          <w:rFonts w:cs="Times New Roman"/>
          <w:szCs w:val="24"/>
        </w:rPr>
        <w:t>involves significant changes</w:t>
      </w:r>
      <w:r w:rsidR="00AC036B">
        <w:rPr>
          <w:rFonts w:cs="Times New Roman"/>
          <w:szCs w:val="24"/>
        </w:rPr>
        <w:t xml:space="preserve"> that occur in the adolescent involving their social, emotional and physical</w:t>
      </w:r>
      <w:r w:rsidR="00B64D1F" w:rsidRPr="00C27B5D">
        <w:rPr>
          <w:rFonts w:cs="Times New Roman"/>
          <w:szCs w:val="24"/>
        </w:rPr>
        <w:t xml:space="preserve"> aspects  accompanied by changes in language and cognitive skills. </w:t>
      </w:r>
      <w:r w:rsidR="00CB16F6" w:rsidRPr="00C27B5D">
        <w:rPr>
          <w:rFonts w:cs="Times New Roman"/>
          <w:szCs w:val="24"/>
        </w:rPr>
        <w:fldChar w:fldCharType="begin"/>
      </w:r>
      <w:r w:rsidR="00CF6BC8">
        <w:rPr>
          <w:rFonts w:cs="Times New Roman"/>
          <w:szCs w:val="24"/>
        </w:rPr>
        <w:instrText xml:space="preserve"> ADDIN ZOTERO_ITEM CSL_CITATION {"citationID":"dtnxoCIb","properties":{"formattedCitation":"(12)","plainCitation":"(12)","noteIndex":0},"citationItems":[{"id":152,"uris":["http://zotero.org/users/local/UxnFgeSF/items/R3HX2S7C"],"itemData":{"id":152,"type":"article-journal","abstract":"Adolescence is a time of significant physical, social, and emotional developments, accompanied by changes in cognitive and language skills. Underlying these are significant developments in brain structures and functions including changes in cortical and subcortical gray matter and white matter tracts. Among the brain regions that develop during adolescence are areas that are commonly damaged as a result of a traumatic brain injury (TBI). This paper summarizes major brain changes during adolescence and evidence linking maturation of these cognitive and language functions to brain development, placing consideration of both areas of development in the context of rehabilitation for adolescents with TBI.","container-title":"Topics in Language Disorders","DOI":"10.1097/TLD.0b013e3181b53211","ISSN":"0271-8294","issue":"3","journalAbbreviation":"Top Lang Disord","language":"eng","note":"PMID: 30220763\nPMCID: PMC6135107","page":"249-265","source":"PubMed","title":"Adolescent Brain and Cognitive Developments: Implications for Clinical Assessment in Traumatic Brain Injury","title-short":"Adolescent Brain and Cognitive Developments","volume":"29","author":[{"family":"Ciccia","given":"Angela Hein"},{"family":"Meulenbroek","given":"Peter"},{"family":"Turkstra","given":"Lyn S."}],"issued":{"date-parts":[["2009"]]}}}],"schema":"https://github.com/citation-style-language/schema/raw/master/csl-citation.json"} </w:instrText>
      </w:r>
      <w:r w:rsidR="00CB16F6" w:rsidRPr="00C27B5D">
        <w:rPr>
          <w:rFonts w:cs="Times New Roman"/>
          <w:szCs w:val="24"/>
        </w:rPr>
        <w:fldChar w:fldCharType="separate"/>
      </w:r>
      <w:r w:rsidR="00CF6BC8" w:rsidRPr="00CF6BC8">
        <w:rPr>
          <w:rFonts w:cs="Times New Roman"/>
        </w:rPr>
        <w:t>(12)</w:t>
      </w:r>
      <w:r w:rsidR="00CB16F6" w:rsidRPr="00C27B5D">
        <w:rPr>
          <w:rFonts w:cs="Times New Roman"/>
          <w:szCs w:val="24"/>
        </w:rPr>
        <w:fldChar w:fldCharType="end"/>
      </w:r>
      <w:r w:rsidR="003C0722">
        <w:rPr>
          <w:rFonts w:cs="Times New Roman"/>
          <w:szCs w:val="24"/>
        </w:rPr>
        <w:t xml:space="preserve"> Adolescence is broadly classified into three </w:t>
      </w:r>
      <w:r w:rsidR="00AC036B">
        <w:rPr>
          <w:rFonts w:cs="Times New Roman"/>
          <w:szCs w:val="24"/>
        </w:rPr>
        <w:t>stages based on the age:</w:t>
      </w:r>
      <w:r w:rsidR="003C0722">
        <w:rPr>
          <w:rFonts w:cs="Times New Roman"/>
          <w:szCs w:val="24"/>
        </w:rPr>
        <w:t xml:space="preserve"> early (10-13 years) ,middle (14-16 years) and late adolescence</w:t>
      </w:r>
      <w:r w:rsidR="00104EE2">
        <w:rPr>
          <w:rFonts w:cs="Times New Roman"/>
          <w:szCs w:val="24"/>
        </w:rPr>
        <w:t xml:space="preserve"> </w:t>
      </w:r>
      <w:r w:rsidR="003C0722">
        <w:rPr>
          <w:rFonts w:cs="Times New Roman"/>
          <w:szCs w:val="24"/>
        </w:rPr>
        <w:t xml:space="preserve">(17 – 20 years and beyond),each characterized by a set of distinct </w:t>
      </w:r>
      <w:r w:rsidR="0026046A">
        <w:rPr>
          <w:rFonts w:cs="Times New Roman"/>
          <w:szCs w:val="24"/>
        </w:rPr>
        <w:t>psychologic, social</w:t>
      </w:r>
      <w:r w:rsidR="003C0722">
        <w:rPr>
          <w:rFonts w:cs="Times New Roman"/>
          <w:szCs w:val="24"/>
        </w:rPr>
        <w:t xml:space="preserve"> and biologic issues. </w:t>
      </w:r>
    </w:p>
    <w:p w14:paraId="45507412" w14:textId="29C0726D" w:rsidR="00487B6F" w:rsidRDefault="003C0722" w:rsidP="009B1B52">
      <w:pPr>
        <w:rPr>
          <w:rFonts w:cs="Times New Roman"/>
          <w:szCs w:val="24"/>
        </w:rPr>
      </w:pPr>
      <w:r>
        <w:rPr>
          <w:rFonts w:cs="Times New Roman"/>
          <w:szCs w:val="24"/>
        </w:rPr>
        <w:t>Early adolescence is characterized by</w:t>
      </w:r>
      <w:r w:rsidR="00E73113">
        <w:rPr>
          <w:rFonts w:cs="Times New Roman"/>
          <w:szCs w:val="24"/>
        </w:rPr>
        <w:t xml:space="preserve"> the onset of puberty associated with rapid somatic changes coupled with the need for the adolescent to be independent.</w:t>
      </w:r>
      <w:r w:rsidR="00A536ED">
        <w:rPr>
          <w:rFonts w:cs="Times New Roman"/>
          <w:szCs w:val="24"/>
        </w:rPr>
        <w:t xml:space="preserve"> Peer relationships are established with preference towards same-sex groups. </w:t>
      </w:r>
      <w:r w:rsidR="00E73113">
        <w:rPr>
          <w:rFonts w:cs="Times New Roman"/>
          <w:szCs w:val="24"/>
        </w:rPr>
        <w:t xml:space="preserve"> </w:t>
      </w:r>
      <w:r>
        <w:rPr>
          <w:rFonts w:cs="Times New Roman"/>
          <w:szCs w:val="24"/>
        </w:rPr>
        <w:t xml:space="preserve"> </w:t>
      </w:r>
    </w:p>
    <w:p w14:paraId="19E6626E" w14:textId="2F985644" w:rsidR="004D062C" w:rsidRDefault="00487B6F" w:rsidP="009B1B52">
      <w:pPr>
        <w:rPr>
          <w:rFonts w:cs="Times New Roman"/>
          <w:szCs w:val="24"/>
        </w:rPr>
      </w:pPr>
      <w:r>
        <w:rPr>
          <w:rFonts w:cs="Times New Roman"/>
          <w:szCs w:val="24"/>
        </w:rPr>
        <w:t xml:space="preserve">Middle adolescence </w:t>
      </w:r>
      <w:r w:rsidR="00A536ED">
        <w:rPr>
          <w:rFonts w:cs="Times New Roman"/>
          <w:szCs w:val="24"/>
        </w:rPr>
        <w:t xml:space="preserve"> is associated with increased experimentation/risk-taking </w:t>
      </w:r>
      <w:r w:rsidR="0026046A">
        <w:rPr>
          <w:rFonts w:cs="Times New Roman"/>
          <w:szCs w:val="24"/>
        </w:rPr>
        <w:t>behavior</w:t>
      </w:r>
      <w:r w:rsidR="00A536ED">
        <w:rPr>
          <w:rFonts w:cs="Times New Roman"/>
          <w:szCs w:val="24"/>
        </w:rPr>
        <w:t xml:space="preserve">. </w:t>
      </w:r>
      <w:r w:rsidR="00A65BC3">
        <w:rPr>
          <w:rFonts w:cs="Times New Roman"/>
          <w:szCs w:val="24"/>
        </w:rPr>
        <w:t xml:space="preserve">Cognitive abstract thought processes set in </w:t>
      </w:r>
      <w:r w:rsidR="00A536ED">
        <w:rPr>
          <w:rFonts w:cs="Times New Roman"/>
          <w:szCs w:val="24"/>
        </w:rPr>
        <w:t>with the</w:t>
      </w:r>
      <w:r w:rsidR="00A65BC3">
        <w:rPr>
          <w:rFonts w:cs="Times New Roman"/>
          <w:szCs w:val="24"/>
        </w:rPr>
        <w:t xml:space="preserve"> adolescent becom</w:t>
      </w:r>
      <w:r w:rsidR="00A536ED">
        <w:rPr>
          <w:rFonts w:cs="Times New Roman"/>
          <w:szCs w:val="24"/>
        </w:rPr>
        <w:t>ing</w:t>
      </w:r>
      <w:r w:rsidR="00A65BC3">
        <w:rPr>
          <w:rFonts w:cs="Times New Roman"/>
          <w:szCs w:val="24"/>
        </w:rPr>
        <w:t xml:space="preserve"> more concerned with attractiveness </w:t>
      </w:r>
      <w:r w:rsidR="004D062C">
        <w:rPr>
          <w:rFonts w:cs="Times New Roman"/>
          <w:szCs w:val="24"/>
        </w:rPr>
        <w:t xml:space="preserve">and increased introspection. The relationship with the family is marked by the struggle between autonomy and dependence on parents. </w:t>
      </w:r>
    </w:p>
    <w:p w14:paraId="1F383896" w14:textId="284EE2AC" w:rsidR="003C0722" w:rsidRPr="00C27B5D" w:rsidRDefault="004D062C" w:rsidP="009B1B52">
      <w:pPr>
        <w:rPr>
          <w:rFonts w:cs="Times New Roman"/>
          <w:szCs w:val="24"/>
        </w:rPr>
      </w:pPr>
      <w:r>
        <w:rPr>
          <w:rFonts w:cs="Times New Roman"/>
          <w:szCs w:val="24"/>
        </w:rPr>
        <w:t xml:space="preserve">Late adolescence involves the final stages of somatic development with consolidation of their sexual identity. Cognition becomes less self-centered </w:t>
      </w:r>
      <w:r w:rsidR="00A65BC3">
        <w:rPr>
          <w:rFonts w:cs="Times New Roman"/>
          <w:szCs w:val="24"/>
        </w:rPr>
        <w:t xml:space="preserve"> </w:t>
      </w:r>
      <w:r>
        <w:rPr>
          <w:rFonts w:cs="Times New Roman"/>
          <w:szCs w:val="24"/>
        </w:rPr>
        <w:t xml:space="preserve">with increase towards idealist and absolute thought processes. </w:t>
      </w:r>
      <w:r w:rsidR="00F20A7C">
        <w:rPr>
          <w:rFonts w:cs="Times New Roman"/>
          <w:szCs w:val="24"/>
        </w:rPr>
        <w:t>Practical independence sets in with the family becoming the secure base. Intimate relationships form at this time and career decisions get firmed up as well</w:t>
      </w:r>
      <w:r w:rsidR="001E77BC">
        <w:rPr>
          <w:rFonts w:cs="Times New Roman"/>
          <w:szCs w:val="24"/>
        </w:rPr>
        <w:t xml:space="preserve"> </w:t>
      </w:r>
      <w:r w:rsidR="00F20A7C">
        <w:rPr>
          <w:rFonts w:cs="Times New Roman"/>
          <w:szCs w:val="24"/>
        </w:rPr>
        <w:t>.</w:t>
      </w:r>
    </w:p>
    <w:p w14:paraId="4B7D516A" w14:textId="6B5FF328" w:rsidR="00C54581" w:rsidRPr="00C27B5D" w:rsidRDefault="00B64D1F" w:rsidP="009B1B52">
      <w:pPr>
        <w:rPr>
          <w:rFonts w:cs="Times New Roman"/>
          <w:szCs w:val="24"/>
        </w:rPr>
      </w:pPr>
      <w:r w:rsidRPr="00C27B5D">
        <w:rPr>
          <w:rFonts w:cs="Times New Roman"/>
          <w:szCs w:val="24"/>
        </w:rPr>
        <w:t xml:space="preserve">The timings of onset of puberty and setting into the adult role vary based on the cultural set up hence broadening the age </w:t>
      </w:r>
      <w:r w:rsidR="00CB16F6" w:rsidRPr="00C27B5D">
        <w:rPr>
          <w:rFonts w:cs="Times New Roman"/>
          <w:szCs w:val="24"/>
        </w:rPr>
        <w:t xml:space="preserve">group from 10 to 24 years. </w:t>
      </w:r>
      <w:r w:rsidR="00CB16F6" w:rsidRPr="00C27B5D">
        <w:rPr>
          <w:rFonts w:cs="Times New Roman"/>
          <w:szCs w:val="24"/>
        </w:rPr>
        <w:fldChar w:fldCharType="begin"/>
      </w:r>
      <w:r w:rsidR="00CF6BC8">
        <w:rPr>
          <w:rFonts w:cs="Times New Roman"/>
          <w:szCs w:val="24"/>
        </w:rPr>
        <w:instrText xml:space="preserve"> ADDIN ZOTERO_ITEM CSL_CITATION {"citationID":"XqsRZ2dM","properties":{"formattedCitation":"(13)","plainCitation":"(13)","noteIndex":0},"citationItems":[{"id":155,"uris":["http://zotero.org/users/local/UxnFgeSF/items/NWR9U5ST"],"itemData":{"id":155,"type":"article-journal","abstract":"Abstract\n            The transitional period of adolescence has long been associated with physical, social and behavioural change. During this time, adolescents start to develop their own self‐identity, make important life decisions and acquire the necessary skills to successfully transition to adulthood. More recently, advances in brain imaging technology have enabled increased understanding of structural and functional changes in the human brain during this developmental period, and how they relate to social, emotional, motivational and cognitive development. The ability to integrate these developing cognitive processes in increasingly complex social contexts is a key aspect of mature decision‐making, which has implications for adolescent health, educational, economic and social outcomes. Insights from the field of developmental cognitive neuroscience could increase our understanding of this influential stage of life and thus inform potential interventions to promote adolescent health, a critical goal for global health research. Many social changes occur during adolescence and the social environment shapes both brain and cognitive development and the decisions adolescents make. Thus, it is important to study adolescent neurocognitive development in socio‐cultural context. Yet, despite evidence from Western studies that socio‐cultural and economic factors impact on adolescent neurocognitive development, existing studies of adolescent neurocognitive development in sub‐Saharan Africa are relatively scarce. We summarise research findings from Western and sub‐Saharan African contexts and highlight areas where research is lacking. Longitudinal studies from more diverse global samples will be needed to build a comprehensive model of adolescent development, that characterises both commonalities in developmental trajectories, as well as the way these can meaningfully differ between both individuals and contexts.","container-title":"Tropical Medicine &amp; International Health","DOI":"10.1111/tmi.13656","ISSN":"1360-2276, 1365-3156","issue":"11","journalAbbreviation":"Tropical Med Int Health","language":"en","page":"1333-1344","source":"DOI.org (Crossref)","title":"Adolescent Health Series: Adolescent neurocognitive development in Western and Sub‐Saharan African contexts","title-short":"Adolescent Health Series","volume":"26","author":[{"family":"Pozuelo","given":"Julia R."},{"family":"Kilford","given":"Emma J."}],"issued":{"date-parts":[["2021",11]]}}}],"schema":"https://github.com/citation-style-language/schema/raw/master/csl-citation.json"} </w:instrText>
      </w:r>
      <w:r w:rsidR="00CB16F6" w:rsidRPr="00C27B5D">
        <w:rPr>
          <w:rFonts w:cs="Times New Roman"/>
          <w:szCs w:val="24"/>
        </w:rPr>
        <w:fldChar w:fldCharType="separate"/>
      </w:r>
      <w:r w:rsidR="00CF6BC8" w:rsidRPr="00CF6BC8">
        <w:rPr>
          <w:rFonts w:cs="Times New Roman"/>
        </w:rPr>
        <w:t>(13)</w:t>
      </w:r>
      <w:r w:rsidR="00CB16F6" w:rsidRPr="00C27B5D">
        <w:rPr>
          <w:rFonts w:cs="Times New Roman"/>
          <w:szCs w:val="24"/>
        </w:rPr>
        <w:fldChar w:fldCharType="end"/>
      </w:r>
    </w:p>
    <w:p w14:paraId="21A93530" w14:textId="7A0778A7" w:rsidR="00981F8B" w:rsidRDefault="00CB16F6" w:rsidP="009B1B52">
      <w:pPr>
        <w:rPr>
          <w:rFonts w:cs="Times New Roman"/>
          <w:szCs w:val="24"/>
        </w:rPr>
      </w:pPr>
      <w:r w:rsidRPr="00C27B5D">
        <w:rPr>
          <w:rFonts w:cs="Times New Roman"/>
          <w:szCs w:val="24"/>
        </w:rPr>
        <w:lastRenderedPageBreak/>
        <w:t xml:space="preserve">The human </w:t>
      </w:r>
      <w:r w:rsidR="006D4E4C" w:rsidRPr="00C27B5D">
        <w:rPr>
          <w:rFonts w:cs="Times New Roman"/>
          <w:szCs w:val="24"/>
        </w:rPr>
        <w:t xml:space="preserve">brain undergoes functional and structural reorganization during adolescence. </w:t>
      </w:r>
      <w:r w:rsidR="00261EB0" w:rsidRPr="00C27B5D">
        <w:rPr>
          <w:rFonts w:cs="Times New Roman"/>
          <w:szCs w:val="24"/>
        </w:rPr>
        <w:t>It is highly plastic allowing the environment to dictate its development allowing both emotional and intellectual aspects as well as harmful influences</w:t>
      </w:r>
      <w:r w:rsidR="00261EB0" w:rsidRPr="00C27B5D">
        <w:rPr>
          <w:rFonts w:cs="Times New Roman"/>
          <w:szCs w:val="24"/>
        </w:rPr>
        <w:fldChar w:fldCharType="begin"/>
      </w:r>
      <w:r w:rsidR="00CF6BC8">
        <w:rPr>
          <w:rFonts w:cs="Times New Roman"/>
          <w:szCs w:val="24"/>
        </w:rPr>
        <w:instrText xml:space="preserve"> ADDIN ZOTERO_ITEM CSL_CITATION {"citationID":"ewYsOpfX","properties":{"formattedCitation":"(14)","plainCitation":"(14)","noteIndex":0},"citationItems":[{"id":157,"uris":["http://zotero.org/users/local/UxnFgeSF/items/PY5MVVMP"],"itemData":{"id":157,"type":"article-journal","abstract":"BACKGROUND: Adolescence is the phase of life between late childhood and adulthood. Typically, adolescents seek diversion, new experiences, and strong emotions, sometimes putting their health at serious risk. In Germany, for example, 62% of all deaths among persons aged 15 to 20 are due to traumatic injuries. Neuroscientific explanations have been proposed for typical adolescent behavior; with these explanations in mind, one can derive appropriate ways of dealing with adolescents.\nMETHOD: We selectively review pertinent articles retrieved from the PubMed database about the structural and functional development of the brain in adolescence.\nRESULTS: New findings in developmental psychology and neuroscience reveal that a fundamental reorganization of the brain takes place in adolescence. In postnatal brain development, the maximum density of gray matter is reached first in the primary sensorimotor cortex, and the prefrontal cortex matures last. Subcortical brain areas, especially the limbic system and the reward system, develop earlier, so that there is an imbalance during adolescence between the more mature subcortical areas and less mature prefrontal areas. This may account for typical adolescent behavior patterns, including risk-taking.\nCONCLUSION: The high plasticity of the adolescent brain permits environmental influences to exert particularly strong effects on cortical circuitry. While this makes intellectual and emotional development possible, it also opens the door to potentially harmful influences.","container-title":"Deutsches Arzteblatt International","DOI":"10.3238/arztebl.2013.0425","ISSN":"1866-0452","issue":"25","journalAbbreviation":"Dtsch Arztebl Int","language":"eng","note":"PMID: 23840287\nPMCID: PMC3705203","page":"425-431","source":"PubMed","title":"Brain development during adolescence: neuroscientific insights into this developmental period","title-short":"Brain development during adolescence","volume":"110","author":[{"family":"Konrad","given":"Kerstin"},{"family":"Firk","given":"Christine"},{"family":"Uhlhaas","given":"Peter J."}],"issued":{"date-parts":[["2013",6]]}}}],"schema":"https://github.com/citation-style-language/schema/raw/master/csl-citation.json"} </w:instrText>
      </w:r>
      <w:r w:rsidR="00261EB0" w:rsidRPr="00C27B5D">
        <w:rPr>
          <w:rFonts w:cs="Times New Roman"/>
          <w:szCs w:val="24"/>
        </w:rPr>
        <w:fldChar w:fldCharType="separate"/>
      </w:r>
      <w:r w:rsidR="00CF6BC8" w:rsidRPr="00CF6BC8">
        <w:rPr>
          <w:rFonts w:cs="Times New Roman"/>
        </w:rPr>
        <w:t>(14)</w:t>
      </w:r>
      <w:r w:rsidR="00261EB0" w:rsidRPr="00C27B5D">
        <w:rPr>
          <w:rFonts w:cs="Times New Roman"/>
          <w:szCs w:val="24"/>
        </w:rPr>
        <w:fldChar w:fldCharType="end"/>
      </w:r>
      <w:r w:rsidR="00261EB0" w:rsidRPr="00C27B5D">
        <w:rPr>
          <w:rFonts w:cs="Times New Roman"/>
          <w:szCs w:val="24"/>
        </w:rPr>
        <w:t>.</w:t>
      </w:r>
    </w:p>
    <w:p w14:paraId="21A8E771" w14:textId="6D919D0B" w:rsidR="00D05551" w:rsidRPr="0020744C" w:rsidRDefault="00D05551" w:rsidP="009B1B52">
      <w:pPr>
        <w:spacing w:before="240"/>
        <w:rPr>
          <w:rFonts w:eastAsia="Times New Roman" w:cs="Times New Roman"/>
          <w:szCs w:val="24"/>
        </w:rPr>
      </w:pPr>
      <w:r w:rsidRPr="0020744C">
        <w:rPr>
          <w:rFonts w:eastAsia="Times New Roman" w:cs="Times New Roman"/>
          <w:color w:val="000000"/>
          <w:szCs w:val="24"/>
        </w:rPr>
        <w:t xml:space="preserve">The developing brain of the adolescent may adapt differently to stressors such as impoverished living conditions, exposure to violence and abuse as well as a higher prevalence of chronic conditions and </w:t>
      </w:r>
      <w:r w:rsidR="00AC036B">
        <w:rPr>
          <w:rFonts w:eastAsia="Times New Roman" w:cs="Times New Roman"/>
          <w:color w:val="000000"/>
          <w:szCs w:val="24"/>
        </w:rPr>
        <w:t xml:space="preserve"> challenges in accessing quality care </w:t>
      </w:r>
      <w:r w:rsidRPr="0020744C">
        <w:rPr>
          <w:rFonts w:eastAsia="Times New Roman" w:cs="Times New Roman"/>
          <w:color w:val="000000"/>
          <w:szCs w:val="24"/>
        </w:rPr>
        <w:t xml:space="preserve"> for the stressors predisposing the adolescent to mental health disorders(MHDs). </w:t>
      </w:r>
    </w:p>
    <w:p w14:paraId="4D09137A" w14:textId="5ED9DB75" w:rsidR="00B15441" w:rsidRPr="00C27B5D" w:rsidRDefault="00AC036B" w:rsidP="009B1B52">
      <w:pPr>
        <w:rPr>
          <w:rFonts w:cs="Times New Roman"/>
          <w:szCs w:val="24"/>
        </w:rPr>
      </w:pPr>
      <w:r>
        <w:rPr>
          <w:rFonts w:cs="Times New Roman"/>
          <w:szCs w:val="24"/>
        </w:rPr>
        <w:t xml:space="preserve">The ability to make sound decisions in adolescence is hampered </w:t>
      </w:r>
      <w:r w:rsidR="008C21AB" w:rsidRPr="00C27B5D">
        <w:rPr>
          <w:rFonts w:cs="Times New Roman"/>
          <w:szCs w:val="24"/>
        </w:rPr>
        <w:t xml:space="preserve">due to the relative immaturity of the neurocircuitry in the ventral regions of the prefrontal cortex. This </w:t>
      </w:r>
      <w:r w:rsidR="00CC05BB" w:rsidRPr="00C27B5D">
        <w:rPr>
          <w:rFonts w:cs="Times New Roman"/>
          <w:szCs w:val="24"/>
        </w:rPr>
        <w:t>coupled with</w:t>
      </w:r>
      <w:r w:rsidR="008C21AB" w:rsidRPr="00C27B5D">
        <w:rPr>
          <w:rFonts w:cs="Times New Roman"/>
          <w:szCs w:val="24"/>
        </w:rPr>
        <w:t xml:space="preserve"> the</w:t>
      </w:r>
      <w:r w:rsidR="00CC05BB" w:rsidRPr="00C27B5D">
        <w:rPr>
          <w:rFonts w:cs="Times New Roman"/>
          <w:szCs w:val="24"/>
        </w:rPr>
        <w:t xml:space="preserve"> increase in  novelty/sensation-seeking tendency </w:t>
      </w:r>
      <w:r>
        <w:rPr>
          <w:rFonts w:cs="Times New Roman"/>
          <w:szCs w:val="24"/>
        </w:rPr>
        <w:t xml:space="preserve">together with the thrill of adolescents to </w:t>
      </w:r>
      <w:r w:rsidR="00CC05BB" w:rsidRPr="00C27B5D">
        <w:rPr>
          <w:rFonts w:cs="Times New Roman"/>
          <w:szCs w:val="24"/>
        </w:rPr>
        <w:t>engage in risky behavior</w:t>
      </w:r>
      <w:r w:rsidR="008C21AB" w:rsidRPr="00C27B5D">
        <w:rPr>
          <w:rFonts w:cs="Times New Roman"/>
          <w:szCs w:val="24"/>
        </w:rPr>
        <w:t>,</w:t>
      </w:r>
      <w:r w:rsidR="00CC05BB" w:rsidRPr="00C27B5D">
        <w:rPr>
          <w:rFonts w:cs="Times New Roman"/>
          <w:szCs w:val="24"/>
        </w:rPr>
        <w:t xml:space="preserve"> make the </w:t>
      </w:r>
      <w:r>
        <w:rPr>
          <w:rFonts w:cs="Times New Roman"/>
          <w:szCs w:val="24"/>
        </w:rPr>
        <w:t>more likely to make rash decisions due to poor control of inhibitions and greater impulsive behavior.</w:t>
      </w:r>
      <w:r w:rsidR="008C21AB" w:rsidRPr="00C27B5D">
        <w:rPr>
          <w:rFonts w:cs="Times New Roman"/>
          <w:szCs w:val="24"/>
        </w:rPr>
        <w:t>.</w:t>
      </w:r>
      <w:r w:rsidR="00CC05BB" w:rsidRPr="00C27B5D">
        <w:rPr>
          <w:rFonts w:cs="Times New Roman"/>
          <w:szCs w:val="24"/>
        </w:rPr>
        <w:fldChar w:fldCharType="begin"/>
      </w:r>
      <w:r w:rsidR="00CF6BC8">
        <w:rPr>
          <w:rFonts w:cs="Times New Roman"/>
          <w:szCs w:val="24"/>
        </w:rPr>
        <w:instrText xml:space="preserve"> ADDIN ZOTERO_ITEM CSL_CITATION {"citationID":"YKMO6HEm","properties":{"formattedCitation":"(15,16)","plainCitation":"(15,16)","noteIndex":0},"citationItems":[{"id":160,"uris":["http://zotero.org/users/local/UxnFgeSF/items/W6RNHXFX"],"itemData":{"id":160,"type":"article-journal","abstract":"This article gives a review of the literature outlining risk-taking behaviour in the adolescent population, linking this to developmental tasks. The review includes reference to health, peers, parenting, self-esteem and quality of life issues. A theoretical overview of the research area in general is presented and links to social and society issues. The possible causes of risk-taking, including alcohol, drugs and violence, are considered and factors reviewed.","container-title":"Journal of Child Health Care","DOI":"10.1177/1367493509337443","ISSN":"1367-4935, 1741-2889","issue":"3","journalAbbreviation":"J Child Health Care","language":"en","page":"295-304","source":"DOI.org (Crossref)","title":"Risk-taking behaviour in adolescence: a literature review","title-short":"Risk-taking behaviour in adolescence","volume":"13","author":[{"family":"Leather","given":"Nicola C."}],"issued":{"date-parts":[["2009",9]]}}},{"id":161,"uris":["http://zotero.org/users/local/UxnFgeSF/items/KKNQ7SWF"],"itemData":{"id":161,"type":"article-journal","abstract":"Contemporary perspectives on age differences in risk taking, informed by advances in developmental neuroscience, have emphasized the need to examine the ways in which emotional and cognitive factors interact to influence decision making. In the present study, a diverse sample of 901 individuals between the ages of 10 and 30 were administered a modified version of the Iowa Gambling Task, which is designed to measure affective decision making. Results indicate that approach behaviors (operationalized as the tendency to play increasingly from the advantageous decks over the course of the task) display an inverted U-shape relation to age, peaking in mid- to late adolescence. In contrast, avoidance behaviors (operationalized as the tendency to refrain from playing from the disadvantageous decks) increase linearly with age, with adults avoiding disadvantageous decks at higher rates than both preadolescents and adolescents. The finding that adolescents, compared to adults, are relatively more approach oriented in response to positive feedback and less avoidant in response to negative feedback is consistent with recent studies of brain development, as well as epidemiological data on various types of risky behavior, and may have important practical implications for the prevention of adolescent risk taking.","container-title":"Developmental Psychology","DOI":"10.1037/a0016128","ISSN":"1939-0599","issue":"1","journalAbbreviation":"Dev Psychol","language":"eng","note":"PMID: 20053017","page":"193-207","source":"PubMed","title":"Age differences in affective decision making as indexed by performance on the Iowa Gambling Task","volume":"46","author":[{"family":"Cauffman","given":"Elizabeth"},{"family":"Shulman","given":"Elizabeth P."},{"family":"Steinberg","given":"Laurence"},{"family":"Claus","given":"Eric"},{"family":"Banich","given":"Marie T."},{"family":"Graham","given":"Sandra"},{"family":"Woolard","given":"Jennifer"}],"issued":{"date-parts":[["2010",1]]}}}],"schema":"https://github.com/citation-style-language/schema/raw/master/csl-citation.json"} </w:instrText>
      </w:r>
      <w:r w:rsidR="00CC05BB" w:rsidRPr="00C27B5D">
        <w:rPr>
          <w:rFonts w:cs="Times New Roman"/>
          <w:szCs w:val="24"/>
        </w:rPr>
        <w:fldChar w:fldCharType="separate"/>
      </w:r>
      <w:r w:rsidR="00CF6BC8" w:rsidRPr="00CF6BC8">
        <w:rPr>
          <w:rFonts w:cs="Times New Roman"/>
        </w:rPr>
        <w:t>(15,16)</w:t>
      </w:r>
      <w:r w:rsidR="00CC05BB" w:rsidRPr="00C27B5D">
        <w:rPr>
          <w:rFonts w:cs="Times New Roman"/>
          <w:szCs w:val="24"/>
        </w:rPr>
        <w:fldChar w:fldCharType="end"/>
      </w:r>
    </w:p>
    <w:p w14:paraId="703D1273" w14:textId="77777777" w:rsidR="00F1407A" w:rsidRPr="00C27B5D" w:rsidRDefault="00F1407A" w:rsidP="009B1B52">
      <w:pPr>
        <w:rPr>
          <w:rFonts w:cs="Times New Roman"/>
          <w:szCs w:val="24"/>
        </w:rPr>
      </w:pPr>
      <w:r w:rsidRPr="00C27B5D">
        <w:rPr>
          <w:rFonts w:cs="Times New Roman"/>
          <w:szCs w:val="24"/>
        </w:rPr>
        <w:t xml:space="preserve">HIV infection has been postulated to have either a direct effect on neurodevelopment during the first few years of life where rapid brain development occurs or indirectly through recurrent infections  leading to poorer health. </w:t>
      </w:r>
    </w:p>
    <w:p w14:paraId="71F9AB87" w14:textId="2DE305CC" w:rsidR="00CC05BB" w:rsidRPr="00C27B5D" w:rsidRDefault="00A849A8" w:rsidP="009B1B52">
      <w:pPr>
        <w:rPr>
          <w:rFonts w:cs="Times New Roman"/>
          <w:szCs w:val="24"/>
        </w:rPr>
      </w:pPr>
      <w:r w:rsidRPr="00C27B5D">
        <w:rPr>
          <w:rFonts w:cs="Times New Roman"/>
          <w:szCs w:val="24"/>
        </w:rPr>
        <w:t>Children and adolescents with HIV have significant deficits in cognitive domains such as simultaneous processing ,</w:t>
      </w:r>
      <w:r w:rsidR="008C21AB" w:rsidRPr="00C27B5D">
        <w:rPr>
          <w:rFonts w:cs="Times New Roman"/>
          <w:szCs w:val="24"/>
        </w:rPr>
        <w:t xml:space="preserve"> language and motor skills ,executive functions </w:t>
      </w:r>
      <w:r w:rsidRPr="00C27B5D">
        <w:rPr>
          <w:rFonts w:cs="Times New Roman"/>
          <w:szCs w:val="24"/>
        </w:rPr>
        <w:t xml:space="preserve">and learning </w:t>
      </w:r>
      <w:r w:rsidRPr="00C27B5D">
        <w:rPr>
          <w:rFonts w:cs="Times New Roman"/>
          <w:szCs w:val="24"/>
        </w:rPr>
        <w:fldChar w:fldCharType="begin"/>
      </w:r>
      <w:r w:rsidR="00CF6BC8">
        <w:rPr>
          <w:rFonts w:cs="Times New Roman"/>
          <w:szCs w:val="24"/>
        </w:rPr>
        <w:instrText xml:space="preserve"> ADDIN ZOTERO_ITEM CSL_CITATION {"citationID":"k48o6Oio","properties":{"formattedCitation":"(17\\uc0\\u8211{}19)","plainCitation":"(17–19)","noteIndex":0},"citationItems":[{"id":163,"uris":["http://zotero.org/users/local/UxnFgeSF/items/DPTP784M"],"itemData":{"id":163,"type":"article-journal","container-title":"AIDS","DOI":"10.1097/QAD.0b013e3283389dcc","ISSN":"0269-9370","issue":"8","language":"en","page":"1163-1170","source":"DOI.org (Crossref)","title":"HIV-subtype A is associated with poorer neuropsychological performance compared with subtype D in antiretroviral therapy-naive Ugandan children","volume":"24","author":[{"family":"Boivin","given":"Michael J"},{"family":"Ruel","given":"Theodore D"},{"family":"Boal","given":"Hannah E"},{"family":"Bangirana","given":"Paul"},{"family":"Cao","given":"Huyen"},{"family":"Eller","given":"Leigh A"},{"family":"Charlebois","given":"Edwin"},{"family":"Havlir","given":"Diane V"},{"family":"Kamya","given":"Moses R"},{"family":"Achan","given":"Jane"},{"family":"Akello","given":"Carolyne"},{"family":"Wong","given":"Joseph K"}],"issued":{"date-parts":[["2010",5,15]]}}},{"id":167,"uris":["http://zotero.org/users/local/UxnFgeSF/items/QGT335BT"],"itemData":{"id":167,"type":"article-journal","container-title":"World Journal of AIDS","DOI":"10.4236/wja.2013.32017","ISSN":"2160-8814, 2160-8822","issue":"02","journalAbbreviation":"WJA","page":"124-130","source":"DOI.org (Crossref)","title":"The Neurocognitive Assessment of HIV-Infected School-Aged Nigerian Children","volume":"03","author":[{"family":"Boyede","given":"Gbemisola O."},{"family":"Lesi","given":"Foluso E. A."},{"family":"Ezeaka","given":"Chinyere V."},{"family":"Umeh","given":"Charles S."}],"issued":{"date-parts":[["2013"]]}}},{"id":169,"uris":["http://zotero.org/users/local/UxnFgeSF/items/YNY4T2DR"],"itemData":{"id":169,"type":"article-journal","abstract":"BACKGROUND AND OBJECTIVES: Children infected with HIV are at risk for significant neurological and neuropsychological problems. This study is aimed at identifying cognitive deficits in HIV-infected children and to compare them with equal number of normal controls.\nMATERIALS AND METHODS: Twenty children with HIV infection who are currently on antiretroviral therapy were recruited. They were assessed for their intelligence using Malin's Intelligence Scale for Indian Children and also evaluated for their cognitive abilities with a comprehensive neuropsychological battery. They were matched with equal number of normal controls.\nRESULTS: HIV-infected children have shown substantial impairments in the domains of attention, language, verbal learning and memory, visuomotor functions, fine motor performance, and executive functions.\nCONCLUSION: HIV-infected children have average intelligence, but they performed poorly on several neuropsychological measures.","container-title":"Indian Journal of Psychological Medicine","DOI":"10.4103/0253-7176.135373","ISSN":"0253-7176","issue":"3","journalAbbreviation":"Indian J Psychol Med","language":"eng","note":"PMID: 25035547\nPMCID: PMC4100409","page":"255-259","source":"PubMed","title":"Cognitive Deficits in HIV Infected Children","volume":"36","author":[{"family":"Ravindran","given":"O. S."},{"family":"Rani","given":"Mrudula P."},{"family":"Priya","given":"G."}],"issued":{"date-parts":[["2014",7]]}}}],"schema":"https://github.com/citation-style-language/schema/raw/master/csl-citation.json"} </w:instrText>
      </w:r>
      <w:r w:rsidRPr="00C27B5D">
        <w:rPr>
          <w:rFonts w:cs="Times New Roman"/>
          <w:szCs w:val="24"/>
        </w:rPr>
        <w:fldChar w:fldCharType="separate"/>
      </w:r>
      <w:r w:rsidR="00CF6BC8" w:rsidRPr="00CF6BC8">
        <w:rPr>
          <w:rFonts w:cs="Times New Roman"/>
          <w:szCs w:val="24"/>
        </w:rPr>
        <w:t>(17–19)</w:t>
      </w:r>
      <w:r w:rsidRPr="00C27B5D">
        <w:rPr>
          <w:rFonts w:cs="Times New Roman"/>
          <w:szCs w:val="24"/>
        </w:rPr>
        <w:fldChar w:fldCharType="end"/>
      </w:r>
      <w:r w:rsidR="007B5D89" w:rsidRPr="00C27B5D">
        <w:rPr>
          <w:rFonts w:cs="Times New Roman"/>
          <w:szCs w:val="24"/>
        </w:rPr>
        <w:t>compared to those without HIV</w:t>
      </w:r>
      <w:r w:rsidR="006F0990" w:rsidRPr="00C27B5D">
        <w:rPr>
          <w:rFonts w:cs="Times New Roman"/>
          <w:szCs w:val="24"/>
        </w:rPr>
        <w:fldChar w:fldCharType="begin"/>
      </w:r>
      <w:r w:rsidR="00CF6BC8">
        <w:rPr>
          <w:rFonts w:cs="Times New Roman"/>
          <w:szCs w:val="24"/>
        </w:rPr>
        <w:instrText xml:space="preserve"> ADDIN ZOTERO_ITEM CSL_CITATION {"citationID":"LDxiuBPi","properties":{"formattedCitation":"(20,21)","plainCitation":"(20,21)","noteIndex":0},"citationItems":[{"id":174,"uris":["http://zotero.org/users/local/UxnFgeSF/items/TCNYVP8V"],"itemData":{"id":174,"type":"article-journal","abstract":"Abstract\n            \n              Background\n              A cross-sectional analysis of the Neurological, cOgnitive and VIsual performance in hiv-infected Children cohort showed significant cognitive impairment in combination antiretroviral therapy (cART)-treated, perinatally human immunodeficiency virus (HIV)-infected adolescents (PHIV+) compared to age-, sex-, ethnicity- and socioeconomic status (SES)-matched HIV-negative controls (HIV−). In this longitudinal study, we compared cognitive development in the same adolescents over time.\n            \n            \n              Methods\n              We repeated the standardized cognitive test battery after a mean of 4.6 years (standard deviation 0.3). In participants who completed both assessments, we compared cognitive trajectories between groups in the domains of intelligence quotient (IQ), processing speed, working memory, executive functioning, learning ability, and visual-motor function, using linear mixed models. We explored associations with disease- and treatment-related factors and used multivariate normative comparison (MNC) to determine the prevalence of cognitive impairment.\n            \n            \n              Results\n              There were 21 PHIV+ and 23 HIV− participants that completed 2 assessments and were similar concerning age, sex, ethnicity, and SES. Compared to HIV− participants, in PHIV+ participants the IQ score increased significantly more over time (group*time 6.01, 95% confidence interval [CI] 1.5–10.50; P = .012), whereas executive functioning decreased significantly more (group*time −1.43 z score, 95% CI −2.12 to −0.75; P &lt; .001), resulting in the disappearance and appearance of significant differences. Processing speed, working memory, learning ability, and visual-motor function trajectories were not statistically different between groups. Univariately, those who had started cART at an older age deviated more in executive functioning (−0.13 z score, 95% CI −0.24 to −0.02; P = .043). The prevalence of cognitive impairments by MNC was similar in both groups, at both time points.\n            \n            \n              Conclusions\n              The cART-treated PHIV+ adolescents appeared to have similar global cognitive development, compared to their healthy peers. Executive functioning trajectory appears to deviate, potentially explained by earlier brain damage.","container-title":"Clinical Infectious Diseases","DOI":"10.1093/cid/ciz386","ISSN":"1058-4838, 1537-6591","language":"en","page":"ciz386","source":"DOI.org (Crossref)","title":"Neurocognitive Development in Perinatally Human Immunodeficiency Virus–infected Adolescents on Long-term Treatment, Compared to Healthy Matched Controls: A Longitudinal Study","title-short":"Neurocognitive Development in Perinatally Human Immunodeficiency Virus–infected Adolescents on Long-term Treatment, Compared to Healthy Matched Controls","author":[{"family":"Van Den Hof","given":"Malon"},{"family":"Ter Haar","given":"Anne Marleen"},{"family":"Scherpbier","given":"Henriette J"},{"family":"Van Der Lee","given":"Johanna H"},{"family":"Reiss","given":"Peter"},{"family":"Wit","given":"Ferdinand W N M"},{"family":"Oostrom","given":"Kim J"},{"family":"Pajkrt","given":"Dasja"}],"issued":{"date-parts":[["2019",5,18]]}}},{"id":179,"uris":["http://zotero.org/users/local/UxnFgeSF/items/MFHNLQHJ"],"itemData":{"id":179,"type":"article-journal","container-title":"Neurology","DOI":"10.1212/WNL.0000000000200946","ISSN":"0028-3878, 1526-632X","issue":"15","journalAbbreviation":"Neurology","language":"en","source":"DOI.org (Crossref)","title":"Brain Differences in Adolescents Living With Perinatally Acquired HIV Compared With Adoption Status Matched Controls: A Cross-sectional Study","title-short":"Brain Differences in Adolescents Living With Perinatally Acquired HIV Compared With Adoption Status Matched Controls","URL":"https://www.neurology.org/doi/10.1212/WNL.0000000000200946","volume":"99","author":[{"family":"Van Genderen","given":"Jason G."},{"family":"Chia","given":"Cecilia"},{"family":"Van Den Hof","given":"Malon"},{"family":"Mutsaerts","given":"Henk J.M.M."},{"family":"Reneman","given":"Liesbeth"},{"family":"Pajkrt","given":"Dasja"},{"family":"Schrantee","given":"Anouk"}],"accessed":{"date-parts":[["2024",3,18]]},"issued":{"date-parts":[["2022",10,11]]}}}],"schema":"https://github.com/citation-style-language/schema/raw/master/csl-citation.json"} </w:instrText>
      </w:r>
      <w:r w:rsidR="006F0990" w:rsidRPr="00C27B5D">
        <w:rPr>
          <w:rFonts w:cs="Times New Roman"/>
          <w:szCs w:val="24"/>
        </w:rPr>
        <w:fldChar w:fldCharType="separate"/>
      </w:r>
      <w:r w:rsidR="00CF6BC8" w:rsidRPr="00CF6BC8">
        <w:rPr>
          <w:rFonts w:cs="Times New Roman"/>
        </w:rPr>
        <w:t>(20,21)</w:t>
      </w:r>
      <w:r w:rsidR="006F0990" w:rsidRPr="00C27B5D">
        <w:rPr>
          <w:rFonts w:cs="Times New Roman"/>
          <w:szCs w:val="24"/>
        </w:rPr>
        <w:fldChar w:fldCharType="end"/>
      </w:r>
      <w:r w:rsidRPr="00C27B5D">
        <w:rPr>
          <w:rFonts w:cs="Times New Roman"/>
          <w:szCs w:val="24"/>
        </w:rPr>
        <w:t>.</w:t>
      </w:r>
      <w:r w:rsidR="003C2100" w:rsidRPr="00C27B5D">
        <w:rPr>
          <w:rFonts w:cs="Times New Roman"/>
          <w:szCs w:val="24"/>
        </w:rPr>
        <w:t xml:space="preserve"> </w:t>
      </w:r>
      <w:r w:rsidR="008C21AB" w:rsidRPr="00C27B5D">
        <w:rPr>
          <w:rFonts w:cs="Times New Roman"/>
          <w:szCs w:val="24"/>
        </w:rPr>
        <w:t>Those with advanced disease have been found to have more severe deficits</w:t>
      </w:r>
      <w:r w:rsidR="007B5D89" w:rsidRPr="00C27B5D">
        <w:rPr>
          <w:rFonts w:cs="Times New Roman"/>
          <w:szCs w:val="24"/>
        </w:rPr>
        <w:t xml:space="preserve">. </w:t>
      </w:r>
      <w:r w:rsidR="007B5D89" w:rsidRPr="00C27B5D">
        <w:rPr>
          <w:rFonts w:cs="Times New Roman"/>
          <w:szCs w:val="24"/>
        </w:rPr>
        <w:fldChar w:fldCharType="begin"/>
      </w:r>
      <w:r w:rsidR="00CF6BC8">
        <w:rPr>
          <w:rFonts w:cs="Times New Roman"/>
          <w:szCs w:val="24"/>
        </w:rPr>
        <w:instrText xml:space="preserve"> ADDIN ZOTERO_ITEM CSL_CITATION {"citationID":"nWtuzNKS","properties":{"formattedCitation":"(22\\uc0\\u8211{}24)","plainCitation":"(22–24)","noteIndex":0},"citationItems":[{"id":165,"uris":["http://zotero.org/users/local/UxnFgeSF/items/7PP69RUE"],"itemData":{"id":165,"type":"article-journal","container-title":"Clinical Infectious Diseases","DOI":"10.1093/cid/cir1037","ISSN":"1058-4838, 1537-6591","issue":"7","journalAbbreviation":"Clinical Infectious Diseases","language":"en","page":"1001-1009","source":"DOI.org (Crossref)","title":"Neurocognitive and Motor Deficits in HIV-Infected Ugandan Children With High CD4 Cell Counts","volume":"54","author":[{"family":"Ruel","given":"T. D."},{"family":"Boivin","given":"M. J."},{"family":"Boal","given":"H. E."},{"family":"Bangirana","given":"P."},{"family":"Charlebois","given":"E."},{"family":"Havlir","given":"D. V."},{"family":"Rosenthal","given":"P. J."},{"family":"Dorsey","given":"G."},{"family":"Achan","given":"J."},{"family":"Akello","given":"C."},{"family":"Kamya","given":"M. R."},{"family":"Wong","given":"J. K."}],"issued":{"date-parts":[["2012",4,1]]}}},{"id":172,"uris":["http://zotero.org/users/local/UxnFgeSF/items/AKLNB8JZ"],"itemData":{"id":172,"type":"article-journal","abstract":"OBJECTIVE: Neuropsychological functioning and its correlation with viral load were investigated for previously treated HIV-infected children who underwent a change in treatment regimen.\nMETHODS: Thirteen age-appropriate measures of cognitive, neurologic, and behavioral functioning were administered to 489 HIV-infected children who were aged 4 months to 17 years and had been treated previously for at least 16 weeks with antiretroviral therapy. These clinically and immunologically stable children were randomized onto 1 of 7 drug treatment combinations, 6 of which included a protease inhibitor (PI), and evaluated prospectively for 48 weeks with respect to changes in neuropsychological performance and viral load.\nRESULTS: Neuropsychological functioning was significantly poorer at baseline for the HIV-infected children as compared with established norms for their age. Children with higher viral load had poorer cognitive, both-hands fine-motor, and neurologic signs at baseline, but single-hand fine-motor and behavioral functioning were not correlated with viral load. After 48 weeks of treatment with PI-containing combination therapy, there was significant improvement in only the vocabulary score. Neuropsychological changes did not differ among the 6 PI-containing combination regimens. At week 48, even children with a viral load response below the level of detection (RNA &lt; or =400 copies/mL) still showed poorer neuropsychological functioning compared with established norms.\nCONCLUSION: Poor neuropsychological functioning was seen for HIV-infected children and was worse for children with higher viral loads. Only 1 measure of neuropsychological functioning showed improvement after treatment with PI-containing combination therapy, and the extent of that improvement was relatively minor. Treatment strategies for children with HIV disease need to be reevaluated so that they consider restoration of neuropsychological functioning in addition to lowering the viral load.","container-title":"Pediatrics","DOI":"10.1542/peds.2004-1108","ISSN":"1098-4275","issue":"2","journalAbbreviation":"Pediatrics","language":"eng","note":"PMID: 15687448","page":"380-387","source":"PubMed","title":"Neuropsychological functioning and viral load in stable antiretroviral therapy-experienced HIV-infected children","volume":"115","author":[{"family":"Jeremy","given":"Rita J."},{"family":"Kim","given":"Soyeon"},{"family":"Nozyce","given":"Molly"},{"family":"Nachman","given":"Sharon"},{"family":"McIntosh","given":"Kenneth"},{"family":"Pelton","given":"Stephen I."},{"family":"Yogev","given":"Ram"},{"family":"Wiznia","given":"Andrew"},{"family":"Johnson","given":"George M."},{"family":"Krogstad","given":"Paul"},{"family":"Stanley","given":"Kenneth"},{"literal":"Pediatric AIDS Clinical Trials Group (PACTG) 338 &amp; 377 Study Teams"}],"issued":{"date-parts":[["2005",2]]}}},{"id":177,"uris":["http://zotero.org/users/local/UxnFgeSF/items/V5ZAZGWG"],"itemData":{"id":177,"type":"article-journal","abstract":"Globally, an estimated 3.4 million children are living with HIV, yet little is known about the effects of HIV and antiretroviral treatment (ART) on the developing brain, and the neurodevelopmental and behavioural outcomes of perinatally HIV‐infected (PHIV+) adolescents.\n            We reviewed the literature on neurodevelopmental outcomes in PHIV+ children and adolescents, and summarized the current evidence on behaviour, general cognition, specific domains, hearing and language, school performance and physical disabilities due to neurological problems.\n            Evidence suggests that PHIV+ children do not perform as well as controls on general cognitive tests, processing speed and visual–spatial tasks, and are at much higher risk for psychiatric and mental health problems. Children with AIDS‐defining diagnoses are particularly at risk for poorer outcomes.\n            A striking finding is the lack of published data specific to the adolescent age group (10–25 years), particularly from resource‐constrained countries, which have the highest HIV prevalence. In addition, extreme heterogeneity in terms of timing and source of infection, and antiretroviral experience limits our ability to summarize findings of studies and generalize results to other settings.\n            Due to the complex nature of the developing adolescent brain, environmental influences and variation in access to ART, there is an urgent need for research on the longitudinal trajectory of neurodevelopment among children and adolescents perinatally infected with HIV, especially in high burden resource‐constrained settings.","container-title":"Journal of the International AIDS Society","DOI":"10.7448/IAS.16.1.18603","ISSN":"1758-2652, 1758-2652","issue":"1","journalAbbreviation":"Journal of the International AIDS Society","language":"en","page":"18603","source":"DOI.org (Crossref)","title":"Neurodevelopment in perinatally HIV‐infected children: a concern for adolescence","title-short":"Neurodevelopment in perinatally HIV‐infected children","volume":"16","author":[{"family":"Laughton","given":"Barbara"},{"family":"Cornell","given":"Morna"},{"family":"Boivin","given":"Michael"},{"family":"Van Rie","given":"Annelies"}],"issued":{"date-parts":[["2013",1]]}}}],"schema":"https://github.com/citation-style-language/schema/raw/master/csl-citation.json"} </w:instrText>
      </w:r>
      <w:r w:rsidR="007B5D89" w:rsidRPr="00C27B5D">
        <w:rPr>
          <w:rFonts w:cs="Times New Roman"/>
          <w:szCs w:val="24"/>
        </w:rPr>
        <w:fldChar w:fldCharType="separate"/>
      </w:r>
      <w:r w:rsidR="00CF6BC8" w:rsidRPr="00CF6BC8">
        <w:rPr>
          <w:rFonts w:cs="Times New Roman"/>
          <w:szCs w:val="24"/>
        </w:rPr>
        <w:t>(22–24)</w:t>
      </w:r>
      <w:r w:rsidR="007B5D89" w:rsidRPr="00C27B5D">
        <w:rPr>
          <w:rFonts w:cs="Times New Roman"/>
          <w:szCs w:val="24"/>
        </w:rPr>
        <w:fldChar w:fldCharType="end"/>
      </w:r>
      <w:r w:rsidR="007B5D89" w:rsidRPr="00C27B5D">
        <w:rPr>
          <w:rFonts w:cs="Times New Roman"/>
          <w:szCs w:val="24"/>
        </w:rPr>
        <w:t xml:space="preserve">. </w:t>
      </w:r>
    </w:p>
    <w:p w14:paraId="41DCFEA8" w14:textId="343EE3FC" w:rsidR="00B605F8" w:rsidRDefault="00B605F8" w:rsidP="00522E11">
      <w:pPr>
        <w:pStyle w:val="Heading2"/>
      </w:pPr>
      <w:bookmarkStart w:id="26" w:name="_Toc212149772"/>
      <w:r w:rsidRPr="00C27B5D">
        <w:t>2.</w:t>
      </w:r>
      <w:r w:rsidR="00C27B5D" w:rsidRPr="00C27B5D">
        <w:t>2</w:t>
      </w:r>
      <w:r w:rsidRPr="00C27B5D">
        <w:t xml:space="preserve"> </w:t>
      </w:r>
      <w:r w:rsidR="007022F4">
        <w:t>T</w:t>
      </w:r>
      <w:r w:rsidRPr="00C27B5D">
        <w:t>riggers of M</w:t>
      </w:r>
      <w:r w:rsidR="007022F4">
        <w:t xml:space="preserve">ental </w:t>
      </w:r>
      <w:r w:rsidRPr="00C27B5D">
        <w:t>H</w:t>
      </w:r>
      <w:r w:rsidR="007022F4">
        <w:t xml:space="preserve">ealth </w:t>
      </w:r>
      <w:r w:rsidRPr="00C27B5D">
        <w:t>D</w:t>
      </w:r>
      <w:r w:rsidR="007022F4">
        <w:t>isorders</w:t>
      </w:r>
      <w:bookmarkEnd w:id="26"/>
    </w:p>
    <w:p w14:paraId="56224F6B" w14:textId="77777777" w:rsidR="00212BDB" w:rsidRPr="004913EC" w:rsidRDefault="00212BDB" w:rsidP="00FD5465">
      <w:pPr>
        <w:pStyle w:val="Heading3"/>
        <w:rPr>
          <w:b w:val="0"/>
        </w:rPr>
      </w:pPr>
      <w:bookmarkStart w:id="27" w:name="_Toc212149773"/>
      <w:r w:rsidRPr="004913EC">
        <w:t xml:space="preserve">2.2.1 Chronic </w:t>
      </w:r>
      <w:r w:rsidRPr="00FD5465">
        <w:t>medical</w:t>
      </w:r>
      <w:r w:rsidRPr="004913EC">
        <w:t xml:space="preserve"> conditions</w:t>
      </w:r>
      <w:bookmarkEnd w:id="27"/>
    </w:p>
    <w:p w14:paraId="7D4D9448" w14:textId="2500F6BF" w:rsidR="00C27B5D" w:rsidRDefault="00D94764" w:rsidP="009B1B52">
      <w:pPr>
        <w:rPr>
          <w:rFonts w:cs="Times New Roman"/>
          <w:szCs w:val="24"/>
        </w:rPr>
      </w:pPr>
      <w:r w:rsidRPr="00C27B5D">
        <w:rPr>
          <w:rFonts w:eastAsia="SimSun" w:cs="Times New Roman"/>
          <w:szCs w:val="24"/>
        </w:rPr>
        <w:t xml:space="preserve">Chronic </w:t>
      </w:r>
      <w:r w:rsidR="00E46998" w:rsidRPr="00C27B5D">
        <w:rPr>
          <w:rFonts w:eastAsia="SimSun" w:cs="Times New Roman"/>
          <w:szCs w:val="24"/>
        </w:rPr>
        <w:t>medical conditions</w:t>
      </w:r>
      <w:r w:rsidRPr="00C27B5D">
        <w:rPr>
          <w:rFonts w:eastAsia="SimSun" w:cs="Times New Roman"/>
          <w:szCs w:val="24"/>
        </w:rPr>
        <w:t xml:space="preserve"> are defined as</w:t>
      </w:r>
      <w:r w:rsidR="00E46998" w:rsidRPr="00C27B5D">
        <w:rPr>
          <w:rFonts w:cs="Times New Roman"/>
          <w:szCs w:val="24"/>
        </w:rPr>
        <w:t xml:space="preserve"> conditions that</w:t>
      </w:r>
      <w:r w:rsidR="00AC036B">
        <w:rPr>
          <w:rFonts w:cs="Times New Roman"/>
          <w:szCs w:val="24"/>
        </w:rPr>
        <w:t xml:space="preserve"> are present in an individual </w:t>
      </w:r>
      <w:r w:rsidR="00FC5CCE">
        <w:rPr>
          <w:rFonts w:cs="Times New Roman"/>
          <w:szCs w:val="24"/>
        </w:rPr>
        <w:t xml:space="preserve">for a period longer than a year </w:t>
      </w:r>
      <w:r w:rsidR="00FD5465">
        <w:rPr>
          <w:rFonts w:cs="Times New Roman"/>
          <w:szCs w:val="24"/>
        </w:rPr>
        <w:t>and negatively</w:t>
      </w:r>
      <w:r w:rsidR="00FC5CCE">
        <w:rPr>
          <w:rFonts w:cs="Times New Roman"/>
          <w:szCs w:val="24"/>
        </w:rPr>
        <w:t xml:space="preserve"> interfere </w:t>
      </w:r>
      <w:r w:rsidR="00FD5465">
        <w:rPr>
          <w:rFonts w:cs="Times New Roman"/>
          <w:szCs w:val="24"/>
        </w:rPr>
        <w:t xml:space="preserve">with </w:t>
      </w:r>
      <w:r w:rsidR="00FD5465" w:rsidRPr="00C27B5D">
        <w:rPr>
          <w:rFonts w:cs="Times New Roman"/>
          <w:szCs w:val="24"/>
        </w:rPr>
        <w:t>activities</w:t>
      </w:r>
      <w:r w:rsidR="00E46998" w:rsidRPr="00C27B5D">
        <w:rPr>
          <w:rFonts w:cs="Times New Roman"/>
          <w:szCs w:val="24"/>
        </w:rPr>
        <w:t xml:space="preserve"> of daily </w:t>
      </w:r>
      <w:r w:rsidR="00FD5465" w:rsidRPr="00C27B5D">
        <w:rPr>
          <w:rFonts w:cs="Times New Roman"/>
          <w:szCs w:val="24"/>
        </w:rPr>
        <w:t>living.</w:t>
      </w:r>
      <w:r w:rsidR="00F06C64" w:rsidRPr="00C27B5D">
        <w:rPr>
          <w:rFonts w:cs="Times New Roman"/>
          <w:szCs w:val="24"/>
        </w:rPr>
        <w:t xml:space="preserve"> </w:t>
      </w:r>
    </w:p>
    <w:p w14:paraId="243E9B40" w14:textId="230C1867" w:rsidR="005D1630" w:rsidRDefault="00F06C64" w:rsidP="009B1B52">
      <w:pPr>
        <w:rPr>
          <w:rFonts w:cs="Times New Roman"/>
          <w:szCs w:val="24"/>
        </w:rPr>
      </w:pPr>
      <w:r w:rsidRPr="00C27B5D">
        <w:rPr>
          <w:rFonts w:cs="Times New Roman"/>
          <w:szCs w:val="24"/>
        </w:rPr>
        <w:t>Higher rates of chronic</w:t>
      </w:r>
      <w:r w:rsidR="00FC5CCE">
        <w:rPr>
          <w:rFonts w:cs="Times New Roman"/>
          <w:szCs w:val="24"/>
        </w:rPr>
        <w:t xml:space="preserve"> diseases</w:t>
      </w:r>
      <w:r w:rsidRPr="00C27B5D">
        <w:rPr>
          <w:rFonts w:cs="Times New Roman"/>
          <w:szCs w:val="24"/>
        </w:rPr>
        <w:t xml:space="preserve"> have been reported among </w:t>
      </w:r>
      <w:r w:rsidR="00C27B5D">
        <w:rPr>
          <w:rFonts w:cs="Times New Roman"/>
          <w:szCs w:val="24"/>
        </w:rPr>
        <w:t>adolescents</w:t>
      </w:r>
      <w:r w:rsidRPr="00C27B5D">
        <w:rPr>
          <w:rFonts w:cs="Times New Roman"/>
          <w:szCs w:val="24"/>
        </w:rPr>
        <w:t xml:space="preserve"> and this is attributed to advances in pediatric medicine</w:t>
      </w:r>
      <w:r w:rsidR="004E2CBA">
        <w:rPr>
          <w:rFonts w:cs="Times New Roman"/>
          <w:szCs w:val="24"/>
        </w:rPr>
        <w:t xml:space="preserve"> such as hygiene, nutrition  and control of infectious diseases </w:t>
      </w:r>
      <w:r w:rsidRPr="00C27B5D">
        <w:rPr>
          <w:rFonts w:cs="Times New Roman"/>
          <w:szCs w:val="24"/>
        </w:rPr>
        <w:t xml:space="preserve"> </w:t>
      </w:r>
      <w:r w:rsidRPr="00C27B5D">
        <w:rPr>
          <w:rFonts w:cs="Times New Roman"/>
          <w:szCs w:val="24"/>
        </w:rPr>
        <w:fldChar w:fldCharType="begin"/>
      </w:r>
      <w:r w:rsidR="00CF6BC8">
        <w:rPr>
          <w:rFonts w:cs="Times New Roman"/>
          <w:szCs w:val="24"/>
        </w:rPr>
        <w:instrText xml:space="preserve"> ADDIN ZOTERO_ITEM CSL_CITATION {"citationID":"JvY3Tpe6","properties":{"formattedCitation":"(25,26)","plainCitation":"(25,26)","noteIndex":0},"citationItems":[{"id":182,"uris":["http://zotero.org/users/local/UxnFgeSF/items/27PXHQEM"],"itemData":{"id":182,"type":"article-journal","container-title":"Journal of Health Service Psychology","DOI":"10.1007/s42843-022-00059-4","ISSN":"2662-2645, 2662-2653","issue":"2","journalAbbreviation":"J Health Serv Psychol","language":"en","page":"69-78","source":"DOI.org (Crossref)","title":"Assessment and Treatment of Adolescents With Chronic Medical Conditions","volume":"48","author":[{"family":"Russo","given":"Kirsten"}],"issued":{"date-parts":[["2022",5]]}}},{"id":194,"uris":["http://zotero.org/users/local/UxnFgeSF/items/ML7F4757"],"itemData":{"id":194,"type":"article-journal","container-title":"Preventing Chronic Disease","DOI":"10.5888/pcd13.150535","ISSN":"1545-1151","journalAbbreviation":"Prev. Chronic Dis.","page":"150535","source":"DOI.org (Crossref)","title":"Clinical and Economic Burden of Mental Disorders Among Children With Chronic Physical Conditions, United States, 2008–2013","volume":"13","author":[{"family":"Suryavanshi","given":"Manasi S."},{"family":"Yang","given":"Yi"}],"issued":{"date-parts":[["2016",5,26]]}}}],"schema":"https://github.com/citation-style-language/schema/raw/master/csl-citation.json"} </w:instrText>
      </w:r>
      <w:r w:rsidRPr="00C27B5D">
        <w:rPr>
          <w:rFonts w:cs="Times New Roman"/>
          <w:szCs w:val="24"/>
        </w:rPr>
        <w:fldChar w:fldCharType="separate"/>
      </w:r>
      <w:r w:rsidR="00CF6BC8" w:rsidRPr="00CF6BC8">
        <w:rPr>
          <w:rFonts w:cs="Times New Roman"/>
        </w:rPr>
        <w:t>(25,26)</w:t>
      </w:r>
      <w:r w:rsidRPr="00C27B5D">
        <w:rPr>
          <w:rFonts w:cs="Times New Roman"/>
          <w:szCs w:val="24"/>
        </w:rPr>
        <w:fldChar w:fldCharType="end"/>
      </w:r>
      <w:r w:rsidRPr="00C27B5D">
        <w:rPr>
          <w:rFonts w:cs="Times New Roman"/>
          <w:szCs w:val="24"/>
        </w:rPr>
        <w:t xml:space="preserve"> leading to increased survival in </w:t>
      </w:r>
      <w:r w:rsidR="004E2CBA">
        <w:rPr>
          <w:rFonts w:cs="Times New Roman"/>
          <w:szCs w:val="24"/>
        </w:rPr>
        <w:t xml:space="preserve"> non-communicable diseases </w:t>
      </w:r>
      <w:r w:rsidRPr="00C27B5D">
        <w:rPr>
          <w:rFonts w:cs="Times New Roman"/>
          <w:szCs w:val="24"/>
        </w:rPr>
        <w:t xml:space="preserve"> that were </w:t>
      </w:r>
      <w:r w:rsidR="008F2723" w:rsidRPr="00C27B5D">
        <w:rPr>
          <w:rFonts w:cs="Times New Roman"/>
          <w:szCs w:val="24"/>
        </w:rPr>
        <w:t>previously</w:t>
      </w:r>
      <w:r w:rsidRPr="00C27B5D">
        <w:rPr>
          <w:rFonts w:cs="Times New Roman"/>
          <w:szCs w:val="24"/>
        </w:rPr>
        <w:t xml:space="preserve"> fatal during childhood. </w:t>
      </w:r>
    </w:p>
    <w:p w14:paraId="18C67666" w14:textId="132E8406" w:rsidR="004E2CBA" w:rsidRPr="00C27B5D" w:rsidRDefault="004E2CBA" w:rsidP="009B1B52">
      <w:pPr>
        <w:rPr>
          <w:rFonts w:cs="Times New Roman"/>
          <w:szCs w:val="24"/>
        </w:rPr>
      </w:pPr>
      <w:r w:rsidRPr="004E2CBA">
        <w:rPr>
          <w:rFonts w:cs="Times New Roman"/>
          <w:szCs w:val="24"/>
        </w:rPr>
        <w:t xml:space="preserve">Chronic illness may delay </w:t>
      </w:r>
      <w:r w:rsidR="00FC5CCE">
        <w:rPr>
          <w:rFonts w:cs="Times New Roman"/>
          <w:szCs w:val="24"/>
        </w:rPr>
        <w:t xml:space="preserve">physical growth due to deficiency of nutrients through poor intake and poor absorption due to  </w:t>
      </w:r>
      <w:r w:rsidRPr="004E2CBA">
        <w:rPr>
          <w:rFonts w:cs="Times New Roman"/>
          <w:szCs w:val="24"/>
        </w:rPr>
        <w:t xml:space="preserve"> chronic inflammation and infection; increased </w:t>
      </w:r>
      <w:r w:rsidR="00093246">
        <w:rPr>
          <w:rFonts w:cs="Times New Roman"/>
          <w:szCs w:val="24"/>
        </w:rPr>
        <w:t xml:space="preserve">metabolic needs due to </w:t>
      </w:r>
      <w:r w:rsidRPr="004E2CBA">
        <w:rPr>
          <w:rFonts w:cs="Times New Roman"/>
          <w:szCs w:val="24"/>
        </w:rPr>
        <w:t>excess</w:t>
      </w:r>
      <w:r w:rsidR="00093246">
        <w:rPr>
          <w:rFonts w:cs="Times New Roman"/>
          <w:szCs w:val="24"/>
        </w:rPr>
        <w:t xml:space="preserve"> </w:t>
      </w:r>
      <w:r w:rsidRPr="004E2CBA">
        <w:rPr>
          <w:rFonts w:cs="Times New Roman"/>
          <w:szCs w:val="24"/>
        </w:rPr>
        <w:t>physiological work, toxin excess</w:t>
      </w:r>
      <w:r w:rsidR="00093246">
        <w:rPr>
          <w:rFonts w:cs="Times New Roman"/>
          <w:szCs w:val="24"/>
        </w:rPr>
        <w:t xml:space="preserve"> due to liver or kidney injury,</w:t>
      </w:r>
      <w:r w:rsidRPr="004E2CBA">
        <w:rPr>
          <w:rFonts w:cs="Times New Roman"/>
          <w:szCs w:val="24"/>
        </w:rPr>
        <w:t xml:space="preserve"> </w:t>
      </w:r>
      <w:r w:rsidR="00FC5CCE">
        <w:rPr>
          <w:rFonts w:cs="Times New Roman"/>
          <w:szCs w:val="24"/>
        </w:rPr>
        <w:t xml:space="preserve">interference with the control </w:t>
      </w:r>
      <w:r w:rsidRPr="004E2CBA">
        <w:rPr>
          <w:rFonts w:cs="Times New Roman"/>
          <w:szCs w:val="24"/>
        </w:rPr>
        <w:t>hypothalamic</w:t>
      </w:r>
      <w:r w:rsidR="00093246">
        <w:rPr>
          <w:rFonts w:cs="Times New Roman"/>
          <w:szCs w:val="24"/>
        </w:rPr>
        <w:t xml:space="preserve"> </w:t>
      </w:r>
      <w:r w:rsidRPr="004E2CBA">
        <w:rPr>
          <w:rFonts w:cs="Times New Roman"/>
          <w:szCs w:val="24"/>
        </w:rPr>
        <w:t xml:space="preserve">hormones </w:t>
      </w:r>
      <w:r w:rsidR="00FC5CCE">
        <w:rPr>
          <w:rFonts w:cs="Times New Roman"/>
          <w:szCs w:val="24"/>
        </w:rPr>
        <w:t>from</w:t>
      </w:r>
      <w:r w:rsidRPr="004E2CBA">
        <w:rPr>
          <w:rFonts w:cs="Times New Roman"/>
          <w:szCs w:val="24"/>
        </w:rPr>
        <w:t xml:space="preserve"> chronic </w:t>
      </w:r>
      <w:r w:rsidRPr="004E2CBA">
        <w:rPr>
          <w:rFonts w:cs="Times New Roman"/>
          <w:szCs w:val="24"/>
        </w:rPr>
        <w:lastRenderedPageBreak/>
        <w:t xml:space="preserve">inflammation, stress </w:t>
      </w:r>
      <w:r w:rsidR="00093246">
        <w:rPr>
          <w:rFonts w:cs="Times New Roman"/>
          <w:szCs w:val="24"/>
        </w:rPr>
        <w:t xml:space="preserve">which leads to </w:t>
      </w:r>
      <w:r w:rsidRPr="004E2CBA">
        <w:rPr>
          <w:rFonts w:cs="Times New Roman"/>
          <w:szCs w:val="24"/>
        </w:rPr>
        <w:t>reduc</w:t>
      </w:r>
      <w:r w:rsidR="00093246">
        <w:rPr>
          <w:rFonts w:cs="Times New Roman"/>
          <w:szCs w:val="24"/>
        </w:rPr>
        <w:t>tion in</w:t>
      </w:r>
      <w:r w:rsidR="00FC5CCE">
        <w:rPr>
          <w:rFonts w:cs="Times New Roman"/>
          <w:szCs w:val="24"/>
        </w:rPr>
        <w:t xml:space="preserve"> the production of cytokines and growth hormone</w:t>
      </w:r>
      <w:r w:rsidR="00093246">
        <w:rPr>
          <w:rFonts w:cs="Times New Roman"/>
          <w:szCs w:val="24"/>
        </w:rPr>
        <w:t xml:space="preserve"> </w:t>
      </w:r>
      <w:r w:rsidRPr="004E2CBA">
        <w:rPr>
          <w:rFonts w:cs="Times New Roman"/>
          <w:szCs w:val="24"/>
        </w:rPr>
        <w:t xml:space="preserve"> and the</w:t>
      </w:r>
      <w:r w:rsidR="00FC5CCE">
        <w:rPr>
          <w:rFonts w:cs="Times New Roman"/>
          <w:szCs w:val="24"/>
        </w:rPr>
        <w:t xml:space="preserve"> adverse</w:t>
      </w:r>
      <w:r w:rsidRPr="004E2CBA">
        <w:rPr>
          <w:rFonts w:cs="Times New Roman"/>
          <w:szCs w:val="24"/>
        </w:rPr>
        <w:t xml:space="preserve"> effects of medications </w:t>
      </w:r>
      <w:r w:rsidR="00FC5CCE">
        <w:rPr>
          <w:rFonts w:cs="Times New Roman"/>
          <w:szCs w:val="24"/>
        </w:rPr>
        <w:t xml:space="preserve">like </w:t>
      </w:r>
      <w:r w:rsidRPr="004E2CBA">
        <w:rPr>
          <w:rFonts w:cs="Times New Roman"/>
          <w:szCs w:val="24"/>
        </w:rPr>
        <w:t xml:space="preserve"> steroids</w:t>
      </w:r>
      <w:r w:rsidR="00093246">
        <w:rPr>
          <w:rFonts w:cs="Times New Roman"/>
          <w:szCs w:val="24"/>
        </w:rPr>
        <w:t>.</w:t>
      </w:r>
      <w:r w:rsidR="000F6F84">
        <w:rPr>
          <w:rFonts w:cs="Times New Roman"/>
          <w:szCs w:val="24"/>
        </w:rPr>
        <w:t xml:space="preserve"> </w:t>
      </w:r>
      <w:r w:rsidR="00FC5CCE">
        <w:rPr>
          <w:rFonts w:cs="Times New Roman"/>
          <w:szCs w:val="24"/>
        </w:rPr>
        <w:t xml:space="preserve">Failure to manifest secondary sexual characteristics especially in boys has been found to result in </w:t>
      </w:r>
      <w:r w:rsidR="000F6F84">
        <w:rPr>
          <w:rFonts w:cs="Times New Roman"/>
          <w:szCs w:val="24"/>
        </w:rPr>
        <w:t>low self-esteem</w:t>
      </w:r>
      <w:r w:rsidR="00FC5CCE">
        <w:rPr>
          <w:rFonts w:cs="Times New Roman"/>
          <w:szCs w:val="24"/>
        </w:rPr>
        <w:t>.</w:t>
      </w:r>
      <w:r w:rsidR="000F6F84">
        <w:rPr>
          <w:rFonts w:cs="Times New Roman"/>
          <w:szCs w:val="24"/>
        </w:rPr>
        <w:t xml:space="preserve"> </w:t>
      </w:r>
      <w:r w:rsidR="00820183">
        <w:rPr>
          <w:rFonts w:cs="Times New Roman"/>
          <w:szCs w:val="24"/>
        </w:rPr>
        <w:fldChar w:fldCharType="begin"/>
      </w:r>
      <w:r w:rsidR="00CF6BC8">
        <w:rPr>
          <w:rFonts w:cs="Times New Roman"/>
          <w:szCs w:val="24"/>
        </w:rPr>
        <w:instrText xml:space="preserve"> ADDIN ZOTERO_ITEM CSL_CITATION {"citationID":"pzGmxfKQ","properties":{"formattedCitation":"(27,28)","plainCitation":"(27,28)","noteIndex":0},"citationItems":[{"id":228,"uris":["http://zotero.org/users/local/UxnFgeSF/items/6Z7D44TW"],"itemData":{"id":228,"type":"article-journal","collection-title":"WHO discussion papers on adolescence","ISSN":"9789241595704","language":"en","note":"publisher-place: Geneva\npublisher: World Health Organization","page":"44","source":"WHO IRIS","title":"The adolescent with a chronic condition : epidemiology, developmental issues and health care provision / P-A. Michaud, J. Suris and R. Viner","title-short":"The adolescent with a chronic condition","author":[{"family":"Michaud","given":"Pierre-André"},{"family":"Suris","given":"Joan-Carles"},{"family":"Viner","given":"Russell"}],"issued":{"date-parts":[["2007"]]}}},{"id":230,"uris":["http://zotero.org/users/local/UxnFgeSF/items/9G7T439S"],"itemData":{"id":230,"type":"article-journal","container-title":"BMJ","DOI":"10.1136/bmj.330.7493.721","ISSN":"0959-8138, 1756-1833","issue":"7493","journalAbbreviation":"BMJ","language":"en","license":"http://www.bmj.org/licenses/tdm/1.0/terms-and-conditions.html","page":"721-723","source":"DOI.org (Crossref)","title":"Chronic illness and disability","volume":"330","author":[{"family":"Yeo","given":"Michele"},{"family":"Sawyer","given":"Susan"}],"issued":{"date-parts":[["2005",3,26]]}}}],"schema":"https://github.com/citation-style-language/schema/raw/master/csl-citation.json"} </w:instrText>
      </w:r>
      <w:r w:rsidR="00820183">
        <w:rPr>
          <w:rFonts w:cs="Times New Roman"/>
          <w:szCs w:val="24"/>
        </w:rPr>
        <w:fldChar w:fldCharType="separate"/>
      </w:r>
      <w:r w:rsidR="00CF6BC8" w:rsidRPr="00CF6BC8">
        <w:rPr>
          <w:rFonts w:cs="Times New Roman"/>
        </w:rPr>
        <w:t>(27,28)</w:t>
      </w:r>
      <w:r w:rsidR="00820183">
        <w:rPr>
          <w:rFonts w:cs="Times New Roman"/>
          <w:szCs w:val="24"/>
        </w:rPr>
        <w:fldChar w:fldCharType="end"/>
      </w:r>
      <w:r w:rsidR="000F6F84">
        <w:rPr>
          <w:rFonts w:cs="Times New Roman"/>
          <w:szCs w:val="24"/>
        </w:rPr>
        <w:t xml:space="preserve">. </w:t>
      </w:r>
    </w:p>
    <w:p w14:paraId="26D37CB6" w14:textId="1AA40A61" w:rsidR="000F6F84" w:rsidRDefault="005D1630" w:rsidP="009B1B52">
      <w:pPr>
        <w:rPr>
          <w:rFonts w:cs="Times New Roman"/>
          <w:szCs w:val="24"/>
        </w:rPr>
      </w:pPr>
      <w:r w:rsidRPr="00C27B5D">
        <w:rPr>
          <w:rFonts w:cs="Times New Roman"/>
          <w:szCs w:val="24"/>
        </w:rPr>
        <w:t>Chronic disease is a</w:t>
      </w:r>
      <w:r w:rsidR="002B3E27">
        <w:rPr>
          <w:rFonts w:cs="Times New Roman"/>
          <w:szCs w:val="24"/>
        </w:rPr>
        <w:t>ssociated with</w:t>
      </w:r>
      <w:r w:rsidRPr="00C27B5D">
        <w:rPr>
          <w:rFonts w:cs="Times New Roman"/>
          <w:szCs w:val="24"/>
        </w:rPr>
        <w:t xml:space="preserve"> psychological problems</w:t>
      </w:r>
      <w:r w:rsidR="002B3E27">
        <w:rPr>
          <w:rFonts w:cs="Times New Roman"/>
          <w:szCs w:val="24"/>
        </w:rPr>
        <w:t xml:space="preserve"> from </w:t>
      </w:r>
      <w:r w:rsidRPr="00C27B5D">
        <w:rPr>
          <w:rFonts w:cs="Times New Roman"/>
          <w:szCs w:val="24"/>
        </w:rPr>
        <w:t xml:space="preserve"> </w:t>
      </w:r>
      <w:r w:rsidR="002B3E27">
        <w:rPr>
          <w:rFonts w:cs="Times New Roman"/>
          <w:szCs w:val="24"/>
        </w:rPr>
        <w:t xml:space="preserve">physical </w:t>
      </w:r>
      <w:r w:rsidRPr="00C27B5D">
        <w:rPr>
          <w:rFonts w:cs="Times New Roman"/>
          <w:szCs w:val="24"/>
        </w:rPr>
        <w:t xml:space="preserve">symptoms like </w:t>
      </w:r>
      <w:r w:rsidR="002B3E27">
        <w:rPr>
          <w:rFonts w:cs="Times New Roman"/>
          <w:szCs w:val="24"/>
        </w:rPr>
        <w:t xml:space="preserve"> fatigue with </w:t>
      </w:r>
      <w:r w:rsidRPr="00C27B5D">
        <w:rPr>
          <w:rFonts w:cs="Times New Roman"/>
          <w:szCs w:val="24"/>
        </w:rPr>
        <w:t>pain and fatigue</w:t>
      </w:r>
      <w:r w:rsidR="002B3E27">
        <w:rPr>
          <w:rFonts w:cs="Times New Roman"/>
          <w:szCs w:val="24"/>
        </w:rPr>
        <w:t xml:space="preserve"> coupled with hospital visits that </w:t>
      </w:r>
      <w:r w:rsidRPr="00C27B5D">
        <w:rPr>
          <w:rFonts w:cs="Times New Roman"/>
          <w:szCs w:val="24"/>
        </w:rPr>
        <w:t xml:space="preserve"> interfere with </w:t>
      </w:r>
      <w:r w:rsidR="00AA6262">
        <w:rPr>
          <w:rFonts w:cs="Times New Roman"/>
          <w:szCs w:val="24"/>
        </w:rPr>
        <w:t xml:space="preserve">activities of daily living </w:t>
      </w:r>
      <w:r w:rsidRPr="00C27B5D">
        <w:rPr>
          <w:rFonts w:cs="Times New Roman"/>
          <w:szCs w:val="24"/>
        </w:rPr>
        <w:t xml:space="preserve"> and maintaining peer relations eventually causing frustration</w:t>
      </w:r>
      <w:r w:rsidR="002E5A45" w:rsidRPr="00C27B5D">
        <w:rPr>
          <w:rFonts w:cs="Times New Roman"/>
          <w:szCs w:val="24"/>
        </w:rPr>
        <w:fldChar w:fldCharType="begin"/>
      </w:r>
      <w:r w:rsidR="00CF6BC8">
        <w:rPr>
          <w:rFonts w:cs="Times New Roman"/>
          <w:szCs w:val="24"/>
        </w:rPr>
        <w:instrText xml:space="preserve"> ADDIN ZOTERO_ITEM CSL_CITATION {"citationID":"jxRqjGWI","properties":{"formattedCitation":"(25,29)","plainCitation":"(25,29)","noteIndex":0},"citationItems":[{"id":182,"uris":["http://zotero.org/users/local/UxnFgeSF/items/27PXHQEM"],"itemData":{"id":182,"type":"article-journal","container-title":"Journal of Health Service Psychology","DOI":"10.1007/s42843-022-00059-4","ISSN":"2662-2645, 2662-2653","issue":"2","journalAbbreviation":"J Health Serv Psychol","language":"en","page":"69-78","source":"DOI.org (Crossref)","title":"Assessment and Treatment of Adolescents With Chronic Medical Conditions","volume":"48","author":[{"family":"Russo","given":"Kirsten"}],"issued":{"date-parts":[["2022",5]]}}},{"id":189,"uris":["http://zotero.org/users/local/UxnFgeSF/items/V4VD9FBP"],"itemData":{"id":189,"type":"article-journal","container-title":"Archives of Disease in Childhood","DOI":"10.1136/adc.2003.045369","ISSN":"0003-9888, 1468-2044","issue":"10","journalAbbreviation":"Archives of Disease in Childhood","language":"en","page":"938-942","source":"DOI.org (Crossref)","title":"The adolescent with a chronic condition. Part I: developmental issues","title-short":"The adolescent with a chronic condition. Part I","volume":"89","author":[{"family":"Suris","given":"J.-C."},{"family":"Michaud","given":"P.-A."},{"family":"Viner","given":"R."}],"issued":{"date-parts":[["2004",10,1]]}}}],"schema":"https://github.com/citation-style-language/schema/raw/master/csl-citation.json"} </w:instrText>
      </w:r>
      <w:r w:rsidR="002E5A45" w:rsidRPr="00C27B5D">
        <w:rPr>
          <w:rFonts w:cs="Times New Roman"/>
          <w:szCs w:val="24"/>
        </w:rPr>
        <w:fldChar w:fldCharType="separate"/>
      </w:r>
      <w:r w:rsidR="00CF6BC8" w:rsidRPr="00CF6BC8">
        <w:rPr>
          <w:rFonts w:cs="Times New Roman"/>
        </w:rPr>
        <w:t>(25,29)</w:t>
      </w:r>
      <w:r w:rsidR="002E5A45" w:rsidRPr="00C27B5D">
        <w:rPr>
          <w:rFonts w:cs="Times New Roman"/>
          <w:szCs w:val="24"/>
        </w:rPr>
        <w:fldChar w:fldCharType="end"/>
      </w:r>
      <w:r w:rsidRPr="00C27B5D">
        <w:rPr>
          <w:rFonts w:cs="Times New Roman"/>
          <w:szCs w:val="24"/>
        </w:rPr>
        <w:t xml:space="preserve">. </w:t>
      </w:r>
      <w:r w:rsidR="000F6F84">
        <w:rPr>
          <w:rFonts w:cs="Times New Roman"/>
          <w:szCs w:val="24"/>
        </w:rPr>
        <w:t xml:space="preserve">The severity of the recurrent illness may interfere with </w:t>
      </w:r>
      <w:r w:rsidR="00AA6262">
        <w:rPr>
          <w:rFonts w:cs="Times New Roman"/>
          <w:szCs w:val="24"/>
        </w:rPr>
        <w:t xml:space="preserve">regular </w:t>
      </w:r>
      <w:r w:rsidR="000F6F84">
        <w:rPr>
          <w:rFonts w:cs="Times New Roman"/>
          <w:szCs w:val="24"/>
        </w:rPr>
        <w:t>school attendance inad</w:t>
      </w:r>
      <w:r w:rsidR="00AA6262">
        <w:rPr>
          <w:rFonts w:cs="Times New Roman"/>
          <w:szCs w:val="24"/>
        </w:rPr>
        <w:t>vertently causing poor vocational preparation leading to loss of financial independence later on. At times the adolescent and their family are forced to choose between school and disease management</w:t>
      </w:r>
      <w:r w:rsidR="00820183">
        <w:rPr>
          <w:rFonts w:cs="Times New Roman"/>
          <w:szCs w:val="24"/>
        </w:rPr>
        <w:t xml:space="preserve"> </w:t>
      </w:r>
      <w:r w:rsidR="00820183">
        <w:rPr>
          <w:rFonts w:cs="Times New Roman"/>
          <w:szCs w:val="24"/>
        </w:rPr>
        <w:fldChar w:fldCharType="begin"/>
      </w:r>
      <w:r w:rsidR="00CF6BC8">
        <w:rPr>
          <w:rFonts w:cs="Times New Roman"/>
          <w:szCs w:val="24"/>
        </w:rPr>
        <w:instrText xml:space="preserve"> ADDIN ZOTERO_ITEM CSL_CITATION {"citationID":"j4PRSgnE","properties":{"formattedCitation":"(27)","plainCitation":"(27)","noteIndex":0},"citationItems":[{"id":228,"uris":["http://zotero.org/users/local/UxnFgeSF/items/6Z7D44TW"],"itemData":{"id":228,"type":"article-journal","collection-title":"WHO discussion papers on adolescence","ISSN":"9789241595704","language":"en","note":"publisher-place: Geneva\npublisher: World Health Organization","page":"44","source":"WHO IRIS","title":"The adolescent with a chronic condition : epidemiology, developmental issues and health care provision / P-A. Michaud, J. Suris and R. Viner","title-short":"The adolescent with a chronic condition","author":[{"family":"Michaud","given":"Pierre-André"},{"family":"Suris","given":"Joan-Carles"},{"family":"Viner","given":"Russell"}],"issued":{"date-parts":[["2007"]]}}}],"schema":"https://github.com/citation-style-language/schema/raw/master/csl-citation.json"} </w:instrText>
      </w:r>
      <w:r w:rsidR="00820183">
        <w:rPr>
          <w:rFonts w:cs="Times New Roman"/>
          <w:szCs w:val="24"/>
        </w:rPr>
        <w:fldChar w:fldCharType="separate"/>
      </w:r>
      <w:r w:rsidR="00CF6BC8" w:rsidRPr="00CF6BC8">
        <w:rPr>
          <w:rFonts w:cs="Times New Roman"/>
        </w:rPr>
        <w:t>(27)</w:t>
      </w:r>
      <w:r w:rsidR="00820183">
        <w:rPr>
          <w:rFonts w:cs="Times New Roman"/>
          <w:szCs w:val="24"/>
        </w:rPr>
        <w:fldChar w:fldCharType="end"/>
      </w:r>
      <w:r w:rsidR="00AA6262">
        <w:rPr>
          <w:rFonts w:cs="Times New Roman"/>
          <w:szCs w:val="24"/>
        </w:rPr>
        <w:t>.</w:t>
      </w:r>
    </w:p>
    <w:p w14:paraId="28AB93EC" w14:textId="7E22619E" w:rsidR="000F6F84" w:rsidRPr="00C27B5D" w:rsidRDefault="002E5A45" w:rsidP="009B1B52">
      <w:pPr>
        <w:rPr>
          <w:rFonts w:cs="Times New Roman"/>
          <w:szCs w:val="24"/>
        </w:rPr>
      </w:pPr>
      <w:r w:rsidRPr="00C27B5D">
        <w:rPr>
          <w:rFonts w:cs="Times New Roman"/>
          <w:szCs w:val="24"/>
        </w:rPr>
        <w:t>Adolescents</w:t>
      </w:r>
      <w:r w:rsidR="005D1630" w:rsidRPr="00C27B5D">
        <w:rPr>
          <w:rFonts w:cs="Times New Roman"/>
          <w:szCs w:val="24"/>
        </w:rPr>
        <w:t xml:space="preserve"> with chronic illness may feel different from </w:t>
      </w:r>
      <w:r w:rsidR="002B3E27">
        <w:rPr>
          <w:rFonts w:cs="Times New Roman"/>
          <w:szCs w:val="24"/>
        </w:rPr>
        <w:t xml:space="preserve">the other adolescents and may be stigmatized from their peers leading to poor self-perception. </w:t>
      </w:r>
      <w:r w:rsidRPr="00C27B5D">
        <w:rPr>
          <w:rFonts w:cs="Times New Roman"/>
          <w:szCs w:val="24"/>
        </w:rPr>
        <w:fldChar w:fldCharType="begin"/>
      </w:r>
      <w:r w:rsidR="00CF6BC8">
        <w:rPr>
          <w:rFonts w:cs="Times New Roman"/>
          <w:szCs w:val="24"/>
        </w:rPr>
        <w:instrText xml:space="preserve"> ADDIN ZOTERO_ITEM CSL_CITATION {"citationID":"MaRP7yEt","properties":{"formattedCitation":"(30)","plainCitation":"(30)","noteIndex":0},"citationItems":[{"id":191,"uris":["http://zotero.org/users/local/UxnFgeSF/items/E5Q8LGM3"],"itemData":{"id":191,"type":"article-journal","container-title":"Journal of Pediatric Psychology","DOI":"10.1093/jpepsy/jsh004","ISSN":"0146-8693, 1465-735X","issue":"1","journalAbbreviation":"Journal of Pediatric Psychology","language":"en","page":"29-34","source":"DOI.org (Crossref)","title":"Brief Report: Peer Rejection, Social Behavior, and Psychological Adjustment in Children with Juvenile Rheumatic Disease","title-short":"Brief Report","volume":"29","author":[{"family":"Sandstrom","given":"M. J."}],"issued":{"date-parts":[["2004",1,1]]}}}],"schema":"https://github.com/citation-style-language/schema/raw/master/csl-citation.json"} </w:instrText>
      </w:r>
      <w:r w:rsidRPr="00C27B5D">
        <w:rPr>
          <w:rFonts w:cs="Times New Roman"/>
          <w:szCs w:val="24"/>
        </w:rPr>
        <w:fldChar w:fldCharType="separate"/>
      </w:r>
      <w:r w:rsidR="00CF6BC8" w:rsidRPr="00CF6BC8">
        <w:rPr>
          <w:rFonts w:cs="Times New Roman"/>
        </w:rPr>
        <w:t>(30)</w:t>
      </w:r>
      <w:r w:rsidRPr="00C27B5D">
        <w:rPr>
          <w:rFonts w:cs="Times New Roman"/>
          <w:szCs w:val="24"/>
        </w:rPr>
        <w:fldChar w:fldCharType="end"/>
      </w:r>
      <w:r w:rsidR="005D1630" w:rsidRPr="00C27B5D">
        <w:rPr>
          <w:rFonts w:cs="Times New Roman"/>
          <w:szCs w:val="24"/>
        </w:rPr>
        <w:t xml:space="preserve">. </w:t>
      </w:r>
      <w:r w:rsidR="000F6F84">
        <w:rPr>
          <w:rFonts w:cs="Times New Roman"/>
          <w:szCs w:val="24"/>
        </w:rPr>
        <w:t xml:space="preserve">Chronic illness may interfere with the teen’s perception of their body bringing about insecurities and low self-esteem. </w:t>
      </w:r>
    </w:p>
    <w:p w14:paraId="1786DD92" w14:textId="0B3826E0" w:rsidR="00AD15E9" w:rsidRDefault="00AD15E9" w:rsidP="009B1B52">
      <w:pPr>
        <w:rPr>
          <w:rFonts w:cs="Times New Roman"/>
          <w:szCs w:val="24"/>
        </w:rPr>
      </w:pPr>
      <w:r>
        <w:rPr>
          <w:rFonts w:cs="Times New Roman"/>
          <w:szCs w:val="24"/>
        </w:rPr>
        <w:t>At times the adolescent may end up</w:t>
      </w:r>
      <w:r w:rsidR="00532818">
        <w:rPr>
          <w:rFonts w:cs="Times New Roman"/>
          <w:szCs w:val="24"/>
        </w:rPr>
        <w:t xml:space="preserve"> </w:t>
      </w:r>
      <w:r w:rsidR="00D05551">
        <w:rPr>
          <w:rFonts w:cs="Times New Roman"/>
          <w:szCs w:val="24"/>
        </w:rPr>
        <w:t>changing</w:t>
      </w:r>
      <w:r w:rsidR="00532818">
        <w:rPr>
          <w:rFonts w:cs="Times New Roman"/>
          <w:szCs w:val="24"/>
        </w:rPr>
        <w:t xml:space="preserve"> or</w:t>
      </w:r>
      <w:r>
        <w:rPr>
          <w:rFonts w:cs="Times New Roman"/>
          <w:szCs w:val="24"/>
        </w:rPr>
        <w:t xml:space="preserve"> </w:t>
      </w:r>
      <w:r w:rsidR="00532818">
        <w:rPr>
          <w:rFonts w:cs="Times New Roman"/>
          <w:szCs w:val="24"/>
        </w:rPr>
        <w:t xml:space="preserve">not taking their medication without medical consent leading to poor disease control. Anger and self- pity due to having a chronic illness as well as poor judgement on how to cope with the various feelings are likely to interfere with compliance to the medication regimen. </w:t>
      </w:r>
    </w:p>
    <w:p w14:paraId="35FE302A" w14:textId="7AB0D2FC" w:rsidR="00C27B5D" w:rsidRDefault="002B3E27" w:rsidP="009B1B52">
      <w:pPr>
        <w:rPr>
          <w:rFonts w:eastAsia="SimSun" w:cs="Times New Roman"/>
          <w:szCs w:val="24"/>
        </w:rPr>
      </w:pPr>
      <w:r>
        <w:rPr>
          <w:rFonts w:cs="Times New Roman"/>
          <w:szCs w:val="24"/>
        </w:rPr>
        <w:t>Parents of children with chronic illnesses tend to develop</w:t>
      </w:r>
      <w:r w:rsidR="005D1630" w:rsidRPr="00C27B5D">
        <w:rPr>
          <w:rFonts w:cs="Times New Roman"/>
          <w:szCs w:val="24"/>
        </w:rPr>
        <w:t xml:space="preserve"> inappropriate parental attitudes and behaviors, ranging from overprotection to rejection, </w:t>
      </w:r>
      <w:r>
        <w:rPr>
          <w:rFonts w:cs="Times New Roman"/>
          <w:szCs w:val="24"/>
        </w:rPr>
        <w:t xml:space="preserve">that negatively interfere with the adolescents’ </w:t>
      </w:r>
      <w:r w:rsidR="005D1630" w:rsidRPr="00C27B5D">
        <w:rPr>
          <w:rFonts w:cs="Times New Roman"/>
          <w:szCs w:val="24"/>
        </w:rPr>
        <w:t xml:space="preserve">psychological well-being </w:t>
      </w:r>
      <w:r w:rsidR="002E5A45" w:rsidRPr="00C27B5D">
        <w:rPr>
          <w:rFonts w:cs="Times New Roman"/>
          <w:szCs w:val="24"/>
        </w:rPr>
        <w:fldChar w:fldCharType="begin"/>
      </w:r>
      <w:r w:rsidR="00CF6BC8">
        <w:rPr>
          <w:rFonts w:cs="Times New Roman"/>
          <w:szCs w:val="24"/>
        </w:rPr>
        <w:instrText xml:space="preserve"> ADDIN ZOTERO_ITEM CSL_CITATION {"citationID":"0QtLE9ta","properties":{"formattedCitation":"(31)","plainCitation":"(31)","noteIndex":0},"citationItems":[{"id":193,"uris":["http://zotero.org/users/local/UxnFgeSF/items/GFBD7CUB"],"itemData":{"id":193,"type":"article-journal","container-title":"Journal of Consulting and Clinical Psychology","DOI":"10.1037/0022-006X.70.1.96","ISSN":"1939-2117, 0022-006X","issue":"1","journalAbbreviation":"Journal of Consulting and Clinical Psychology","language":"en","page":"96-110","source":"DOI.org (Crossref)","title":"Observed and perceived parental overprotection in relation to psychosocial adjustment in preadolescents with a physical disability: The mediational role of behavioral autonomy.","title-short":"Observed and perceived parental overprotection in relation to psychosocial adjustment in preadolescents with a physical disability","volume":"70","author":[{"family":"Holmbeck","given":"Grayson N."},{"family":"Johnson","given":"Sharon Z."},{"family":"Wills","given":"Karen E."},{"family":"McKernon","given":"Wendy"},{"family":"Rose","given":"Brigid"},{"family":"Erklin","given":"Shannon"},{"family":"Kemper","given":"Therese"}],"issued":{"date-parts":[["2002"]]}}}],"schema":"https://github.com/citation-style-language/schema/raw/master/csl-citation.json"} </w:instrText>
      </w:r>
      <w:r w:rsidR="002E5A45" w:rsidRPr="00C27B5D">
        <w:rPr>
          <w:rFonts w:cs="Times New Roman"/>
          <w:szCs w:val="24"/>
        </w:rPr>
        <w:fldChar w:fldCharType="separate"/>
      </w:r>
      <w:r w:rsidR="00CF6BC8" w:rsidRPr="00CF6BC8">
        <w:rPr>
          <w:rFonts w:cs="Times New Roman"/>
        </w:rPr>
        <w:t>(31)</w:t>
      </w:r>
      <w:r w:rsidR="002E5A45" w:rsidRPr="00C27B5D">
        <w:rPr>
          <w:rFonts w:cs="Times New Roman"/>
          <w:szCs w:val="24"/>
        </w:rPr>
        <w:fldChar w:fldCharType="end"/>
      </w:r>
      <w:r w:rsidR="005D1630" w:rsidRPr="00C27B5D">
        <w:rPr>
          <w:rFonts w:cs="Times New Roman"/>
          <w:szCs w:val="24"/>
        </w:rPr>
        <w:t>.</w:t>
      </w:r>
      <w:r w:rsidR="00AD15E9">
        <w:rPr>
          <w:rFonts w:cs="Times New Roman"/>
          <w:szCs w:val="24"/>
        </w:rPr>
        <w:t xml:space="preserve"> Some parents of </w:t>
      </w:r>
      <w:r>
        <w:rPr>
          <w:rFonts w:cs="Times New Roman"/>
          <w:szCs w:val="24"/>
        </w:rPr>
        <w:t xml:space="preserve">the </w:t>
      </w:r>
      <w:r w:rsidR="00AD15E9">
        <w:rPr>
          <w:rFonts w:cs="Times New Roman"/>
          <w:szCs w:val="24"/>
        </w:rPr>
        <w:t xml:space="preserve">adolescents </w:t>
      </w:r>
      <w:r>
        <w:rPr>
          <w:rFonts w:cs="Times New Roman"/>
          <w:szCs w:val="24"/>
        </w:rPr>
        <w:t>do not let them</w:t>
      </w:r>
      <w:r w:rsidR="00AD15E9">
        <w:rPr>
          <w:rFonts w:cs="Times New Roman"/>
          <w:szCs w:val="24"/>
        </w:rPr>
        <w:t xml:space="preserve"> act </w:t>
      </w:r>
      <w:r w:rsidR="0026046A">
        <w:rPr>
          <w:rFonts w:cs="Times New Roman"/>
          <w:szCs w:val="24"/>
        </w:rPr>
        <w:t>independently, interfering</w:t>
      </w:r>
      <w:r w:rsidR="00AD15E9">
        <w:rPr>
          <w:rFonts w:cs="Times New Roman"/>
          <w:szCs w:val="24"/>
        </w:rPr>
        <w:t xml:space="preserve"> with their comfort. </w:t>
      </w:r>
      <w:r w:rsidR="005D1630" w:rsidRPr="00C27B5D">
        <w:rPr>
          <w:rFonts w:cs="Times New Roman"/>
          <w:szCs w:val="24"/>
        </w:rPr>
        <w:t xml:space="preserve"> At times poor prognosis </w:t>
      </w:r>
      <w:r>
        <w:rPr>
          <w:rFonts w:cs="Times New Roman"/>
          <w:szCs w:val="24"/>
        </w:rPr>
        <w:t xml:space="preserve">of the disease </w:t>
      </w:r>
      <w:r w:rsidR="005D1630" w:rsidRPr="00C27B5D">
        <w:rPr>
          <w:rFonts w:cs="Times New Roman"/>
          <w:szCs w:val="24"/>
        </w:rPr>
        <w:t xml:space="preserve">may </w:t>
      </w:r>
      <w:r>
        <w:rPr>
          <w:rFonts w:cs="Times New Roman"/>
          <w:szCs w:val="24"/>
        </w:rPr>
        <w:t xml:space="preserve">make the adolescents feel </w:t>
      </w:r>
      <w:r w:rsidR="005D1630" w:rsidRPr="00C27B5D">
        <w:rPr>
          <w:rFonts w:cs="Times New Roman"/>
          <w:szCs w:val="24"/>
        </w:rPr>
        <w:t xml:space="preserve"> helplessand hopeless. </w:t>
      </w:r>
      <w:r w:rsidR="00AB71B7">
        <w:rPr>
          <w:rFonts w:cs="Times New Roman"/>
          <w:szCs w:val="24"/>
        </w:rPr>
        <w:t xml:space="preserve">Some of the adverse effects from the medication cause </w:t>
      </w:r>
      <w:r w:rsidR="005D1630" w:rsidRPr="00C27B5D">
        <w:rPr>
          <w:rFonts w:cs="Times New Roman"/>
          <w:szCs w:val="24"/>
        </w:rPr>
        <w:t>psychological distress</w:t>
      </w:r>
      <w:r w:rsidR="002E5A45" w:rsidRPr="00C27B5D">
        <w:rPr>
          <w:rFonts w:cs="Times New Roman"/>
          <w:szCs w:val="24"/>
        </w:rPr>
        <w:t xml:space="preserve"> </w:t>
      </w:r>
      <w:r w:rsidR="002E5A45" w:rsidRPr="00C27B5D">
        <w:rPr>
          <w:rFonts w:cs="Times New Roman"/>
          <w:szCs w:val="24"/>
        </w:rPr>
        <w:fldChar w:fldCharType="begin"/>
      </w:r>
      <w:r w:rsidR="00CF6BC8">
        <w:rPr>
          <w:rFonts w:cs="Times New Roman"/>
          <w:szCs w:val="24"/>
        </w:rPr>
        <w:instrText xml:space="preserve"> ADDIN ZOTERO_ITEM CSL_CITATION {"citationID":"oRBSVxEh","properties":{"formattedCitation":"(32,33)","plainCitation":"(32,33)","noteIndex":0},"citationItems":[{"id":192,"uris":["http://zotero.org/users/local/UxnFgeSF/items/LRSCQAY9"],"itemData":{"id":192,"type":"article-journal","container-title":"Drugs","DOI":"10.2165/00003495-200868110-00003","ISSN":"0012-6667","issue":"11","journalAbbreviation":"Drugs","language":"en","page":"1493-1509","source":"DOI.org (Crossref)","title":"Depressive Symptoms in Epilepsy: Prevalence, Impact, Aetiology, Biological Correlates and Effect of Treatment with Antiepileptic Drugs","title-short":"Depressive Symptoms in Epilepsy","volume":"68","author":[{"family":"Miller","given":"J Mitchell"},{"family":"Kustra","given":"Robert P"},{"family":"Vuong","given":"Alain"},{"family":"Hammer","given":"Anne E"},{"family":"Messenheimer","given":"John A"}],"issued":{"date-parts":[["2008"]]}}},{"id":184,"uris":["http://zotero.org/users/local/UxnFgeSF/items/3372283T"],"itemData":{"id":184,"type":"article-journal","abstract":"Abstract\n            \n              Many adolescents worldwide (indirectly) grow up with a chronic disease, which may impact their functioning and wellbeing. The objective of this study is to assess whether adolescents with a (family member with a) chronic disease differ from their healthy counterparts in terms of psychosocial functioning. Data from the Dutch 2013 HBSC-survey were used, including 7168 adolescents (\n              Mean\n              age\n               = 13.7, SD = 1.57, 50.5% female). Participants indicated whether they or one of their family members had a long-term (&gt; 3 months) disease or disability (mental/physical) and were categorized into four groups based on disease presence (none, other, self, both). Psychosocial functioning was assessed in terms of life satisfaction, self-rated health, psychosomatic health, mental health problems, support, substance use, physical exercise, screen time, and school liking. Chronically diseased adolescents (\n              n\n               = 162) reported lower life satisfaction, self-rated and psychosomatic health, more mental health problems, lower peer support, more substance use, and less physical exercise compared to healthy peers. Chronically diseased adolescents who also had a family member with a chronic disease (\n              n\n               = 74) showed comparable outcomes on these life domains, although they did not differ from their healthy peers regarding peer support, substance use, and physical activity. Healthy adolescents with a chronically diseased family member (\n              n\n               = 737) reported significantly lower life satisfaction, self-rated and psychosomatic health, more mental health problems, and less family support compared to healthy peers who grew up in healthy families; however, they reported more positive outcomes than adolescents who had a chronic disease themselves.\n            \n            \n              Conclusion\n              : Having a (family member with a) chronic disease is associated with impaired psychosocial functioning on various life domains. Our findings aid in understanding the psychosocial associates of chronic disease and imply that caregivers should be observant of psychosocial problems among vulnerable adolescents to provide appropriate guidance.\n              \n                \n                  \n                    \n                      \n                        What is Known:\n                        • Adolescents who grow up with a (family member with a) chronic disease encounter numerous challenges that may be related to poorer developmental outcomes on the long term.\n                      \n                    \n                    \n                      \n                        What is New:\n                        • This study adds a comprehensive overview of the psychosocial functioning of adolescents with a (family member with a) chronic disease, as compared to healthy counterparts that grow up in a healthy family.","container-title":"European Journal of Pediatrics","DOI":"10.1007/s00431-021-04268-9","ISSN":"0340-6199, 1432-1076","issue":"2","journalAbbreviation":"Eur J Pediatr","language":"en","page":"763-773","source":"DOI.org (Crossref)","title":"Psychosocial functioning in adolescents growing up with chronic disease: The Dutch HBSC study","title-short":"Psychosocial functioning in adolescents growing up with chronic disease","volume":"181","author":[{"family":"Berkelbach Van Der Sprenkel","given":"Emma E."},{"family":"Nijhof","given":"Sanne L."},{"family":"Dalmeijer","given":"Geertje W."},{"family":"Onland-Moret","given":"N. Charlotte"},{"family":"De Roos","given":"Simone A."},{"family":"Lesscher","given":"Heidi M. B."},{"family":"Van De Putte","given":"Elise M."},{"family":"Van Der Ent","given":"Cornelis K."},{"family":"Finkenauer","given":"Catrin"},{"family":"Stevens","given":"Gonneke W. J. M."}],"issued":{"date-parts":[["2022",2]]}}}],"schema":"https://github.com/citation-style-language/schema/raw/master/csl-citation.json"} </w:instrText>
      </w:r>
      <w:r w:rsidR="002E5A45" w:rsidRPr="00C27B5D">
        <w:rPr>
          <w:rFonts w:cs="Times New Roman"/>
          <w:szCs w:val="24"/>
        </w:rPr>
        <w:fldChar w:fldCharType="separate"/>
      </w:r>
      <w:r w:rsidR="00CF6BC8" w:rsidRPr="00CF6BC8">
        <w:rPr>
          <w:rFonts w:cs="Times New Roman"/>
        </w:rPr>
        <w:t>(32,33)</w:t>
      </w:r>
      <w:r w:rsidR="002E5A45" w:rsidRPr="00C27B5D">
        <w:rPr>
          <w:rFonts w:cs="Times New Roman"/>
          <w:szCs w:val="24"/>
        </w:rPr>
        <w:fldChar w:fldCharType="end"/>
      </w:r>
      <w:r w:rsidR="005D1630" w:rsidRPr="00C27B5D">
        <w:rPr>
          <w:rFonts w:cs="Times New Roman"/>
          <w:szCs w:val="24"/>
        </w:rPr>
        <w:t>.</w:t>
      </w:r>
      <w:r w:rsidR="002E5A45" w:rsidRPr="00C27B5D" w:rsidDel="002E5A45">
        <w:rPr>
          <w:rFonts w:cs="Times New Roman"/>
          <w:szCs w:val="24"/>
        </w:rPr>
        <w:t xml:space="preserve"> </w:t>
      </w:r>
      <w:r w:rsidR="00A02CEF" w:rsidRPr="00C27B5D">
        <w:rPr>
          <w:rFonts w:cs="Times New Roman"/>
          <w:szCs w:val="24"/>
        </w:rPr>
        <w:t>Chronic stress has been</w:t>
      </w:r>
      <w:r w:rsidR="00AB71B7">
        <w:rPr>
          <w:rFonts w:cs="Times New Roman"/>
          <w:szCs w:val="24"/>
        </w:rPr>
        <w:t xml:space="preserve"> linked with</w:t>
      </w:r>
      <w:r w:rsidR="00A02CEF" w:rsidRPr="00C27B5D">
        <w:rPr>
          <w:rFonts w:cs="Times New Roman"/>
          <w:szCs w:val="24"/>
        </w:rPr>
        <w:t xml:space="preserve"> persistent inflammation in the body, </w:t>
      </w:r>
      <w:r w:rsidR="00AB71B7">
        <w:rPr>
          <w:rFonts w:cs="Times New Roman"/>
          <w:szCs w:val="24"/>
        </w:rPr>
        <w:t xml:space="preserve">that manifests with </w:t>
      </w:r>
      <w:r w:rsidR="00A02CEF" w:rsidRPr="00C27B5D">
        <w:rPr>
          <w:rFonts w:cs="Times New Roman"/>
          <w:szCs w:val="24"/>
        </w:rPr>
        <w:t>to poorer health outcomes</w:t>
      </w:r>
      <w:r w:rsidR="002E5A45" w:rsidRPr="00C27B5D">
        <w:rPr>
          <w:rFonts w:cs="Times New Roman"/>
          <w:szCs w:val="24"/>
        </w:rPr>
        <w:fldChar w:fldCharType="begin"/>
      </w:r>
      <w:r w:rsidR="00CF6BC8">
        <w:rPr>
          <w:rFonts w:cs="Times New Roman"/>
          <w:szCs w:val="24"/>
        </w:rPr>
        <w:instrText xml:space="preserve"> ADDIN ZOTERO_ITEM CSL_CITATION {"citationID":"86zYfTuT","properties":{"formattedCitation":"(25)","plainCitation":"(25)","noteIndex":0},"citationItems":[{"id":182,"uris":["http://zotero.org/users/local/UxnFgeSF/items/27PXHQEM"],"itemData":{"id":182,"type":"article-journal","container-title":"Journal of Health Service Psychology","DOI":"10.1007/s42843-022-00059-4","ISSN":"2662-2645, 2662-2653","issue":"2","journalAbbreviation":"J Health Serv Psychol","language":"en","page":"69-78","source":"DOI.org (Crossref)","title":"Assessment and Treatment of Adolescents With Chronic Medical Conditions","volume":"48","author":[{"family":"Russo","given":"Kirsten"}],"issued":{"date-parts":[["2022",5]]}}}],"schema":"https://github.com/citation-style-language/schema/raw/master/csl-citation.json"} </w:instrText>
      </w:r>
      <w:r w:rsidR="002E5A45" w:rsidRPr="00C27B5D">
        <w:rPr>
          <w:rFonts w:cs="Times New Roman"/>
          <w:szCs w:val="24"/>
        </w:rPr>
        <w:fldChar w:fldCharType="separate"/>
      </w:r>
      <w:r w:rsidR="00CF6BC8" w:rsidRPr="00CF6BC8">
        <w:rPr>
          <w:rFonts w:cs="Times New Roman"/>
        </w:rPr>
        <w:t>(25)</w:t>
      </w:r>
      <w:r w:rsidR="002E5A45" w:rsidRPr="00C27B5D">
        <w:rPr>
          <w:rFonts w:cs="Times New Roman"/>
          <w:szCs w:val="24"/>
        </w:rPr>
        <w:fldChar w:fldCharType="end"/>
      </w:r>
      <w:r w:rsidR="00C27B5D" w:rsidRPr="00C27B5D">
        <w:rPr>
          <w:rFonts w:eastAsia="SimSun" w:cs="Times New Roman"/>
          <w:szCs w:val="24"/>
        </w:rPr>
        <w:t xml:space="preserve">. </w:t>
      </w:r>
    </w:p>
    <w:p w14:paraId="704645E5" w14:textId="541B2135" w:rsidR="006D5541" w:rsidRPr="004913EC" w:rsidRDefault="002B7661" w:rsidP="002B7661">
      <w:pPr>
        <w:pStyle w:val="Heading4"/>
        <w:rPr>
          <w:i/>
        </w:rPr>
      </w:pPr>
      <w:r w:rsidRPr="004913EC">
        <w:t>2.2.1.1 HIV</w:t>
      </w:r>
      <w:r w:rsidR="006D5541" w:rsidRPr="004913EC">
        <w:t>/AIDS</w:t>
      </w:r>
    </w:p>
    <w:p w14:paraId="6476BF12" w14:textId="225319DA" w:rsidR="006D5541" w:rsidRPr="0020744C" w:rsidRDefault="006D5541" w:rsidP="009B1B52">
      <w:pPr>
        <w:rPr>
          <w:rFonts w:cs="Times New Roman"/>
          <w:szCs w:val="24"/>
        </w:rPr>
      </w:pPr>
      <w:r w:rsidRPr="0020744C">
        <w:rPr>
          <w:rFonts w:cs="Times New Roman"/>
          <w:szCs w:val="24"/>
        </w:rPr>
        <w:t>Adolescents</w:t>
      </w:r>
      <w:r w:rsidR="00AB71B7">
        <w:rPr>
          <w:rFonts w:cs="Times New Roman"/>
          <w:szCs w:val="24"/>
        </w:rPr>
        <w:t xml:space="preserve"> living </w:t>
      </w:r>
      <w:r w:rsidR="002B7661">
        <w:rPr>
          <w:rFonts w:cs="Times New Roman"/>
          <w:szCs w:val="24"/>
        </w:rPr>
        <w:t xml:space="preserve">with </w:t>
      </w:r>
      <w:r w:rsidR="002B7661" w:rsidRPr="0020744C">
        <w:rPr>
          <w:rFonts w:cs="Times New Roman"/>
          <w:szCs w:val="24"/>
        </w:rPr>
        <w:t>HIV</w:t>
      </w:r>
      <w:r w:rsidRPr="0020744C">
        <w:rPr>
          <w:rFonts w:cs="Times New Roman"/>
          <w:szCs w:val="24"/>
        </w:rPr>
        <w:t xml:space="preserve"> include </w:t>
      </w:r>
      <w:r w:rsidR="00AB71B7">
        <w:rPr>
          <w:rFonts w:cs="Times New Roman"/>
          <w:szCs w:val="24"/>
        </w:rPr>
        <w:t xml:space="preserve">those who got vertically infected who </w:t>
      </w:r>
      <w:r w:rsidRPr="0020744C">
        <w:rPr>
          <w:rFonts w:cs="Times New Roman"/>
          <w:szCs w:val="24"/>
        </w:rPr>
        <w:t>could either be on treatment or slow progressors who are not on treatment</w:t>
      </w:r>
      <w:r w:rsidR="000C48FD">
        <w:rPr>
          <w:rFonts w:cs="Times New Roman"/>
          <w:szCs w:val="24"/>
        </w:rPr>
        <w:t xml:space="preserve"> and those who have acquired it horizontally</w:t>
      </w:r>
      <w:r w:rsidRPr="0020744C">
        <w:rPr>
          <w:rFonts w:cs="Times New Roman"/>
          <w:szCs w:val="24"/>
        </w:rPr>
        <w:t xml:space="preserve">. </w:t>
      </w:r>
    </w:p>
    <w:p w14:paraId="3A8D032A" w14:textId="6A1D0CCD" w:rsidR="006D5541" w:rsidRDefault="006D5541" w:rsidP="009B1B52">
      <w:pPr>
        <w:rPr>
          <w:rFonts w:cs="Times New Roman"/>
          <w:szCs w:val="24"/>
        </w:rPr>
      </w:pPr>
      <w:r w:rsidRPr="0020744C">
        <w:rPr>
          <w:rFonts w:cs="Times New Roman"/>
          <w:szCs w:val="24"/>
        </w:rPr>
        <w:lastRenderedPageBreak/>
        <w:t>Different contextual and social factors increase the vulnerability of adolescents to horizontal transmission of HIV. They include gender, age, sexual orientation, education and economic status as well as value systems about sexual activity. Adolescents who are especially vulnerable include orphans, refugees and migrants and those affected by humanitarian crises. Having HIV is a risk factor in that there may be stigmatization and a higher likelihood of being orphaned by AIDS leading them to engage in sex in order to gain economic support</w:t>
      </w:r>
      <w:r>
        <w:rPr>
          <w:rFonts w:cs="Times New Roman"/>
          <w:szCs w:val="24"/>
        </w:rPr>
        <w:t xml:space="preserve"> </w:t>
      </w:r>
      <w:r>
        <w:rPr>
          <w:rFonts w:cs="Times New Roman"/>
          <w:szCs w:val="24"/>
        </w:rPr>
        <w:fldChar w:fldCharType="begin"/>
      </w:r>
      <w:r w:rsidR="00CF6BC8">
        <w:rPr>
          <w:rFonts w:cs="Times New Roman"/>
          <w:szCs w:val="24"/>
        </w:rPr>
        <w:instrText xml:space="preserve"> ADDIN ZOTERO_ITEM CSL_CITATION {"citationID":"9ADUew2e","properties":{"formattedCitation":"(34)","plainCitation":"(34)","noteIndex":0},"citationItems":[{"id":60,"uris":["http://zotero.org/users/local/UxnFgeSF/items/XYQ78CT8"],"itemData":{"id":60,"type":"book","abstract":"Adolescents (10–19 years) and young people (20–24 years) continue to be vulnerable, both socially and economically, to HIV infection despite efforts to date. This is particularly true for adolescents — especially girls — who live in settings with a generalized HIV epidemic or who are members of key populations at higher risk for HIV acquisition or transmission through sexual transmission and injecting drug use. In 2012, there were approximately 2.1 million adolescents living with HIV. About one-seventh of all new HIV infections occur during adolescence. These guidelines provide specific recommendations and expert suggestions — for national policy-makers and programme managers and their partners and stakeholders— on prioritizing, planning and providing HIV testing, counselling, treatment and care services for adolescents.","call-number":"NBK217962","collection-title":"WHO Guidelines Approved by the Guidelines Review Committee","event-place":"Geneva","ISBN":"978-92-4-150616-8","language":"eng","license":"Copyright © World Health Organization 2013.","note":"PMID: 25032477","publisher":"World Health Organization","publisher-place":"Geneva","source":"PubMed","title":"HIV and Adolescents: Guidance for HIV Testing and Counselling and Care for Adolescents Living with HIV: Recommendations for a Public Health Approach and Considerations for Policy-Makers and Managers","title-short":"HIV and Adolescents","URL":"http://www.ncbi.nlm.nih.gov/books/NBK217962/","accessed":{"date-parts":[["2024",2,6]]},"issued":{"date-parts":[["2013"]]}}}],"schema":"https://github.com/citation-style-language/schema/raw/master/csl-citation.json"} </w:instrText>
      </w:r>
      <w:r>
        <w:rPr>
          <w:rFonts w:cs="Times New Roman"/>
          <w:szCs w:val="24"/>
        </w:rPr>
        <w:fldChar w:fldCharType="separate"/>
      </w:r>
      <w:r w:rsidR="00CF6BC8" w:rsidRPr="00CF6BC8">
        <w:rPr>
          <w:rFonts w:cs="Times New Roman"/>
        </w:rPr>
        <w:t>(34)</w:t>
      </w:r>
      <w:r>
        <w:rPr>
          <w:rFonts w:cs="Times New Roman"/>
          <w:szCs w:val="24"/>
        </w:rPr>
        <w:fldChar w:fldCharType="end"/>
      </w:r>
      <w:r w:rsidRPr="0020744C">
        <w:rPr>
          <w:rFonts w:cs="Times New Roman"/>
          <w:szCs w:val="24"/>
        </w:rPr>
        <w:t xml:space="preserve">. </w:t>
      </w:r>
    </w:p>
    <w:p w14:paraId="7CCBA244" w14:textId="2850117D" w:rsidR="007A7444" w:rsidRDefault="007A7444" w:rsidP="009B1B52">
      <w:pPr>
        <w:rPr>
          <w:rFonts w:cs="Times New Roman"/>
          <w:szCs w:val="24"/>
        </w:rPr>
      </w:pPr>
      <w:r>
        <w:rPr>
          <w:rFonts w:cs="Times New Roman"/>
          <w:szCs w:val="24"/>
        </w:rPr>
        <w:t xml:space="preserve">Pre-existing mental health disorders </w:t>
      </w:r>
      <w:r w:rsidR="00A83D43">
        <w:rPr>
          <w:rFonts w:cs="Times New Roman"/>
          <w:szCs w:val="24"/>
        </w:rPr>
        <w:t xml:space="preserve">that are inadequately controlled </w:t>
      </w:r>
      <w:r>
        <w:rPr>
          <w:rFonts w:cs="Times New Roman"/>
          <w:szCs w:val="24"/>
        </w:rPr>
        <w:t xml:space="preserve">are </w:t>
      </w:r>
      <w:r w:rsidRPr="007A7444">
        <w:rPr>
          <w:rFonts w:cs="Times New Roman"/>
          <w:szCs w:val="24"/>
        </w:rPr>
        <w:t xml:space="preserve">associated with increased risk of HIV </w:t>
      </w:r>
      <w:r>
        <w:rPr>
          <w:rFonts w:cs="Times New Roman"/>
          <w:szCs w:val="24"/>
        </w:rPr>
        <w:t>due to failure of compliance with medication and increased likelihood behavioral risk factors such as unsafe sexual practices</w:t>
      </w:r>
      <w:r w:rsidRPr="007A7444">
        <w:rPr>
          <w:rFonts w:cs="Times New Roman"/>
          <w:szCs w:val="24"/>
        </w:rPr>
        <w:t xml:space="preserve"> </w:t>
      </w:r>
      <w:r>
        <w:rPr>
          <w:rFonts w:cs="Times New Roman"/>
          <w:szCs w:val="24"/>
        </w:rPr>
        <w:t xml:space="preserve">with multiple partners, intravenous drug use and sexual abuse </w:t>
      </w:r>
      <w:r w:rsidR="00652382">
        <w:rPr>
          <w:rFonts w:cs="Times New Roman"/>
          <w:szCs w:val="24"/>
        </w:rPr>
        <w:t>. They may also interfere with the ability to assimilate information on HIV/AIDS such as safe sex</w:t>
      </w:r>
      <w:r w:rsidR="00A83D43">
        <w:rPr>
          <w:rFonts w:cs="Times New Roman"/>
          <w:szCs w:val="24"/>
        </w:rPr>
        <w:t xml:space="preserve"> </w:t>
      </w:r>
      <w:r w:rsidR="00A83D43">
        <w:rPr>
          <w:rFonts w:cs="Times New Roman"/>
          <w:szCs w:val="24"/>
        </w:rPr>
        <w:fldChar w:fldCharType="begin"/>
      </w:r>
      <w:r w:rsidR="00CF6BC8">
        <w:rPr>
          <w:rFonts w:cs="Times New Roman"/>
          <w:szCs w:val="24"/>
        </w:rPr>
        <w:instrText xml:space="preserve"> ADDIN ZOTERO_ITEM CSL_CITATION {"citationID":"eCD5KcCd","properties":{"formattedCitation":"(35,36)","plainCitation":"(35,36)","noteIndex":0},"citationItems":[{"id":97,"uris":["http://zotero.org/users/local/UxnFgeSF/items/HF7XQK94"],"itemData":{"id":97,"type":"article-journal","abstract":"Introduction:\nDepression, being the most common neuropsychiatric complication of HIV, is also associated with increased health-care utilization, decreased quality of life (QOL), and poor adherence to antiretroviral therapy (ART). Depression is a multidimensional disorder affected by a variety of biological, psychological, and social determinants and this relation becomes more complicated in HIV patients. The current study therefore aimed to investigate the sociodemographic and clinical determinants of depression and assess difference in the QOL of HIV patients not having depression and those suffering from depression.\n\nMaterials and Methods:\nA cross-sectional study was conducted at an ART center in a tertiary care hospital in HIV/AIDS patients of 18 years of age. Sociodemographic and clinical characteristics were studied, depression anxiety and stress scale-21 was used to assess depression, and QOL assessment was done using WHOQOL-HIV BREF questionnaire.\n\nResults and Conclusions:\nOut of 754 study subjects, 377, i.e., 50% suffered from depression and nearly 75.9% of them were in the age group of 25–44 years. The prevalence of depression was higher in females, illiterates, and unemployed HIV patients as compared to males, literates, and employed subjects, respectively. HIV patients who were depressed had significantly lower QOL than the subjects not suffering from depression, more so in the environment and social relationships domains.","container-title":"Journal of Family Medicine and Primary Care","DOI":"10.4103/2249-4863.222016","ISSN":"2249-4863","issue":"3","journalAbbreviation":"J Family Med Prim Care","note":"PMID: 29417006\nPMCID: PMC5787953","page":"549-553","source":"PubMed Central","title":"Depression and its associated factors among people living with HIV/AIDS: Can it affect their quality of life?","title-short":"Depression and its associated factors among people living with HIV/AIDS","volume":"6","author":[{"family":"Deshmukh","given":"Namita Navanit"},{"family":"Borkar","given":"Avinash M."},{"family":"Deshmukh","given":"Jyotsna S."}],"issued":{"date-parts":[["2017"]]}}},{"id":220,"uris":["http://zotero.org/users/local/UxnFgeSF/items/ARPFB99J"],"itemData":{"id":220,"type":"article-journal","abstract":"Abstract\n            We followed adolescents and adults living with HIV aged older than 15 years who enrolled in a South African private-sector HIV programme to examine adherence and viral non-suppression (viral load &gt; 400 copies/mL) of participants with (20,743, 38%) and without (33,635, 62%) mental health diagnoses. Mental health diagnoses were associated with unfavourable adherence patterns. The risk of viral non-suppression was higher among patients with organic mental disorders [adjusted risk ratio (aRR) 1.55, 95% confidence interval (CI) 1.22–1.96], substance use disorders (aRR 1.53, 95% CI 1.19–1.97), serious mental disorders (aRR 1.30, 95% CI 1.09–1.54), and depression (aRR 1.19, 95% CI 1.10–1.28) when compared with patients without mental health diagnoses. The risk of viral non-suppression was also higher among males, adolescents (15–19 years), and young adults (20–24 years). Our study highlights the need for psychosocial interventions to improve HIV treatment outcomes—particularly of adolescents and young adults—and supports strengthening mental health services in HIV treatment programmes.\n          , \n            Resumen\n            Monitoreamos adolescentes y adultos mayores de 15 años que viven con VIH y que están registrados en un programa privado Surafricano para el tratamiento del VIH. Nuestro propósito fue examinar adherencia a los medicamentos y supresión viral (carga viral &lt; 400 copias/mL) en los participantes con (20,743, 38%) y sin (33,635, 62%) diagnósticos de salud mental. Los diagnósticos de salud mental estuvieron asociados con patrones de adherencia desfavorables. Comparados con pacientes sin diagnósticos de salud mental, el riesgo de no supresión viral fue más alto entre pacientes con desórdenes mentales orgánicos [riesgo relativo ajustado (aRR) 1.55, 95% intervalo de confidencia (CI) 1.22–1.96], desórdenes en el uso de sustancias (aRR 1.53, 95% CI 1.19–1.97), desórdenes mentales serios (aRR 1.30, 95% CI 1.09–1.54), y depresión (aRR 1.19, 95% CI 1.10–1.28). El riesgo de no supresión viral también fue más alto en hombres que en mujeres, en adolescentes (15–19 años), y en adultos jóvenes. Nuestro estudio resalta la necesidad de intervenciones psicosociales para mejorar los resultados del tratamiento contra el VIH –particularmente en adolescentes y adultos jóvenes—, y respalda el fortalecimiento de servicios de salud mental como parte de los programas para el tratamiento del VIH.","container-title":"AIDS and Behavior","DOI":"10.1007/s10461-022-03916-x","ISSN":"1090-7165, 1573-3254","issue":"6","journalAbbreviation":"AIDS Behav","language":"en","page":"1849-1861","source":"DOI.org (Crossref)","title":"Mental Health, ART Adherence, and Viral Suppression Among Adolescents and Adults Living with HIV in South Africa: A Cohort Study","title-short":"Mental Health, ART Adherence, and Viral Suppression Among Adolescents and Adults Living with HIV in South Africa","volume":"27","author":[{"family":"Haas","given":"Andreas D."},{"family":"Lienhard","given":"Raphael"},{"family":"Didden","given":"Christiane"},{"family":"Cornell","given":"Morna"},{"family":"Folb","given":"Naomi"},{"family":"Boshomane","given":"Tebatso M. G."},{"family":"Salazar-Vizcaya","given":"Luisa"},{"family":"Ruffieux","given":"Yann"},{"family":"Nyakato","given":"Patience"},{"family":"Wettstein","given":"Anja E."},{"family":"Tlali","given":"Mpho"},{"family":"Davies","given":"Mary-Ann"},{"family":"Von Groote","given":"Per"},{"family":"Wainberg","given":"Milton"},{"family":"Egger","given":"Matthias"},{"family":"Maartens","given":"Gary"},{"family":"Joska","given":"John A."}],"issued":{"date-parts":[["2023",6]]}}}],"schema":"https://github.com/citation-style-language/schema/raw/master/csl-citation.json"} </w:instrText>
      </w:r>
      <w:r w:rsidR="00A83D43">
        <w:rPr>
          <w:rFonts w:cs="Times New Roman"/>
          <w:szCs w:val="24"/>
        </w:rPr>
        <w:fldChar w:fldCharType="separate"/>
      </w:r>
      <w:r w:rsidR="00CF6BC8" w:rsidRPr="00CF6BC8">
        <w:rPr>
          <w:rFonts w:cs="Times New Roman"/>
        </w:rPr>
        <w:t>(35,36)</w:t>
      </w:r>
      <w:r w:rsidR="00A83D43">
        <w:rPr>
          <w:rFonts w:cs="Times New Roman"/>
          <w:szCs w:val="24"/>
        </w:rPr>
        <w:fldChar w:fldCharType="end"/>
      </w:r>
      <w:r w:rsidR="00652382">
        <w:rPr>
          <w:rFonts w:cs="Times New Roman"/>
          <w:szCs w:val="24"/>
        </w:rPr>
        <w:t xml:space="preserve">. </w:t>
      </w:r>
    </w:p>
    <w:p w14:paraId="100BBE20" w14:textId="253E7C01" w:rsidR="00093246" w:rsidRDefault="007E30CE" w:rsidP="009B1B52">
      <w:pPr>
        <w:rPr>
          <w:rFonts w:cs="Times New Roman"/>
          <w:szCs w:val="24"/>
        </w:rPr>
      </w:pPr>
      <w:r>
        <w:rPr>
          <w:rFonts w:cs="Times New Roman"/>
          <w:szCs w:val="24"/>
        </w:rPr>
        <w:t>HIV</w:t>
      </w:r>
      <w:r w:rsidR="00CF0B3F" w:rsidRPr="00991F4D">
        <w:rPr>
          <w:rFonts w:cs="Times New Roman"/>
          <w:szCs w:val="24"/>
        </w:rPr>
        <w:t xml:space="preserve"> penetrates the central nervous system </w:t>
      </w:r>
      <w:r w:rsidR="006402D7">
        <w:rPr>
          <w:rFonts w:cs="Times New Roman"/>
          <w:szCs w:val="24"/>
        </w:rPr>
        <w:t xml:space="preserve">causing encephalitis which leads to </w:t>
      </w:r>
      <w:r w:rsidR="00CF0B3F" w:rsidRPr="00991F4D">
        <w:rPr>
          <w:rFonts w:cs="Times New Roman"/>
          <w:szCs w:val="24"/>
        </w:rPr>
        <w:t>loss of integrity of the blood-brain barrier. This allow</w:t>
      </w:r>
      <w:r w:rsidR="00991F4D" w:rsidRPr="00991F4D">
        <w:rPr>
          <w:rFonts w:cs="Times New Roman"/>
          <w:szCs w:val="24"/>
        </w:rPr>
        <w:t>s</w:t>
      </w:r>
      <w:r w:rsidR="00CF0B3F" w:rsidRPr="00991F4D">
        <w:rPr>
          <w:rFonts w:cs="Times New Roman"/>
          <w:szCs w:val="24"/>
        </w:rPr>
        <w:t xml:space="preserve"> cellular and non-cellular inflammatory</w:t>
      </w:r>
      <w:r w:rsidR="00991F4D" w:rsidRPr="00991F4D">
        <w:rPr>
          <w:rFonts w:cs="Times New Roman"/>
          <w:szCs w:val="24"/>
        </w:rPr>
        <w:t xml:space="preserve"> immune</w:t>
      </w:r>
      <w:r w:rsidR="00CF0B3F" w:rsidRPr="00991F4D">
        <w:rPr>
          <w:rFonts w:cs="Times New Roman"/>
          <w:szCs w:val="24"/>
        </w:rPr>
        <w:t xml:space="preserve"> components to enter resulting in damage to neurons and</w:t>
      </w:r>
      <w:r w:rsidR="00991F4D" w:rsidRPr="00991F4D">
        <w:rPr>
          <w:rFonts w:cs="Times New Roman"/>
          <w:szCs w:val="24"/>
        </w:rPr>
        <w:t xml:space="preserve"> glial cells</w:t>
      </w:r>
      <w:r>
        <w:rPr>
          <w:rFonts w:cs="Times New Roman"/>
          <w:szCs w:val="24"/>
        </w:rPr>
        <w:t xml:space="preserve"> altering the brain structure resulting in defects in cognitive and motor development</w:t>
      </w:r>
      <w:r w:rsidR="00A83D43">
        <w:rPr>
          <w:rFonts w:cs="Times New Roman"/>
          <w:szCs w:val="24"/>
        </w:rPr>
        <w:fldChar w:fldCharType="begin"/>
      </w:r>
      <w:r w:rsidR="00CF6BC8">
        <w:rPr>
          <w:rFonts w:cs="Times New Roman"/>
          <w:szCs w:val="24"/>
        </w:rPr>
        <w:instrText xml:space="preserve"> ADDIN ZOTERO_ITEM CSL_CITATION {"citationID":"VuKFZ25r","properties":{"formattedCitation":"(37)","plainCitation":"(37)","noteIndex":0},"citationItems":[{"id":217,"uris":["http://zotero.org/users/local/UxnFgeSF/items/NHVJF768"],"itemData":{"id":217,"type":"article-journal","abstract":"BACKGROUND: Studies have found that adolescents living with HIV are at risk of depression, which in turn affects adherence to medication. This study explored the experience and manifestation of depression in adolescents living with HIV in Zimbabwe in order to inform intervention development.\nMETHODS: We conducted a body mapping exercise with 21 HIV positive 15-19 years olds who had been diagnosed with major depressive disorder. Participants created a painted map of their body to assist them in expressing their somatic and emotional experiences in qualitative interviews. The interviews were transcribed and thematically coded using NVivo 10.\nRESULTS: Participants attributed their experiences of depression to their relationships and interactions with significant people in their lives, primarily family members and peers. A sense of being different from others was common among participants, both due to their HIV status and the impact HIV has had on their life circumstances. Participants described a longing to be important or to matter to the people in their lives. A sense of isolation and rejection was common, as well as grief and loss, including ambiguous and anticipated loss. Participants' idioms of distress included 'thinking deeply' ('kufungisisa'), 'pain', darkness, 'stress' or a lack of hope and ambiguity for the future. Suicidal ideation was described, including slow suicide through poor adherence. Supportive factors were also relational, including the importance of supportive relatives and peers, clinic staff and psychosocial support programmes.\nCONCLUSIONS: An understanding of HIV positive adolescents' own narratives around depression can inform the development and integration of appropriate mental health interventions within HIV care and treatment programmes. Study findings suggest that family and peer-led interventions are potentially useful in the prevention and management of depression in adolescents living with HIV.","container-title":"PloS One","DOI":"10.1371/journal.pone.0190423","ISSN":"1932-6203","issue":"1","journalAbbreviation":"PLoS One","language":"eng","note":"PMID: 29298326\nPMCID: PMC5752002","page":"e0190423","source":"PubMed","title":"Understanding the experience and manifestation of depression in adolescents living with HIV in Harare, Zimbabwe","volume":"13","author":[{"family":"Willis","given":"Nicola"},{"family":"Mavhu","given":"Webster"},{"family":"Wogrin","given":"Carol"},{"family":"Mutsinze","given":"Abigail"},{"family":"Kagee","given":"Ashraf"}],"issued":{"date-parts":[["2018"]]}}}],"schema":"https://github.com/citation-style-language/schema/raw/master/csl-citation.json"} </w:instrText>
      </w:r>
      <w:r w:rsidR="00A83D43">
        <w:rPr>
          <w:rFonts w:cs="Times New Roman"/>
          <w:szCs w:val="24"/>
        </w:rPr>
        <w:fldChar w:fldCharType="separate"/>
      </w:r>
      <w:r w:rsidR="00CF6BC8" w:rsidRPr="00CF6BC8">
        <w:rPr>
          <w:rFonts w:cs="Times New Roman"/>
        </w:rPr>
        <w:t>(37)</w:t>
      </w:r>
      <w:r w:rsidR="00A83D43">
        <w:rPr>
          <w:rFonts w:cs="Times New Roman"/>
          <w:szCs w:val="24"/>
        </w:rPr>
        <w:fldChar w:fldCharType="end"/>
      </w:r>
      <w:r>
        <w:rPr>
          <w:rFonts w:cs="Times New Roman"/>
          <w:szCs w:val="24"/>
        </w:rPr>
        <w:t xml:space="preserve">. </w:t>
      </w:r>
    </w:p>
    <w:p w14:paraId="7AF84BBF" w14:textId="0FCDBA25" w:rsidR="009D29F0" w:rsidRPr="00D05551" w:rsidRDefault="00093246" w:rsidP="009B1B52">
      <w:pPr>
        <w:rPr>
          <w:rFonts w:cs="Times New Roman"/>
          <w:szCs w:val="24"/>
        </w:rPr>
      </w:pPr>
      <w:r>
        <w:rPr>
          <w:rFonts w:cs="Times New Roman"/>
          <w:szCs w:val="24"/>
        </w:rPr>
        <w:t>Children with HIV/AIDS often have growth suppression</w:t>
      </w:r>
      <w:r w:rsidR="00E73113">
        <w:rPr>
          <w:rFonts w:cs="Times New Roman"/>
          <w:szCs w:val="24"/>
        </w:rPr>
        <w:t xml:space="preserve"> manifesting as delayed puberty and adrenarche</w:t>
      </w:r>
      <w:r>
        <w:rPr>
          <w:rFonts w:cs="Times New Roman"/>
          <w:szCs w:val="24"/>
        </w:rPr>
        <w:t xml:space="preserve"> attributed to </w:t>
      </w:r>
      <w:r w:rsidR="000F6F84">
        <w:rPr>
          <w:rFonts w:cs="Times New Roman"/>
          <w:szCs w:val="24"/>
        </w:rPr>
        <w:t>growth hormone resistance and increased cortisol levels</w:t>
      </w:r>
      <w:r w:rsidR="00E73113">
        <w:rPr>
          <w:rFonts w:cs="Times New Roman"/>
          <w:szCs w:val="24"/>
        </w:rPr>
        <w:t xml:space="preserve">. </w:t>
      </w:r>
      <w:r w:rsidR="000F6F84">
        <w:rPr>
          <w:rFonts w:cs="Times New Roman"/>
          <w:szCs w:val="24"/>
        </w:rPr>
        <w:t xml:space="preserve"> </w:t>
      </w:r>
      <w:r w:rsidR="00AB71B7">
        <w:rPr>
          <w:rFonts w:cs="Times New Roman"/>
          <w:szCs w:val="24"/>
        </w:rPr>
        <w:t xml:space="preserve">Higher rates of </w:t>
      </w:r>
      <w:r w:rsidR="00E73113" w:rsidRPr="00D05551">
        <w:rPr>
          <w:rFonts w:cs="Times New Roman"/>
          <w:szCs w:val="24"/>
        </w:rPr>
        <w:t xml:space="preserve">mental health disorders and </w:t>
      </w:r>
      <w:r w:rsidR="009D29F0" w:rsidRPr="00D05551">
        <w:rPr>
          <w:rFonts w:cs="Times New Roman"/>
          <w:szCs w:val="24"/>
        </w:rPr>
        <w:t xml:space="preserve">substance abuse </w:t>
      </w:r>
      <w:r w:rsidR="00E73113" w:rsidRPr="00D05551">
        <w:rPr>
          <w:rFonts w:cs="Times New Roman"/>
          <w:szCs w:val="24"/>
        </w:rPr>
        <w:t xml:space="preserve">are reported among the ALHIV partly attributed to </w:t>
      </w:r>
      <w:r w:rsidR="009D29F0" w:rsidRPr="00D05551">
        <w:rPr>
          <w:rFonts w:cs="Times New Roman"/>
          <w:szCs w:val="24"/>
        </w:rPr>
        <w:t xml:space="preserve">disclosure and declaration of HIV status </w:t>
      </w:r>
      <w:r w:rsidR="00E73113" w:rsidRPr="00D05551">
        <w:rPr>
          <w:rFonts w:cs="Times New Roman"/>
          <w:szCs w:val="24"/>
        </w:rPr>
        <w:t xml:space="preserve">.Those who acquire HIV horizontally may be guilt ridden while those who acquire vertically may blame their parents, both cases necessitating psychosocial </w:t>
      </w:r>
      <w:r w:rsidR="009D29F0" w:rsidRPr="00D05551">
        <w:rPr>
          <w:rFonts w:cs="Times New Roman"/>
          <w:szCs w:val="24"/>
        </w:rPr>
        <w:t>counseling</w:t>
      </w:r>
      <w:r w:rsidR="00E73113" w:rsidRPr="00D05551">
        <w:rPr>
          <w:rFonts w:cs="Times New Roman"/>
          <w:szCs w:val="24"/>
        </w:rPr>
        <w:t>.</w:t>
      </w:r>
    </w:p>
    <w:p w14:paraId="270A6460" w14:textId="291B215D" w:rsidR="00BC16E4" w:rsidRDefault="00BC16E4" w:rsidP="009B1B52">
      <w:pPr>
        <w:rPr>
          <w:rStyle w:val="hgkelc"/>
          <w:rFonts w:cs="Times New Roman"/>
          <w:szCs w:val="24"/>
          <w:lang w:val="en"/>
        </w:rPr>
      </w:pPr>
      <w:r w:rsidRPr="00BC16E4">
        <w:rPr>
          <w:rFonts w:cs="Times New Roman"/>
          <w:szCs w:val="24"/>
        </w:rPr>
        <w:t xml:space="preserve">Testing positive for HIV in itself has been shown to be a stressor </w:t>
      </w:r>
      <w:r w:rsidR="00F15402">
        <w:rPr>
          <w:rFonts w:cs="Times New Roman"/>
          <w:szCs w:val="24"/>
        </w:rPr>
        <w:t xml:space="preserve">due to the impact of the diagnosis and the subsequent effects such as </w:t>
      </w:r>
      <w:r w:rsidR="007E30CE">
        <w:rPr>
          <w:rFonts w:cs="Times New Roman"/>
          <w:szCs w:val="24"/>
        </w:rPr>
        <w:t>a complex therapeutic regimen and shortened life expectancy as well as stigmatization, loss of social support</w:t>
      </w:r>
      <w:r w:rsidR="00F15402">
        <w:rPr>
          <w:rFonts w:cs="Times New Roman"/>
          <w:szCs w:val="24"/>
        </w:rPr>
        <w:t xml:space="preserve"> and discrimination</w:t>
      </w:r>
      <w:r w:rsidR="007E30CE">
        <w:rPr>
          <w:rFonts w:cs="Times New Roman"/>
          <w:szCs w:val="24"/>
        </w:rPr>
        <w:t xml:space="preserve">, </w:t>
      </w:r>
      <w:r w:rsidRPr="00BC16E4">
        <w:rPr>
          <w:rFonts w:cs="Times New Roman"/>
          <w:szCs w:val="24"/>
        </w:rPr>
        <w:t>that leads to s</w:t>
      </w:r>
      <w:r w:rsidRPr="00BC16E4">
        <w:rPr>
          <w:rStyle w:val="hgkelc"/>
          <w:rFonts w:cs="Times New Roman"/>
          <w:szCs w:val="24"/>
          <w:lang w:val="en"/>
        </w:rPr>
        <w:t xml:space="preserve">tress </w:t>
      </w:r>
      <w:r>
        <w:rPr>
          <w:rStyle w:val="hgkelc"/>
          <w:rFonts w:cs="Times New Roman"/>
          <w:szCs w:val="24"/>
          <w:lang w:val="en"/>
        </w:rPr>
        <w:t xml:space="preserve">causing changes </w:t>
      </w:r>
      <w:r w:rsidR="006C3E06">
        <w:rPr>
          <w:rStyle w:val="hgkelc"/>
          <w:rFonts w:cs="Times New Roman"/>
          <w:szCs w:val="24"/>
          <w:lang w:val="en"/>
        </w:rPr>
        <w:t>in cognition</w:t>
      </w:r>
      <w:r w:rsidR="00A83D43">
        <w:rPr>
          <w:rStyle w:val="hgkelc"/>
          <w:rFonts w:cs="Times New Roman"/>
          <w:szCs w:val="24"/>
          <w:lang w:val="en"/>
        </w:rPr>
        <w:t xml:space="preserve"> </w:t>
      </w:r>
      <w:r w:rsidR="00A83D43">
        <w:rPr>
          <w:rStyle w:val="hgkelc"/>
          <w:rFonts w:cs="Times New Roman"/>
          <w:szCs w:val="24"/>
          <w:lang w:val="en"/>
        </w:rPr>
        <w:fldChar w:fldCharType="begin"/>
      </w:r>
      <w:r w:rsidR="00CF6BC8">
        <w:rPr>
          <w:rStyle w:val="hgkelc"/>
          <w:rFonts w:cs="Times New Roman"/>
          <w:szCs w:val="24"/>
          <w:lang w:val="en"/>
        </w:rPr>
        <w:instrText xml:space="preserve"> ADDIN ZOTERO_ITEM CSL_CITATION {"citationID":"PJu0EImr","properties":{"formattedCitation":"(38)","plainCitation":"(38)","noteIndex":0},"citationItems":[{"id":215,"uris":["http://zotero.org/users/local/UxnFgeSF/items/6QY6XCDR"],"itemData":{"id":215,"type":"article-journal","container-title":"Open Journal of Psychiatry","DOI":"10.4236/ojpsych.2018.82009","ISSN":"2161-7325, 2161-7333","issue":"02","journalAbbreviation":"OJPsych","page":"97-114","source":"DOI.org (Crossref)","title":"Mental Health Problems Experienced by HIV Positive Adolescents; A Case of Choma District, Zambia","volume":"08","author":[{"family":"Lyambai","given":"Kestone"},{"family":"Mwape","given":"Lonia"}],"issued":{"date-parts":[["2018"]]}}}],"schema":"https://github.com/citation-style-language/schema/raw/master/csl-citation.json"} </w:instrText>
      </w:r>
      <w:r w:rsidR="00A83D43">
        <w:rPr>
          <w:rStyle w:val="hgkelc"/>
          <w:rFonts w:cs="Times New Roman"/>
          <w:szCs w:val="24"/>
          <w:lang w:val="en"/>
        </w:rPr>
        <w:fldChar w:fldCharType="separate"/>
      </w:r>
      <w:r w:rsidR="00CF6BC8" w:rsidRPr="00CF6BC8">
        <w:rPr>
          <w:rFonts w:cs="Times New Roman"/>
        </w:rPr>
        <w:t>(38)</w:t>
      </w:r>
      <w:r w:rsidR="00A83D43">
        <w:rPr>
          <w:rStyle w:val="hgkelc"/>
          <w:rFonts w:cs="Times New Roman"/>
          <w:szCs w:val="24"/>
          <w:lang w:val="en"/>
        </w:rPr>
        <w:fldChar w:fldCharType="end"/>
      </w:r>
      <w:r w:rsidR="00F15402">
        <w:rPr>
          <w:rStyle w:val="hgkelc"/>
          <w:rFonts w:cs="Times New Roman"/>
          <w:szCs w:val="24"/>
          <w:lang w:val="en"/>
        </w:rPr>
        <w:t xml:space="preserve">. </w:t>
      </w:r>
      <w:r w:rsidR="006402D7">
        <w:rPr>
          <w:rStyle w:val="hgkelc"/>
          <w:rFonts w:cs="Times New Roman"/>
          <w:szCs w:val="24"/>
          <w:lang w:val="en"/>
        </w:rPr>
        <w:t>ALHIV are likely to have ill parents who require constant medical care while others are likely to be orphaned,</w:t>
      </w:r>
      <w:r w:rsidR="00104EE2">
        <w:rPr>
          <w:rStyle w:val="hgkelc"/>
          <w:rFonts w:cs="Times New Roman"/>
          <w:szCs w:val="24"/>
          <w:lang w:val="en"/>
        </w:rPr>
        <w:t xml:space="preserve"> </w:t>
      </w:r>
      <w:r w:rsidR="006402D7">
        <w:rPr>
          <w:rStyle w:val="hgkelc"/>
          <w:rFonts w:cs="Times New Roman"/>
          <w:szCs w:val="24"/>
          <w:lang w:val="en"/>
        </w:rPr>
        <w:t xml:space="preserve">both of which increase the likelihood of </w:t>
      </w:r>
      <w:r w:rsidR="000839E6">
        <w:rPr>
          <w:rStyle w:val="hgkelc"/>
          <w:rFonts w:cs="Times New Roman"/>
          <w:szCs w:val="24"/>
          <w:lang w:val="en"/>
        </w:rPr>
        <w:t xml:space="preserve">mental health problems. </w:t>
      </w:r>
    </w:p>
    <w:p w14:paraId="0CB3513F" w14:textId="6D85583F" w:rsidR="00991F4D" w:rsidRPr="00991F4D" w:rsidRDefault="00991F4D" w:rsidP="009B1B52">
      <w:pPr>
        <w:rPr>
          <w:rFonts w:cs="Times New Roman"/>
          <w:szCs w:val="24"/>
        </w:rPr>
      </w:pPr>
      <w:r>
        <w:rPr>
          <w:rFonts w:cs="Times New Roman"/>
          <w:szCs w:val="24"/>
        </w:rPr>
        <w:t>Some antiretroviral drugs have been associated with changes in cognition, mood and behavior</w:t>
      </w:r>
      <w:r w:rsidR="00B164DC">
        <w:rPr>
          <w:rFonts w:cs="Times New Roman"/>
          <w:szCs w:val="24"/>
        </w:rPr>
        <w:fldChar w:fldCharType="begin"/>
      </w:r>
      <w:r w:rsidR="00CF6BC8">
        <w:rPr>
          <w:rFonts w:cs="Times New Roman"/>
          <w:szCs w:val="24"/>
        </w:rPr>
        <w:instrText xml:space="preserve"> ADDIN ZOTERO_ITEM CSL_CITATION {"citationID":"s2rqMKSw","properties":{"formattedCitation":"(39)","plainCitation":"(39)","noteIndex":0},"citationItems":[{"id":222,"uris":["http://zotero.org/users/local/UxnFgeSF/items/5SVY6C9X"],"itemData":{"id":222,"type":"article-journal","abstract":"Abstract\n            \n              Background\n              It is well known that people living with HIV (PLWH) is in higher risk for the development of depression and it has also been suggested that the use of efavirenz into the antiretroviral regimens increases even that risk.\n            \n            \n              Objective\n              To evaluate the effect of efavirenz-containing antiretroviral regimens on the development of depression in newly ART initiated HIV patients in Ecuador.\n            \n            \n              Methods\n              In a prospective cohort study from June 2016 to May 2017, all newly HIV diagnosed patients at the HIV/AIDS Unit of the Hospital Eugenio Espejo in Quito, Ecuador were evaluated using the Hamilton Rating Scale for Depression followed by a second assessment 8–12 weeks after antiretroviral therapy containing efavirenz was initiated.\n            \n            \n              Results\n              A total of 79 patients, mainly males younger than 35 years were studied. Majority of them were on TDF/FTC/EFV. Initial score in Hamilton Rating Scale revealed that less than 30% had no depression symptoms while almost 40% had mild depression. However, in the second assessment, 22.6% of the subjects had a score in the Hamilton Rating Scale compatible with severe or very severe depression (RR 1.58, 95% CI 1.09 to 2.28; p = 0.05).\n            \n            \n              Conclusion\n              In our cohort study, depression was much higher in patients on Efavirenz-containing treatments. Therefore, assessment for depression must be essential as part of follow-up in these patients.","container-title":"AIDS Research and Therapy","DOI":"10.1186/s12981-020-00303-1","ISSN":"1742-6405","issue":"1","journalAbbreviation":"AIDS Res Ther","language":"en","page":"47","source":"DOI.org (Crossref)","title":"Depression is associated with efavirenz-containing treatments in newly antiretroviral therapy initiated HIV patients in Ecuador","volume":"17","author":[{"family":"Checa","given":"Alejandro"},{"family":"Castillo","given":"Alberto"},{"family":"Camacho","given":"Malena"},{"family":"Tapia","given":"William"},{"family":"Hernandez","given":"Isabel"},{"family":"Teran","given":"Enrique"}],"issued":{"date-parts":[["2020",12]]}}}],"schema":"https://github.com/citation-style-language/schema/raw/master/csl-citation.json"} </w:instrText>
      </w:r>
      <w:r w:rsidR="00B164DC">
        <w:rPr>
          <w:rFonts w:cs="Times New Roman"/>
          <w:szCs w:val="24"/>
        </w:rPr>
        <w:fldChar w:fldCharType="separate"/>
      </w:r>
      <w:r w:rsidR="00CF6BC8" w:rsidRPr="00CF6BC8">
        <w:rPr>
          <w:rFonts w:cs="Times New Roman"/>
        </w:rPr>
        <w:t>(39)</w:t>
      </w:r>
      <w:r w:rsidR="00B164DC">
        <w:rPr>
          <w:rFonts w:cs="Times New Roman"/>
          <w:szCs w:val="24"/>
        </w:rPr>
        <w:fldChar w:fldCharType="end"/>
      </w:r>
      <w:r>
        <w:rPr>
          <w:rFonts w:cs="Times New Roman"/>
          <w:szCs w:val="24"/>
        </w:rPr>
        <w:t xml:space="preserve">. </w:t>
      </w:r>
    </w:p>
    <w:p w14:paraId="74A00DC0" w14:textId="42FC6B34" w:rsidR="00212BDB" w:rsidRPr="004913EC" w:rsidRDefault="00212BDB" w:rsidP="009B1B52">
      <w:pPr>
        <w:pStyle w:val="Heading3"/>
        <w:rPr>
          <w:rFonts w:cs="Times New Roman"/>
          <w:b w:val="0"/>
        </w:rPr>
      </w:pPr>
      <w:bookmarkStart w:id="28" w:name="_Toc212149774"/>
      <w:r w:rsidRPr="004913EC">
        <w:rPr>
          <w:rFonts w:cs="Times New Roman"/>
        </w:rPr>
        <w:lastRenderedPageBreak/>
        <w:t>2.2.</w:t>
      </w:r>
      <w:r w:rsidR="007022F4" w:rsidRPr="004913EC">
        <w:rPr>
          <w:rFonts w:cs="Times New Roman"/>
        </w:rPr>
        <w:t>2</w:t>
      </w:r>
      <w:r w:rsidRPr="004913EC">
        <w:rPr>
          <w:rFonts w:cs="Times New Roman"/>
        </w:rPr>
        <w:t xml:space="preserve"> Other trigge</w:t>
      </w:r>
      <w:r w:rsidR="007022F4" w:rsidRPr="004913EC">
        <w:rPr>
          <w:rFonts w:cs="Times New Roman"/>
        </w:rPr>
        <w:t>rs of Mental Health Disorders</w:t>
      </w:r>
      <w:bookmarkEnd w:id="28"/>
    </w:p>
    <w:p w14:paraId="3B3C6853" w14:textId="36336D11" w:rsidR="00A02CEF" w:rsidRDefault="00A02CEF" w:rsidP="009B1B52">
      <w:pPr>
        <w:rPr>
          <w:rFonts w:cs="Times New Roman"/>
          <w:szCs w:val="24"/>
        </w:rPr>
      </w:pPr>
      <w:r w:rsidRPr="00C27B5D">
        <w:rPr>
          <w:rFonts w:cs="Times New Roman"/>
          <w:szCs w:val="24"/>
        </w:rPr>
        <w:t xml:space="preserve">Adverse childhood </w:t>
      </w:r>
      <w:r w:rsidR="00C725BA">
        <w:rPr>
          <w:rFonts w:cs="Times New Roman"/>
          <w:szCs w:val="24"/>
        </w:rPr>
        <w:t>experiences(ACEs)</w:t>
      </w:r>
      <w:r w:rsidR="001F35CC">
        <w:rPr>
          <w:rFonts w:cs="Times New Roman"/>
          <w:szCs w:val="24"/>
        </w:rPr>
        <w:t xml:space="preserve"> </w:t>
      </w:r>
      <w:r w:rsidR="000327F7" w:rsidRPr="000327F7">
        <w:rPr>
          <w:rFonts w:cs="Times New Roman"/>
          <w:szCs w:val="24"/>
        </w:rPr>
        <w:t xml:space="preserve">are </w:t>
      </w:r>
      <w:r w:rsidR="00AB71B7">
        <w:rPr>
          <w:rFonts w:cs="Times New Roman"/>
          <w:szCs w:val="24"/>
        </w:rPr>
        <w:t xml:space="preserve">defined as </w:t>
      </w:r>
      <w:r w:rsidR="000327F7" w:rsidRPr="000327F7">
        <w:rPr>
          <w:rFonts w:cs="Times New Roman"/>
          <w:szCs w:val="24"/>
        </w:rPr>
        <w:t xml:space="preserve">potentially traumatic events that occur </w:t>
      </w:r>
      <w:r w:rsidR="000327F7">
        <w:rPr>
          <w:rFonts w:cs="Times New Roman"/>
          <w:szCs w:val="24"/>
        </w:rPr>
        <w:t>before age 18</w:t>
      </w:r>
      <w:r w:rsidR="009B78C5">
        <w:rPr>
          <w:rFonts w:cs="Times New Roman"/>
          <w:szCs w:val="24"/>
        </w:rPr>
        <w:t xml:space="preserve"> </w:t>
      </w:r>
      <w:r w:rsidR="009B78C5" w:rsidRPr="009B78C5">
        <w:rPr>
          <w:rFonts w:cs="Times New Roman"/>
          <w:szCs w:val="24"/>
        </w:rPr>
        <w:t>that are not common in normative child development and frequently overwhelm a typical child’s regular coping skills</w:t>
      </w:r>
      <w:r w:rsidR="009B78C5">
        <w:rPr>
          <w:rFonts w:cs="Times New Roman"/>
          <w:szCs w:val="24"/>
        </w:rPr>
        <w:t>. They</w:t>
      </w:r>
      <w:r w:rsidR="008E44EA">
        <w:rPr>
          <w:rFonts w:cs="Times New Roman"/>
          <w:szCs w:val="24"/>
        </w:rPr>
        <w:t xml:space="preserve"> range from poverty, child abuse and neglect, dysfunctional family relations to </w:t>
      </w:r>
      <w:r w:rsidR="009B78C5">
        <w:rPr>
          <w:rFonts w:cs="Times New Roman"/>
          <w:szCs w:val="24"/>
        </w:rPr>
        <w:t xml:space="preserve"> </w:t>
      </w:r>
      <w:r w:rsidR="008E44EA">
        <w:rPr>
          <w:rFonts w:cs="Times New Roman"/>
          <w:szCs w:val="24"/>
        </w:rPr>
        <w:t xml:space="preserve">pollution </w:t>
      </w:r>
      <w:r w:rsidR="000327F7" w:rsidRPr="005828ED">
        <w:rPr>
          <w:rFonts w:cs="Times New Roman"/>
          <w:szCs w:val="24"/>
        </w:rPr>
        <w:t>and</w:t>
      </w:r>
      <w:r w:rsidRPr="005828ED">
        <w:rPr>
          <w:rFonts w:cs="Times New Roman"/>
          <w:szCs w:val="24"/>
        </w:rPr>
        <w:t xml:space="preserve"> </w:t>
      </w:r>
      <w:r w:rsidR="008E44EA">
        <w:rPr>
          <w:rFonts w:cs="Times New Roman"/>
          <w:szCs w:val="24"/>
        </w:rPr>
        <w:t xml:space="preserve">These are viewed as </w:t>
      </w:r>
      <w:r w:rsidRPr="005828ED">
        <w:rPr>
          <w:rFonts w:cs="Times New Roman"/>
          <w:szCs w:val="24"/>
        </w:rPr>
        <w:t>chronic stressors that</w:t>
      </w:r>
      <w:r w:rsidR="008E44EA">
        <w:rPr>
          <w:rFonts w:cs="Times New Roman"/>
          <w:szCs w:val="24"/>
        </w:rPr>
        <w:t xml:space="preserve"> have poor effects to </w:t>
      </w:r>
      <w:r w:rsidRPr="005828ED">
        <w:rPr>
          <w:rFonts w:cs="Times New Roman"/>
          <w:szCs w:val="24"/>
        </w:rPr>
        <w:t>youth mental and physical health</w:t>
      </w:r>
      <w:r w:rsidR="00C27B5D" w:rsidRPr="005828ED">
        <w:rPr>
          <w:rFonts w:cs="Times New Roman"/>
          <w:szCs w:val="24"/>
        </w:rPr>
        <w:fldChar w:fldCharType="begin"/>
      </w:r>
      <w:r w:rsidR="00CF6BC8">
        <w:rPr>
          <w:rFonts w:cs="Times New Roman"/>
          <w:szCs w:val="24"/>
        </w:rPr>
        <w:instrText xml:space="preserve"> ADDIN ZOTERO_ITEM CSL_CITATION {"citationID":"SNOCzxcD","properties":{"formattedCitation":"(25,40)","plainCitation":"(25,40)","noteIndex":0},"citationItems":[{"id":182,"uris":["http://zotero.org/users/local/UxnFgeSF/items/27PXHQEM"],"itemData":{"id":182,"type":"article-journal","container-title":"Journal of Health Service Psychology","DOI":"10.1007/s42843-022-00059-4","ISSN":"2662-2645, 2662-2653","issue":"2","journalAbbreviation":"J Health Serv Psychol","language":"en","page":"69-78","source":"DOI.org (Crossref)","title":"Assessment and Treatment of Adolescents With Chronic Medical Conditions","volume":"48","author":[{"family":"Russo","given":"Kirsten"}],"issued":{"date-parts":[["2022",5]]}}},{"id":207,"uris":["http://zotero.org/users/local/UxnFgeSF/items/NKNGYLCY"],"itemData":{"id":207,"type":"article-journal","abstract":"PURPOSE: Adverse childhood experiences (ACEs) have been linked with poor physical and mental health. This study examined adult respondents' (e.g. parental) reports from the 2016-17 National Survey of Children's Health, a nationally representative study of health outcomes and social contexts of U.S. households with noninstitutionalized children.\nMETHODS: Logistic regression was used to examine associations between ACEs and reports of current depression, anxiety, conduct/behavioral problems, attention-deficit/hyperactivity disorder, and substance use disorder among youth (n = 29,617; 49% female) aged 12-17 years.\nRESULTS: ACEs were associated with an increased likelihood of all current mental health diagnoses, particularly for youth exposed to four or more ACEs.\nCONCLUSION: Although data relied on cross-sectional adult reports, results provide evidence of a graded association between ACEs exposure and adolescents' mental health conditions; associations with substance use disorder were particularly marked. Early childhood, multilevel, trauma-informed interventions are needed to prevent negative youth outcomes associated with ACEs.","container-title":"The Journal of Adolescent Health: Official Publication of the Society for Adolescent Medicine","DOI":"10.1016/j.jadohealth.2020.04.013","ISSN":"1879-1972","issue":"6","journalAbbreviation":"J Adolesc Health","language":"eng","note":"PMID: 32576484","page":"868-870","source":"PubMed","title":"Adverse Childhood Experiences and Mental Health Conditions Among Adolescents","volume":"67","author":[{"family":"Bomysoad","given":"Rachel N."},{"family":"Francis","given":"Lori A."}],"issued":{"date-parts":[["2020",12]]}}}],"schema":"https://github.com/citation-style-language/schema/raw/master/csl-citation.json"} </w:instrText>
      </w:r>
      <w:r w:rsidR="00C27B5D" w:rsidRPr="005828ED">
        <w:rPr>
          <w:rFonts w:cs="Times New Roman"/>
          <w:szCs w:val="24"/>
        </w:rPr>
        <w:fldChar w:fldCharType="separate"/>
      </w:r>
      <w:r w:rsidR="00CF6BC8" w:rsidRPr="00CF6BC8">
        <w:rPr>
          <w:rFonts w:cs="Times New Roman"/>
        </w:rPr>
        <w:t>(25,40)</w:t>
      </w:r>
      <w:r w:rsidR="00C27B5D" w:rsidRPr="005828ED">
        <w:rPr>
          <w:rFonts w:cs="Times New Roman"/>
          <w:szCs w:val="24"/>
        </w:rPr>
        <w:fldChar w:fldCharType="end"/>
      </w:r>
      <w:r w:rsidRPr="005828ED">
        <w:rPr>
          <w:rFonts w:cs="Times New Roman"/>
          <w:szCs w:val="24"/>
        </w:rPr>
        <w:t>.</w:t>
      </w:r>
      <w:r w:rsidR="006969F8" w:rsidRPr="005828ED">
        <w:rPr>
          <w:rFonts w:cs="Times New Roman"/>
          <w:szCs w:val="24"/>
        </w:rPr>
        <w:t xml:space="preserve"> </w:t>
      </w:r>
    </w:p>
    <w:p w14:paraId="11E2EC7A" w14:textId="500E85D1" w:rsidR="00540703" w:rsidRDefault="00540703" w:rsidP="009B1B52">
      <w:pPr>
        <w:rPr>
          <w:rFonts w:cs="Times New Roman"/>
          <w:szCs w:val="24"/>
        </w:rPr>
      </w:pPr>
      <w:r>
        <w:rPr>
          <w:rFonts w:cs="Times New Roman"/>
          <w:szCs w:val="24"/>
        </w:rPr>
        <w:t xml:space="preserve">Exposure to different </w:t>
      </w:r>
      <w:r w:rsidR="009D2F7E">
        <w:rPr>
          <w:rFonts w:cs="Times New Roman"/>
          <w:szCs w:val="24"/>
        </w:rPr>
        <w:t xml:space="preserve">types of </w:t>
      </w:r>
      <w:r>
        <w:rPr>
          <w:rFonts w:cs="Times New Roman"/>
          <w:szCs w:val="24"/>
        </w:rPr>
        <w:t xml:space="preserve">ACE’s </w:t>
      </w:r>
      <w:r w:rsidR="009D2F7E">
        <w:rPr>
          <w:rFonts w:cs="Times New Roman"/>
          <w:szCs w:val="24"/>
        </w:rPr>
        <w:t xml:space="preserve">is associated with different types of mental health disorders with those having four or more types being polytraumatized </w:t>
      </w:r>
      <w:r w:rsidR="008E44EA">
        <w:rPr>
          <w:rFonts w:cs="Times New Roman"/>
          <w:szCs w:val="24"/>
        </w:rPr>
        <w:t xml:space="preserve">hence more likely to have </w:t>
      </w:r>
      <w:r w:rsidR="009D2F7E">
        <w:rPr>
          <w:rFonts w:cs="Times New Roman"/>
          <w:szCs w:val="24"/>
        </w:rPr>
        <w:t>poorer mental health. The probability of having PTSD</w:t>
      </w:r>
      <w:r w:rsidR="008E44EA">
        <w:rPr>
          <w:rFonts w:cs="Times New Roman"/>
          <w:szCs w:val="24"/>
        </w:rPr>
        <w:t xml:space="preserve"> has been reported to be directly proportional to the exposure to ACEs.</w:t>
      </w:r>
      <w:r w:rsidR="00210F77">
        <w:rPr>
          <w:rFonts w:cs="Times New Roman"/>
          <w:szCs w:val="24"/>
        </w:rPr>
        <w:fldChar w:fldCharType="begin"/>
      </w:r>
      <w:r w:rsidR="00CF6BC8">
        <w:rPr>
          <w:rFonts w:cs="Times New Roman"/>
          <w:szCs w:val="24"/>
        </w:rPr>
        <w:instrText xml:space="preserve"> ADDIN ZOTERO_ITEM CSL_CITATION {"citationID":"N4QYoRh7","properties":{"formattedCitation":"(41)","plainCitation":"(41)","noteIndex":0},"citationItems":[{"id":259,"uris":["http://zotero.org/users/local/UxnFgeSF/items/7IP99LDX"],"itemData":{"id":259,"type":"article-journal","abstract":"Abstract\n            \n              Adverse childhood experiences (ACEs) are associated with numerous risk behaviors and mental health outcomes among youth. This study examines the relationship between the number of types of exposures to ACEs and risk behaviors and mental health outcomes among reservation‐based Native Americans. In 2011, data were collected from Native American (N = 288; 15–24 years of age) tribal members from a remote plains reservation using an anonymous web‐based questionnaire. We analyzed the relationship between six ACEs, emotional, physical, and sexual abuse, physical and emotional neglect, witness to intimate partner violence, for those &lt;18 years, and included historical loss associated symptoms, and perceived discrimination for those &lt;19 years; and four risk behavior/mental health outcomes: post‐traumatic stress disorder (PTSD) symptoms, depression symptoms, poly‐drug use, and suicide attempt. Seventy‐eight percent of the sample reported at least one ACE and 40 % reported at least two. The cumulative impact of the ACEs were significant (\n              p\n              &lt; .001) for the four outcomes with each additional ACE increasing the odds of suicide attempt (37 %), poly‐drug use (51 %), PTSD symptoms (55 %), and depression symptoms (57 %). To address these findings culturally appropriate childhood and adolescent interventions for reservation‐based populations must be developed, tested and evaluated longitudinally.","container-title":"American Journal of Community Psychology","DOI":"10.1007/s10464-015-9721-3","ISSN":"0091-0562, 1573-2770","issue":"3-4","journalAbbreviation":"American J of Comm Psychol","language":"en","license":"http://onlinelibrary.wiley.com/termsAndConditions#vor","page":"411-421","source":"DOI.org (Crossref)","title":"The Relationship of Adverse Childhood Experiences to PTSD, Depression, Poly‐Drug Use and Suicide Attempt in Reservation‐Based Native American Adolescents and Young Adults","volume":"55","author":[{"family":"Brockie","given":"Teresa N."},{"family":"Dana-Sacco","given":"Gail"},{"family":"Wallen","given":"Gwenyth R."},{"family":"Wilcox","given":"Holly C."},{"family":"Campbell","given":"Jacquelyn C."}],"issued":{"date-parts":[["2015",6]]}}}],"schema":"https://github.com/citation-style-language/schema/raw/master/csl-citation.json"} </w:instrText>
      </w:r>
      <w:r w:rsidR="00210F77">
        <w:rPr>
          <w:rFonts w:cs="Times New Roman"/>
          <w:szCs w:val="24"/>
        </w:rPr>
        <w:fldChar w:fldCharType="separate"/>
      </w:r>
      <w:r w:rsidR="00CF6BC8" w:rsidRPr="00CF6BC8">
        <w:rPr>
          <w:rFonts w:cs="Times New Roman"/>
        </w:rPr>
        <w:t>(41)</w:t>
      </w:r>
      <w:r w:rsidR="00210F77">
        <w:rPr>
          <w:rFonts w:cs="Times New Roman"/>
          <w:szCs w:val="24"/>
        </w:rPr>
        <w:fldChar w:fldCharType="end"/>
      </w:r>
      <w:r w:rsidR="009D2F7E">
        <w:rPr>
          <w:rFonts w:cs="Times New Roman"/>
          <w:szCs w:val="24"/>
        </w:rPr>
        <w:t>.</w:t>
      </w:r>
    </w:p>
    <w:p w14:paraId="7E6F45F4" w14:textId="69C57DBF" w:rsidR="00C725BA" w:rsidRDefault="00C725BA" w:rsidP="009B1B52">
      <w:pPr>
        <w:rPr>
          <w:rFonts w:cs="Times New Roman"/>
          <w:szCs w:val="24"/>
        </w:rPr>
      </w:pPr>
      <w:r>
        <w:rPr>
          <w:rFonts w:eastAsia="SimSun" w:cs="Times New Roman"/>
          <w:szCs w:val="24"/>
        </w:rPr>
        <w:t>Children who have experienced maltreatment have been found to</w:t>
      </w:r>
      <w:r w:rsidR="00EA4D70">
        <w:rPr>
          <w:rFonts w:eastAsia="SimSun" w:cs="Times New Roman"/>
          <w:szCs w:val="24"/>
        </w:rPr>
        <w:t xml:space="preserve"> have</w:t>
      </w:r>
      <w:r w:rsidR="008E44EA">
        <w:rPr>
          <w:rFonts w:eastAsia="SimSun" w:cs="Times New Roman"/>
          <w:szCs w:val="24"/>
        </w:rPr>
        <w:t xml:space="preserve"> body changes that include </w:t>
      </w:r>
      <w:r w:rsidRPr="00C725BA">
        <w:rPr>
          <w:rFonts w:cs="Times New Roman"/>
          <w:szCs w:val="24"/>
        </w:rPr>
        <w:t xml:space="preserve"> </w:t>
      </w:r>
      <w:r w:rsidR="00EA4D70">
        <w:rPr>
          <w:rFonts w:cs="Times New Roman"/>
          <w:szCs w:val="24"/>
        </w:rPr>
        <w:t xml:space="preserve">, </w:t>
      </w:r>
      <w:r w:rsidRPr="00C725BA">
        <w:rPr>
          <w:rFonts w:cs="Times New Roman"/>
          <w:szCs w:val="24"/>
        </w:rPr>
        <w:t>greater activation of the hypothalamic-pituitary-adrenal (HPA) axis,</w:t>
      </w:r>
      <w:r w:rsidR="008E44EA">
        <w:rPr>
          <w:rFonts w:cs="Times New Roman"/>
          <w:szCs w:val="24"/>
        </w:rPr>
        <w:t xml:space="preserve"> </w:t>
      </w:r>
      <w:r w:rsidR="008E44EA" w:rsidRPr="00C725BA">
        <w:rPr>
          <w:rFonts w:cs="Times New Roman"/>
          <w:szCs w:val="24"/>
        </w:rPr>
        <w:t xml:space="preserve">smaller volume of the </w:t>
      </w:r>
      <w:hyperlink r:id="rId11" w:tooltip="Learn more about prefrontal cortex from ScienceDirect's AI-generated Topic Pages" w:history="1"/>
      <w:r w:rsidR="008E44EA">
        <w:rPr>
          <w:rFonts w:cs="Times New Roman"/>
          <w:szCs w:val="24"/>
        </w:rPr>
        <w:t xml:space="preserve"> prefrontal cortex</w:t>
      </w:r>
      <w:r w:rsidRPr="00C725BA">
        <w:rPr>
          <w:rFonts w:cs="Times New Roman"/>
          <w:szCs w:val="24"/>
        </w:rPr>
        <w:t xml:space="preserve"> and elevation in inflammation levels</w:t>
      </w:r>
      <w:r w:rsidR="00EA4D70">
        <w:rPr>
          <w:rFonts w:cs="Times New Roman"/>
          <w:szCs w:val="24"/>
        </w:rPr>
        <w:t xml:space="preserve"> which predispose to MHDs</w:t>
      </w:r>
      <w:r w:rsidR="00904BAF">
        <w:rPr>
          <w:rFonts w:cs="Times New Roman"/>
          <w:szCs w:val="24"/>
        </w:rPr>
        <w:t xml:space="preserve"> </w:t>
      </w:r>
      <w:r w:rsidR="00EA4D70" w:rsidRPr="005828ED">
        <w:rPr>
          <w:rFonts w:cs="Times New Roman"/>
          <w:szCs w:val="24"/>
        </w:rPr>
        <w:fldChar w:fldCharType="begin"/>
      </w:r>
      <w:r w:rsidR="00CF6BC8">
        <w:rPr>
          <w:rFonts w:cs="Times New Roman"/>
          <w:szCs w:val="24"/>
        </w:rPr>
        <w:instrText xml:space="preserve"> ADDIN ZOTERO_ITEM CSL_CITATION {"citationID":"GqFsl6DV","properties":{"formattedCitation":"(42,43)","plainCitation":"(42,43)","noteIndex":0},"citationItems":[{"id":205,"uris":["http://zotero.org/users/local/UxnFgeSF/items/FNPJ3FZB"],"itemData":{"id":205,"type":"article-journal","container-title":"Child Abuse &amp; Neglect","DOI":"10.1016/j.chiabu.2023.106092","ISSN":"01452134","journalAbbreviation":"Child Abuse &amp; Neglect","language":"en","page":"106092","source":"DOI.org (Crossref)","title":"Adverse childhood experiences, mental health, and social functioning: A scoping review of the literature","title-short":"Adverse childhood experiences, mental health, and social functioning","volume":"139","author":[{"family":"Tzouvara","given":"Vasiliki"},{"family":"Kupdere","given":"Pinar"},{"family":"Wilson","given":"Keiran"},{"family":"Matthews","given":"Leah"},{"family":"Simpson","given":"Alan"},{"family":"Foye","given":"Una"}],"issued":{"date-parts":[["2023",5]]}}},{"id":233,"uris":["http://zotero.org/users/local/UxnFgeSF/items/9SA22SGR"],"itemData":{"id":233,"type":"article-journal","abstract":"Traumatic experiences can lead to a range of mental health problems with posttraumatic stress disorder (PTSD) leading as the most documented disorder following trauma. Epidemiological research has found the rate of exposure to trauma to far outweigh the prevalence of PTSD. Indicating that most people do not develop PTSD following a traumatic event, this phenomenon has led to an interest in evaluating risk factors to determine who develops PTSD. Risk factors for the development of psychopathology following trauma exposure fall into three categories: pre-trauma, peri-trauma and post-trauma factors. Pre-trauma factors can include age, gender, race/ethnicity, education, prior psychopathology, and neurobiological factors. Peri-trauma factors can include the duration/severity of trauma experience and the perception that the trauma has ended. Post-trauma factors can include access to needed resources, social support, specific cognitive patterns, and physical activity. To date, several important risk factors have been found to impact the risk of developing PTSD including gender, age, education, IQ, race and ethnicity, sexual orientation, pre-trauma psychopathology, prior trauma exposure, familial psychiatric history, and neurobiological factors. This article outlines the state of research findings on pretraumatic, peritraumatic, and posttraumatic risk factors for the development of PTSD and associated psychopathology following trauma.","container-title":"Current Psychiatry Reports","DOI":"10.1007/s11920-015-0612-y","ISSN":"1535-1645","issue":"8","journalAbbreviation":"Curr Psychiatry Rep","language":"eng","note":"PMID: 26206108","page":"612","source":"PubMed","title":"Risk factors for the development of psychopathology following trauma","volume":"17","author":[{"family":"Sayed","given":"Sehrish"},{"family":"Iacoviello","given":"Brian M."},{"family":"Charney","given":"Dennis S."}],"issued":{"date-parts":[["2015",8]]}}}],"schema":"https://github.com/citation-style-language/schema/raw/master/csl-citation.json"} </w:instrText>
      </w:r>
      <w:r w:rsidR="00EA4D70" w:rsidRPr="005828ED">
        <w:rPr>
          <w:rFonts w:cs="Times New Roman"/>
          <w:szCs w:val="24"/>
        </w:rPr>
        <w:fldChar w:fldCharType="separate"/>
      </w:r>
      <w:r w:rsidR="00CF6BC8" w:rsidRPr="00CF6BC8">
        <w:rPr>
          <w:rFonts w:cs="Times New Roman"/>
        </w:rPr>
        <w:t>(42,43)</w:t>
      </w:r>
      <w:r w:rsidR="00EA4D70" w:rsidRPr="005828ED">
        <w:rPr>
          <w:rFonts w:cs="Times New Roman"/>
          <w:szCs w:val="24"/>
        </w:rPr>
        <w:fldChar w:fldCharType="end"/>
      </w:r>
      <w:r w:rsidR="005828ED" w:rsidRPr="005828ED">
        <w:rPr>
          <w:rFonts w:cs="Times New Roman"/>
          <w:szCs w:val="24"/>
        </w:rPr>
        <w:t xml:space="preserve"> involving both insecure attachment and emotion dysregulation</w:t>
      </w:r>
      <w:r w:rsidR="005828ED">
        <w:rPr>
          <w:rFonts w:cs="Times New Roman"/>
          <w:szCs w:val="24"/>
        </w:rPr>
        <w:t>.</w:t>
      </w:r>
    </w:p>
    <w:p w14:paraId="2D7004DB" w14:textId="77777777" w:rsidR="00C4554D" w:rsidRDefault="00B605F8" w:rsidP="009B1B52">
      <w:pPr>
        <w:rPr>
          <w:rFonts w:cs="Times New Roman"/>
          <w:szCs w:val="24"/>
        </w:rPr>
      </w:pPr>
      <w:r w:rsidRPr="00C27B5D">
        <w:rPr>
          <w:rFonts w:cs="Times New Roman"/>
          <w:szCs w:val="24"/>
        </w:rPr>
        <w:t xml:space="preserve">Some modifiable risk factors that are attributed causing depression include diet, weight and substance abuse( alcohol, tobacco and cannabis). </w:t>
      </w:r>
    </w:p>
    <w:p w14:paraId="0FCDDA44" w14:textId="0EAE8783" w:rsidR="004F1A2B" w:rsidRDefault="005A10BC" w:rsidP="009B1B52">
      <w:pPr>
        <w:rPr>
          <w:rStyle w:val="hgkelc"/>
          <w:b/>
          <w:bCs/>
          <w:lang w:val="en"/>
        </w:rPr>
      </w:pPr>
      <w:r w:rsidRPr="005A10BC">
        <w:rPr>
          <w:rStyle w:val="hgkelc"/>
          <w:rFonts w:cs="Times New Roman"/>
          <w:szCs w:val="24"/>
          <w:lang w:val="en"/>
        </w:rPr>
        <w:t xml:space="preserve">Substance/medication-induced mental disorders </w:t>
      </w:r>
      <w:r w:rsidR="008E44EA">
        <w:rPr>
          <w:rStyle w:val="hgkelc"/>
          <w:rFonts w:cs="Times New Roman"/>
          <w:szCs w:val="24"/>
          <w:lang w:val="en"/>
        </w:rPr>
        <w:t>include anxiety,</w:t>
      </w:r>
      <w:r w:rsidR="003F124F">
        <w:rPr>
          <w:rStyle w:val="hgkelc"/>
          <w:rFonts w:cs="Times New Roman"/>
          <w:szCs w:val="24"/>
          <w:lang w:val="en"/>
        </w:rPr>
        <w:t xml:space="preserve"> </w:t>
      </w:r>
      <w:r w:rsidR="008E44EA">
        <w:rPr>
          <w:rStyle w:val="hgkelc"/>
          <w:rFonts w:cs="Times New Roman"/>
          <w:szCs w:val="24"/>
          <w:lang w:val="en"/>
        </w:rPr>
        <w:t>psychotic ,manic or depressive symptoms  which manifest</w:t>
      </w:r>
      <w:r w:rsidR="003F124F">
        <w:rPr>
          <w:rStyle w:val="hgkelc"/>
          <w:rFonts w:cs="Times New Roman"/>
          <w:szCs w:val="24"/>
          <w:lang w:val="en"/>
        </w:rPr>
        <w:t xml:space="preserve"> </w:t>
      </w:r>
      <w:r w:rsidR="003F124F">
        <w:rPr>
          <w:rStyle w:val="hgkelc"/>
          <w:rFonts w:cs="Times New Roman"/>
          <w:bCs/>
          <w:szCs w:val="24"/>
          <w:lang w:val="en"/>
        </w:rPr>
        <w:t>physiologically</w:t>
      </w:r>
      <w:r w:rsidR="008E44EA">
        <w:rPr>
          <w:rStyle w:val="hgkelc"/>
          <w:rFonts w:cs="Times New Roman"/>
          <w:szCs w:val="24"/>
          <w:lang w:val="en"/>
        </w:rPr>
        <w:t xml:space="preserve"> </w:t>
      </w:r>
      <w:r w:rsidR="008E44EA">
        <w:rPr>
          <w:rStyle w:val="hgkelc"/>
          <w:rFonts w:cs="Times New Roman"/>
          <w:bCs/>
          <w:szCs w:val="24"/>
          <w:lang w:val="en"/>
        </w:rPr>
        <w:t xml:space="preserve">after </w:t>
      </w:r>
      <w:r w:rsidRPr="005A10BC">
        <w:rPr>
          <w:rStyle w:val="hgkelc"/>
          <w:rFonts w:cs="Times New Roman"/>
          <w:bCs/>
          <w:szCs w:val="24"/>
          <w:lang w:val="en"/>
        </w:rPr>
        <w:t>the use of substances of abuse or medications</w:t>
      </w:r>
      <w:r>
        <w:rPr>
          <w:rStyle w:val="hgkelc"/>
          <w:rFonts w:cs="Times New Roman"/>
          <w:bCs/>
          <w:szCs w:val="24"/>
          <w:lang w:val="en"/>
        </w:rPr>
        <w:t xml:space="preserve"> </w:t>
      </w:r>
      <w:r w:rsidR="003F124F">
        <w:rPr>
          <w:rStyle w:val="hgkelc"/>
          <w:rFonts w:cs="Times New Roman"/>
          <w:bCs/>
          <w:szCs w:val="24"/>
          <w:lang w:val="en"/>
        </w:rPr>
        <w:t xml:space="preserve"> and may either present </w:t>
      </w:r>
      <w:r>
        <w:rPr>
          <w:rStyle w:val="hgkelc"/>
          <w:rFonts w:cs="Times New Roman"/>
          <w:bCs/>
          <w:szCs w:val="24"/>
          <w:lang w:val="en"/>
        </w:rPr>
        <w:t>during, active use</w:t>
      </w:r>
      <w:r w:rsidR="003F124F">
        <w:rPr>
          <w:rStyle w:val="hgkelc"/>
          <w:rFonts w:cs="Times New Roman"/>
          <w:bCs/>
          <w:szCs w:val="24"/>
          <w:lang w:val="en"/>
        </w:rPr>
        <w:t>,</w:t>
      </w:r>
      <w:r w:rsidR="003F124F" w:rsidRPr="003F124F">
        <w:rPr>
          <w:rStyle w:val="hgkelc"/>
          <w:rFonts w:cs="Times New Roman"/>
          <w:bCs/>
          <w:szCs w:val="24"/>
          <w:lang w:val="en"/>
        </w:rPr>
        <w:t xml:space="preserve"> </w:t>
      </w:r>
      <w:r w:rsidR="003F124F">
        <w:rPr>
          <w:rStyle w:val="hgkelc"/>
          <w:rFonts w:cs="Times New Roman"/>
          <w:bCs/>
          <w:szCs w:val="24"/>
          <w:lang w:val="en"/>
        </w:rPr>
        <w:t>intoxication</w:t>
      </w:r>
      <w:r>
        <w:rPr>
          <w:rStyle w:val="hgkelc"/>
          <w:rFonts w:cs="Times New Roman"/>
          <w:bCs/>
          <w:szCs w:val="24"/>
          <w:lang w:val="en"/>
        </w:rPr>
        <w:t xml:space="preserve"> or withdrawal </w:t>
      </w:r>
      <w:r>
        <w:rPr>
          <w:rStyle w:val="hgkelc"/>
          <w:rFonts w:cs="Times New Roman"/>
          <w:bCs/>
          <w:szCs w:val="24"/>
          <w:lang w:val="en"/>
        </w:rPr>
        <w:fldChar w:fldCharType="begin"/>
      </w:r>
      <w:r w:rsidR="00CF6BC8">
        <w:rPr>
          <w:rStyle w:val="hgkelc"/>
          <w:rFonts w:cs="Times New Roman"/>
          <w:bCs/>
          <w:szCs w:val="24"/>
          <w:lang w:val="en"/>
        </w:rPr>
        <w:instrText xml:space="preserve"> ADDIN ZOTERO_ITEM CSL_CITATION {"citationID":"gCjrjqsC","properties":{"formattedCitation":"(44)","plainCitation":"(44)","noteIndex":0},"citationItems":[{"id":196,"uris":["http://zotero.org/users/local/UxnFgeSF/items/ET43LWUJ"],"itemData":{"id":196,"type":"chapter","abstract":"Although, both illicit substances and iatrogenic medications are ingested with the impetus to alleviate mood, a substantial proportion of patients experience paradoxical affective disorders following the ingestion of said substances. Instead of the prosaic euphoria experienced while intoxicated or the subsequent day 'hangover,' some individuals will become manic or enter into a state of depression. Mood disorders that precipitate only in association with substance use are specified as 'substance-induced.' Affective disorders that can precipitate in the setting of substance use include both bipolar and related disorders and depressive disorders. These disorders were previously found within the nosological category of substance-induced mood disorders, in DSM-IV. However, in the current DSM 'substance-induced' is now a specifier for mood disorders. Depression and bipolar disorder frequently co-occur with substance use disorders (SUDs) and are prevalent in the general population. This review will reflect on both substance-induced depressive disorder and substance-induced bipolar and related disorders, and further elaborate on how they can be distinguished from mood disorders that are comorbid with SUDs. For the purpose of this review, the designation of substance-induced mood disorders - although no longer a distinct category in DSM-V - will represent both substance-induced depression and bipolar disorders.","call-number":"NBK555887","container-title":"StatPearls","event-place":"Treasure Island (FL)","language":"eng","license":"Copyright © 2024, StatPearls Publishing LLC.","note":"PMID: 32310347","publisher":"StatPearls Publishing","publisher-place":"Treasure Island (FL)","source":"PubMed","title":"Substance-Induced Mood Disorders","URL":"http://www.ncbi.nlm.nih.gov/books/NBK555887/","author":[{"family":"Revadigar","given":"Neelambika"},{"family":"Gupta","given":"Vikas"}],"accessed":{"date-parts":[["2024",3,21]]},"issued":{"date-parts":[["2024"]]}}}],"schema":"https://github.com/citation-style-language/schema/raw/master/csl-citation.json"} </w:instrText>
      </w:r>
      <w:r>
        <w:rPr>
          <w:rStyle w:val="hgkelc"/>
          <w:rFonts w:cs="Times New Roman"/>
          <w:bCs/>
          <w:szCs w:val="24"/>
          <w:lang w:val="en"/>
        </w:rPr>
        <w:fldChar w:fldCharType="separate"/>
      </w:r>
      <w:r w:rsidR="00CF6BC8" w:rsidRPr="00CF6BC8">
        <w:rPr>
          <w:rFonts w:cs="Times New Roman"/>
        </w:rPr>
        <w:t>(44)</w:t>
      </w:r>
      <w:r>
        <w:rPr>
          <w:rStyle w:val="hgkelc"/>
          <w:rFonts w:cs="Times New Roman"/>
          <w:bCs/>
          <w:szCs w:val="24"/>
          <w:lang w:val="en"/>
        </w:rPr>
        <w:fldChar w:fldCharType="end"/>
      </w:r>
      <w:r w:rsidRPr="005A10BC">
        <w:rPr>
          <w:rStyle w:val="hgkelc"/>
          <w:rFonts w:cs="Times New Roman"/>
          <w:bCs/>
          <w:szCs w:val="24"/>
          <w:lang w:val="en"/>
        </w:rPr>
        <w:t>.</w:t>
      </w:r>
      <w:r>
        <w:rPr>
          <w:rStyle w:val="hgkelc"/>
          <w:b/>
          <w:bCs/>
          <w:lang w:val="en"/>
        </w:rPr>
        <w:t xml:space="preserve"> </w:t>
      </w:r>
    </w:p>
    <w:p w14:paraId="41C40003" w14:textId="40884EB9" w:rsidR="00DE2ADE" w:rsidRPr="00563E9F" w:rsidRDefault="00DE2ADE" w:rsidP="009B1B52">
      <w:pPr>
        <w:rPr>
          <w:rStyle w:val="hgkelc"/>
          <w:rFonts w:cs="Times New Roman"/>
          <w:b/>
          <w:bCs/>
          <w:szCs w:val="24"/>
          <w:lang w:val="en"/>
        </w:rPr>
      </w:pPr>
      <w:r w:rsidRPr="00DE2ADE">
        <w:rPr>
          <w:rFonts w:cs="Times New Roman"/>
          <w:szCs w:val="24"/>
        </w:rPr>
        <w:t xml:space="preserve">Many regions of the brain </w:t>
      </w:r>
      <w:r>
        <w:rPr>
          <w:rFonts w:cs="Times New Roman"/>
          <w:szCs w:val="24"/>
        </w:rPr>
        <w:t>and neurotransmitter systems</w:t>
      </w:r>
      <w:r w:rsidRPr="00DE2ADE">
        <w:rPr>
          <w:rFonts w:cs="Times New Roman"/>
          <w:szCs w:val="24"/>
        </w:rPr>
        <w:t xml:space="preserve"> are affected by both mental illnesses and substance use specifically circuits involved in reward and executive function</w:t>
      </w:r>
      <w:r w:rsidRPr="00DE2ADE">
        <w:rPr>
          <w:rFonts w:cs="Times New Roman"/>
          <w:szCs w:val="24"/>
        </w:rPr>
        <w:fldChar w:fldCharType="begin"/>
      </w:r>
      <w:r w:rsidR="00CF6BC8">
        <w:rPr>
          <w:rFonts w:cs="Times New Roman"/>
          <w:szCs w:val="24"/>
        </w:rPr>
        <w:instrText xml:space="preserve"> ADDIN ZOTERO_ITEM CSL_CITATION {"citationID":"tzsNQkAM","properties":{"formattedCitation":"(45,46)","plainCitation":"(45,46)","noteIndex":0},"citationItems":[{"id":199,"uris":["http://zotero.org/users/local/UxnFgeSF/items/W367CBJ5"],"itemData":{"id":199,"type":"article-journal","container-title":"Clinical Neuropharmacology","DOI":"10.1097/WNF.0b013e318261e193","ISSN":"0362-5664","issue":"5","language":"en","page":"235-243","source":"DOI.org (Crossref)","title":"Co-Occurring Psychotic and Addictive Disorders: Neurobiology and Diagnosis","title-short":"Co-Occurring Psychotic and Addictive Disorders","volume":"35","author":[{"family":"Ross","given":"Stephen"},{"family":"Peselow","given":"Eric"}],"issued":{"date-parts":[["2012",9]]}}},{"id":200,"uris":["http://zotero.org/users/local/UxnFgeSF/items/4KFTKW3G"],"itemData":{"id":200,"type":"article-journal","container-title":"Social Work in Public Health","DOI":"10.1080/19371918.2013.774673","ISSN":"1937-1918, 1937-190X","issue":"3-4","journalAbbreviation":"Social Work in Public Health","language":"en","page":"388-406","source":"DOI.org (Crossref)","title":"Integrated Treatment of Substance Use and Psychiatric Disorders","volume":"28","author":[{"family":"Kelly","given":"Thomas M."},{"family":"Daley","given":"Dennis C."}],"issued":{"date-parts":[["2013",5]]}}}],"schema":"https://github.com/citation-style-language/schema/raw/master/csl-citation.json"} </w:instrText>
      </w:r>
      <w:r w:rsidRPr="00DE2ADE">
        <w:rPr>
          <w:rFonts w:cs="Times New Roman"/>
          <w:szCs w:val="24"/>
        </w:rPr>
        <w:fldChar w:fldCharType="separate"/>
      </w:r>
      <w:r w:rsidR="00CF6BC8" w:rsidRPr="00CF6BC8">
        <w:rPr>
          <w:rFonts w:cs="Times New Roman"/>
        </w:rPr>
        <w:t>(45,46)</w:t>
      </w:r>
      <w:r w:rsidRPr="00DE2ADE">
        <w:rPr>
          <w:rFonts w:cs="Times New Roman"/>
          <w:szCs w:val="24"/>
        </w:rPr>
        <w:fldChar w:fldCharType="end"/>
      </w:r>
      <w:r>
        <w:rPr>
          <w:rFonts w:cs="Times New Roman"/>
          <w:szCs w:val="24"/>
        </w:rPr>
        <w:t xml:space="preserve">. </w:t>
      </w:r>
      <w:r w:rsidR="006B7A60">
        <w:rPr>
          <w:rFonts w:cs="Times New Roman"/>
          <w:szCs w:val="24"/>
        </w:rPr>
        <w:t>Some drugs cause changes in the brain function and structure predisposing the</w:t>
      </w:r>
      <w:r w:rsidR="003F124F">
        <w:rPr>
          <w:rFonts w:cs="Times New Roman"/>
          <w:szCs w:val="24"/>
        </w:rPr>
        <w:t xml:space="preserve"> adolescents </w:t>
      </w:r>
      <w:r w:rsidR="006B7A60">
        <w:rPr>
          <w:rFonts w:cs="Times New Roman"/>
          <w:szCs w:val="24"/>
        </w:rPr>
        <w:t xml:space="preserve"> to depression</w:t>
      </w:r>
      <w:r w:rsidR="003F124F">
        <w:rPr>
          <w:rFonts w:cs="Times New Roman"/>
          <w:szCs w:val="24"/>
        </w:rPr>
        <w:t xml:space="preserve"> due to </w:t>
      </w:r>
      <w:r w:rsidR="00563E9F" w:rsidRPr="00563E9F">
        <w:rPr>
          <w:rFonts w:cs="Times New Roman"/>
          <w:szCs w:val="24"/>
        </w:rPr>
        <w:t>increase</w:t>
      </w:r>
      <w:r w:rsidR="00563E9F">
        <w:rPr>
          <w:rFonts w:cs="Times New Roman"/>
          <w:szCs w:val="24"/>
        </w:rPr>
        <w:t xml:space="preserve"> in</w:t>
      </w:r>
      <w:r w:rsidR="00563E9F" w:rsidRPr="00563E9F">
        <w:rPr>
          <w:rFonts w:cs="Times New Roman"/>
          <w:szCs w:val="24"/>
        </w:rPr>
        <w:t xml:space="preserve"> the rewarding effects of some substances, </w:t>
      </w:r>
      <w:r w:rsidR="003F124F">
        <w:rPr>
          <w:rFonts w:cs="Times New Roman"/>
          <w:szCs w:val="24"/>
        </w:rPr>
        <w:t xml:space="preserve">increasing the likelihood of developing </w:t>
      </w:r>
      <w:r w:rsidR="00563E9F" w:rsidRPr="00563E9F">
        <w:rPr>
          <w:rFonts w:cs="Times New Roman"/>
          <w:szCs w:val="24"/>
        </w:rPr>
        <w:t>substance use disorder.</w:t>
      </w:r>
    </w:p>
    <w:p w14:paraId="3DDA5EAB" w14:textId="4840DAF6" w:rsidR="00B605F8" w:rsidRDefault="004F1A2B" w:rsidP="009B1B52">
      <w:pPr>
        <w:rPr>
          <w:rFonts w:cs="Times New Roman"/>
          <w:szCs w:val="24"/>
        </w:rPr>
      </w:pPr>
      <w:r>
        <w:rPr>
          <w:rFonts w:cs="Times New Roman"/>
          <w:szCs w:val="24"/>
        </w:rPr>
        <w:t xml:space="preserve">Undiagnosed </w:t>
      </w:r>
      <w:r w:rsidR="00013957">
        <w:rPr>
          <w:rFonts w:cs="Times New Roman"/>
          <w:szCs w:val="24"/>
        </w:rPr>
        <w:t xml:space="preserve">or untreated </w:t>
      </w:r>
      <w:r>
        <w:rPr>
          <w:rFonts w:cs="Times New Roman"/>
          <w:szCs w:val="24"/>
        </w:rPr>
        <w:t>mental health disorders</w:t>
      </w:r>
      <w:r w:rsidR="00013957">
        <w:rPr>
          <w:rFonts w:cs="Times New Roman"/>
          <w:szCs w:val="24"/>
        </w:rPr>
        <w:t xml:space="preserve"> may prompt the adolescent to self-medicate and/or self-treat with alcohol . </w:t>
      </w:r>
      <w:r w:rsidR="00B605F8" w:rsidRPr="00C27B5D">
        <w:rPr>
          <w:rFonts w:cs="Times New Roman"/>
          <w:szCs w:val="24"/>
        </w:rPr>
        <w:t xml:space="preserve">Alcohol has neurotoxic effects on the developing brain of the adolescent. Cannabis use </w:t>
      </w:r>
      <w:r w:rsidR="003F124F">
        <w:rPr>
          <w:rFonts w:cs="Times New Roman"/>
          <w:szCs w:val="24"/>
        </w:rPr>
        <w:t xml:space="preserve"> has been found to alter the amount of </w:t>
      </w:r>
      <w:r w:rsidR="00B605F8" w:rsidRPr="00C27B5D">
        <w:rPr>
          <w:rFonts w:cs="Times New Roman"/>
          <w:szCs w:val="24"/>
        </w:rPr>
        <w:t xml:space="preserve">serotonin and other neurotransmitters causing increase in the depressive symptoms. </w:t>
      </w:r>
      <w:r w:rsidR="00B605F8" w:rsidRPr="00C27B5D">
        <w:rPr>
          <w:rFonts w:cs="Times New Roman"/>
          <w:szCs w:val="24"/>
        </w:rPr>
        <w:lastRenderedPageBreak/>
        <w:t xml:space="preserve">Excessive weight gain can have a negative impact on the self-esteem of the adolescent increasing the risk of depression. Genetic factors with the appropriate trigger may increase the chances of depression </w:t>
      </w:r>
      <w:r w:rsidR="00B605F8" w:rsidRPr="00C27B5D">
        <w:rPr>
          <w:rFonts w:cs="Times New Roman"/>
          <w:szCs w:val="24"/>
        </w:rPr>
        <w:fldChar w:fldCharType="begin"/>
      </w:r>
      <w:r w:rsidR="00CF6BC8">
        <w:rPr>
          <w:rFonts w:cs="Times New Roman"/>
          <w:szCs w:val="24"/>
        </w:rPr>
        <w:instrText xml:space="preserve"> ADDIN ZOTERO_ITEM CSL_CITATION {"citationID":"oNTSeAsm","properties":{"formattedCitation":"(47)","plainCitation":"(47)","noteIndex":0},"citationItems":[{"id":52,"uris":["http://zotero.org/users/local/UxnFgeSF/items/GYL6XHER"],"itemData":{"id":52,"type":"article-journal","abstract":"Depression is a common mental health disease, especially in mid to late adolescence that, due to its particularities, is a challenge and requires an effective diagnosis. Primary care providers are often the first line of contact for adolescents, being crucial in identifying and managing this pathology. Besides, several entities also recommend screening for depression on this period. Thus, the main purpose of this article is to review the scientific data regarding screening, diagnosis and management of depression in adolescence, mainly on primary care settings.","container-title":"Middle East Current Psychiatry","DOI":"10.1186/s43045-020-00050-z","ISSN":"2090-5416","issue":"1","journalAbbreviation":"Middle East Current Psychiatry","page":"50","source":"BioMed Central","title":"Depression in adolescence: a review","title-short":"Depression in adolescence","volume":"27","author":[{"family":"Beirão","given":"Diogo"},{"family":"Monte","given":"Helena"},{"family":"Amaral","given":"Marta"},{"family":"Longras","given":"Alice"},{"family":"Matos","given":"Carla"},{"family":"Villas-Boas","given":"Francisca"}],"issued":{"date-parts":[["2020",10,2]]}}}],"schema":"https://github.com/citation-style-language/schema/raw/master/csl-citation.json"} </w:instrText>
      </w:r>
      <w:r w:rsidR="00B605F8" w:rsidRPr="00C27B5D">
        <w:rPr>
          <w:rFonts w:cs="Times New Roman"/>
          <w:szCs w:val="24"/>
        </w:rPr>
        <w:fldChar w:fldCharType="separate"/>
      </w:r>
      <w:r w:rsidR="00CF6BC8" w:rsidRPr="00CF6BC8">
        <w:rPr>
          <w:rFonts w:cs="Times New Roman"/>
        </w:rPr>
        <w:t>(47)</w:t>
      </w:r>
      <w:r w:rsidR="00B605F8" w:rsidRPr="00C27B5D">
        <w:rPr>
          <w:rFonts w:cs="Times New Roman"/>
          <w:szCs w:val="24"/>
        </w:rPr>
        <w:fldChar w:fldCharType="end"/>
      </w:r>
    </w:p>
    <w:p w14:paraId="6584C201" w14:textId="469B554D" w:rsidR="003E054E" w:rsidRPr="00431A54" w:rsidRDefault="003E054E" w:rsidP="009B1B52">
      <w:pPr>
        <w:rPr>
          <w:rFonts w:cs="Times New Roman"/>
          <w:szCs w:val="24"/>
        </w:rPr>
      </w:pPr>
      <w:r w:rsidRPr="00431A54">
        <w:rPr>
          <w:rFonts w:cs="Times New Roman"/>
          <w:szCs w:val="24"/>
        </w:rPr>
        <w:t xml:space="preserve">Adolescents with </w:t>
      </w:r>
      <w:r>
        <w:rPr>
          <w:rFonts w:cs="Times New Roman"/>
          <w:szCs w:val="24"/>
        </w:rPr>
        <w:t>MHD’s</w:t>
      </w:r>
      <w:r w:rsidRPr="00431A54">
        <w:rPr>
          <w:rFonts w:cs="Times New Roman"/>
          <w:szCs w:val="24"/>
        </w:rPr>
        <w:t xml:space="preserve"> are much more likely than </w:t>
      </w:r>
      <w:r>
        <w:rPr>
          <w:rFonts w:cs="Times New Roman"/>
          <w:szCs w:val="24"/>
        </w:rPr>
        <w:t xml:space="preserve">those without MHD’s </w:t>
      </w:r>
      <w:r w:rsidRPr="00431A54">
        <w:rPr>
          <w:rFonts w:cs="Times New Roman"/>
          <w:szCs w:val="24"/>
        </w:rPr>
        <w:t>to engage in unsafe sexual behavior</w:t>
      </w:r>
      <w:r>
        <w:rPr>
          <w:rFonts w:cs="Times New Roman"/>
          <w:szCs w:val="24"/>
        </w:rPr>
        <w:t xml:space="preserve"> due to</w:t>
      </w:r>
      <w:r w:rsidRPr="00431A54">
        <w:rPr>
          <w:rFonts w:cs="Times New Roman"/>
          <w:szCs w:val="24"/>
        </w:rPr>
        <w:t xml:space="preserve"> impulsivity, self-destructive attitudes, immaturity</w:t>
      </w:r>
      <w:r>
        <w:rPr>
          <w:rFonts w:cs="Times New Roman"/>
          <w:szCs w:val="24"/>
        </w:rPr>
        <w:t xml:space="preserve"> of their cognition</w:t>
      </w:r>
      <w:r w:rsidRPr="00431A54">
        <w:rPr>
          <w:rFonts w:cs="Times New Roman"/>
          <w:szCs w:val="24"/>
        </w:rPr>
        <w:t xml:space="preserve">, </w:t>
      </w:r>
      <w:r>
        <w:rPr>
          <w:rFonts w:cs="Times New Roman"/>
          <w:szCs w:val="24"/>
        </w:rPr>
        <w:t xml:space="preserve">increased </w:t>
      </w:r>
      <w:r w:rsidRPr="00431A54">
        <w:rPr>
          <w:rFonts w:cs="Times New Roman"/>
          <w:szCs w:val="24"/>
        </w:rPr>
        <w:t xml:space="preserve">substance use, and sequelae of sexual abuse </w:t>
      </w:r>
      <w:r>
        <w:rPr>
          <w:rFonts w:cs="Times New Roman"/>
          <w:szCs w:val="24"/>
        </w:rPr>
        <w:fldChar w:fldCharType="begin"/>
      </w:r>
      <w:r w:rsidR="00CF6BC8">
        <w:rPr>
          <w:rFonts w:cs="Times New Roman"/>
          <w:szCs w:val="24"/>
        </w:rPr>
        <w:instrText xml:space="preserve"> ADDIN ZOTERO_ITEM CSL_CITATION {"citationID":"BPpbCBmw","properties":{"formattedCitation":"(48)","plainCitation":"(48)","noteIndex":0},"citationItems":[{"id":211,"uris":["http://zotero.org/users/local/UxnFgeSF/items/ZKJHQ29A"],"itemData":{"id":211,"type":"book","abstract":"Each year it is estimated that approximately 40,000 people in the U.S. are\nnewly infected with HIV. In the late 1990s, the number of deaths from\nAIDS dropped 43% as a result of highly active antiretroviral therapy.\nUnfortunately, the complex system currently in place for financing and\ndelivering publicly financed HIV care undermines the significant advances\nthat have been made in the development of new technologies to treat it.\nMany HIV patients experience delays in access to other services that would\nsupport adhering to treatment. As a result, each year opportunities are\nmissed that could reduce the mortality, morbidity, and disability suffered\nby individuals with HIV infections.\nPublic Financing and Delivery of HIV/AIDS Care examines the current standard\nof care for HIV patients and assesses the extent the system currently\nused for financing and delivering care allows individuals with HIV to actually\nreceive it. The book recommends an expanded federal program for the\ntreatment of individuals with HIV, administered at the state level. This program\nwould provide timely access and consistent benefits with a strong\nfocus on comprehensive and continuous care and access to antiretroviral\ntherapy. It could help improve the quality of life of HIV/AIDS patients, as\nwell as reduce the number of deaths among those infected.","event-place":"Washington, DC","ISBN":"978-0-309-09228-9","language":"English","note":"DOI: 10.17226/10995","publisher":"The National Academies Press","publisher-place":"Washington, DC","title":"Public Financing and Delivery of HIV/AIDS Care: Securing the Legacy of Ryan White","URL":"https://nap.nationalacademies.org/catalog/10995/public-financing-and-delivery-of-hivaids-care-securing-the-legacy","author":[{"literal":"Institute of Medicine"}],"issued":{"date-parts":[["2005"]]}}}],"schema":"https://github.com/citation-style-language/schema/raw/master/csl-citation.json"} </w:instrText>
      </w:r>
      <w:r>
        <w:rPr>
          <w:rFonts w:cs="Times New Roman"/>
          <w:szCs w:val="24"/>
        </w:rPr>
        <w:fldChar w:fldCharType="separate"/>
      </w:r>
      <w:r w:rsidR="00CF6BC8" w:rsidRPr="00CF6BC8">
        <w:rPr>
          <w:rFonts w:cs="Times New Roman"/>
        </w:rPr>
        <w:t>(48)</w:t>
      </w:r>
      <w:r>
        <w:rPr>
          <w:rFonts w:cs="Times New Roman"/>
          <w:szCs w:val="24"/>
        </w:rPr>
        <w:fldChar w:fldCharType="end"/>
      </w:r>
    </w:p>
    <w:p w14:paraId="7D6E9684" w14:textId="6DFD7B34" w:rsidR="00446CF1" w:rsidRPr="004913EC" w:rsidRDefault="00446CF1" w:rsidP="009B1B52">
      <w:pPr>
        <w:pStyle w:val="Heading2"/>
        <w:rPr>
          <w:rFonts w:cs="Times New Roman"/>
          <w:b w:val="0"/>
          <w:szCs w:val="24"/>
        </w:rPr>
      </w:pPr>
      <w:bookmarkStart w:id="29" w:name="_Toc212149775"/>
      <w:r w:rsidRPr="004913EC">
        <w:rPr>
          <w:rFonts w:cs="Times New Roman"/>
          <w:szCs w:val="24"/>
        </w:rPr>
        <w:t>2.</w:t>
      </w:r>
      <w:r w:rsidR="00973B4F" w:rsidRPr="004913EC">
        <w:rPr>
          <w:rFonts w:cs="Times New Roman"/>
          <w:szCs w:val="24"/>
        </w:rPr>
        <w:t>3</w:t>
      </w:r>
      <w:r w:rsidRPr="004913EC">
        <w:rPr>
          <w:rFonts w:cs="Times New Roman"/>
          <w:szCs w:val="24"/>
        </w:rPr>
        <w:t xml:space="preserve"> Depression</w:t>
      </w:r>
      <w:r w:rsidR="003E054E" w:rsidRPr="004913EC">
        <w:rPr>
          <w:rFonts w:cs="Times New Roman"/>
          <w:szCs w:val="24"/>
        </w:rPr>
        <w:t xml:space="preserve"> and PTSD</w:t>
      </w:r>
      <w:r w:rsidRPr="004913EC">
        <w:rPr>
          <w:rFonts w:cs="Times New Roman"/>
          <w:szCs w:val="24"/>
        </w:rPr>
        <w:t xml:space="preserve"> in adolescents</w:t>
      </w:r>
      <w:bookmarkEnd w:id="29"/>
    </w:p>
    <w:p w14:paraId="16914256" w14:textId="6361E6F5" w:rsidR="00446CF1" w:rsidRPr="0020744C" w:rsidRDefault="00446CF1" w:rsidP="009B1B52">
      <w:pPr>
        <w:rPr>
          <w:rFonts w:cs="Times New Roman"/>
          <w:szCs w:val="24"/>
        </w:rPr>
      </w:pPr>
      <w:r w:rsidRPr="0020744C">
        <w:rPr>
          <w:rFonts w:cs="Times New Roman"/>
          <w:szCs w:val="24"/>
        </w:rPr>
        <w:t>Depression is described as a mental</w:t>
      </w:r>
      <w:r w:rsidR="003F124F">
        <w:rPr>
          <w:rFonts w:cs="Times New Roman"/>
          <w:szCs w:val="24"/>
        </w:rPr>
        <w:t xml:space="preserve"> health</w:t>
      </w:r>
      <w:r w:rsidRPr="0020744C">
        <w:rPr>
          <w:rFonts w:cs="Times New Roman"/>
          <w:szCs w:val="24"/>
        </w:rPr>
        <w:t xml:space="preserve"> disorder that is characterized by loss of interest in activities and a prolonged feeling of sadness that both interfere with the daily activities of an individual</w:t>
      </w:r>
      <w:r w:rsidR="000B6E53">
        <w:rPr>
          <w:rFonts w:cs="Times New Roman"/>
          <w:szCs w:val="24"/>
        </w:rPr>
        <w:t xml:space="preserve"> </w:t>
      </w:r>
      <w:r w:rsidR="000B6E53">
        <w:rPr>
          <w:rFonts w:cs="Times New Roman"/>
          <w:szCs w:val="24"/>
        </w:rPr>
        <w:fldChar w:fldCharType="begin"/>
      </w:r>
      <w:r w:rsidR="00CF6BC8">
        <w:rPr>
          <w:rFonts w:cs="Times New Roman"/>
          <w:szCs w:val="24"/>
        </w:rPr>
        <w:instrText xml:space="preserve"> ADDIN ZOTERO_ITEM CSL_CITATION {"citationID":"mavOH2qP","properties":{"formattedCitation":"(49)","plainCitation":"(49)","noteIndex":0},"citationItems":[{"id":46,"uris":["http://zotero.org/users/local/UxnFgeSF/items/DV5HE5PA"],"itemData":{"id":46,"type":"webpage","abstract":"Mental health","language":"en","title":"Mental health","URL":"https://www.who.int/health-topics/mental-health","accessed":{"date-parts":[["2024",2,6]]}}}],"schema":"https://github.com/citation-style-language/schema/raw/master/csl-citation.json"} </w:instrText>
      </w:r>
      <w:r w:rsidR="000B6E53">
        <w:rPr>
          <w:rFonts w:cs="Times New Roman"/>
          <w:szCs w:val="24"/>
        </w:rPr>
        <w:fldChar w:fldCharType="separate"/>
      </w:r>
      <w:r w:rsidR="00CF6BC8" w:rsidRPr="00CF6BC8">
        <w:rPr>
          <w:rFonts w:cs="Times New Roman"/>
        </w:rPr>
        <w:t>(49)</w:t>
      </w:r>
      <w:r w:rsidR="000B6E53">
        <w:rPr>
          <w:rFonts w:cs="Times New Roman"/>
          <w:szCs w:val="24"/>
        </w:rPr>
        <w:fldChar w:fldCharType="end"/>
      </w:r>
      <w:r w:rsidRPr="0020744C">
        <w:rPr>
          <w:rFonts w:cs="Times New Roman"/>
          <w:szCs w:val="24"/>
        </w:rPr>
        <w:t xml:space="preserve">.   </w:t>
      </w:r>
    </w:p>
    <w:p w14:paraId="5DAAA4CC" w14:textId="2E5C42CA" w:rsidR="00446CF1" w:rsidRDefault="00446CF1" w:rsidP="009B1B52">
      <w:pPr>
        <w:rPr>
          <w:rStyle w:val="hgkelc"/>
          <w:rFonts w:cs="Times New Roman"/>
          <w:szCs w:val="24"/>
          <w:lang w:val="en"/>
        </w:rPr>
      </w:pPr>
      <w:r w:rsidRPr="0020744C">
        <w:rPr>
          <w:rFonts w:cs="Times New Roman"/>
          <w:szCs w:val="24"/>
        </w:rPr>
        <w:t>Globally, depression</w:t>
      </w:r>
      <w:r w:rsidR="003F124F">
        <w:rPr>
          <w:rFonts w:cs="Times New Roman"/>
          <w:szCs w:val="24"/>
        </w:rPr>
        <w:t xml:space="preserve"> has been reported in</w:t>
      </w:r>
      <w:r w:rsidRPr="0020744C">
        <w:rPr>
          <w:rFonts w:cs="Times New Roman"/>
          <w:szCs w:val="24"/>
        </w:rPr>
        <w:t xml:space="preserve"> </w:t>
      </w:r>
      <w:r w:rsidRPr="0020744C">
        <w:rPr>
          <w:rStyle w:val="hgkelc"/>
          <w:rFonts w:cs="Times New Roman"/>
          <w:bCs/>
          <w:szCs w:val="24"/>
          <w:lang w:val="en"/>
        </w:rPr>
        <w:t xml:space="preserve">1.1% </w:t>
      </w:r>
      <w:r w:rsidR="003F124F">
        <w:rPr>
          <w:rStyle w:val="hgkelc"/>
          <w:rFonts w:cs="Times New Roman"/>
          <w:bCs/>
          <w:szCs w:val="24"/>
          <w:lang w:val="en"/>
        </w:rPr>
        <w:t xml:space="preserve"> and 2.8% </w:t>
      </w:r>
      <w:r w:rsidRPr="0020744C">
        <w:rPr>
          <w:rStyle w:val="hgkelc"/>
          <w:rFonts w:cs="Times New Roman"/>
          <w:bCs/>
          <w:szCs w:val="24"/>
          <w:lang w:val="en"/>
        </w:rPr>
        <w:t>of adolescents aged 10–14 years, and 15–19-year</w:t>
      </w:r>
      <w:r w:rsidR="003F124F">
        <w:rPr>
          <w:rStyle w:val="hgkelc"/>
          <w:rFonts w:cs="Times New Roman"/>
          <w:bCs/>
          <w:szCs w:val="24"/>
          <w:lang w:val="en"/>
        </w:rPr>
        <w:t>s respectively</w:t>
      </w:r>
      <w:r w:rsidRPr="0020744C">
        <w:rPr>
          <w:rStyle w:val="hgkelc"/>
          <w:rFonts w:cs="Times New Roman"/>
          <w:szCs w:val="24"/>
          <w:lang w:val="en"/>
        </w:rPr>
        <w:t xml:space="preserve">. Its estimated prevalence among adolescents in Africa is about 26.9%. </w:t>
      </w:r>
    </w:p>
    <w:p w14:paraId="44B2FB5E" w14:textId="17C43D54" w:rsidR="003E054E" w:rsidRPr="00C27B5D" w:rsidRDefault="003E054E" w:rsidP="009B1B52">
      <w:pPr>
        <w:rPr>
          <w:rFonts w:cs="Times New Roman"/>
          <w:szCs w:val="24"/>
        </w:rPr>
      </w:pPr>
      <w:r w:rsidRPr="00B605F8">
        <w:rPr>
          <w:rFonts w:cs="Times New Roman"/>
          <w:szCs w:val="24"/>
        </w:rPr>
        <w:t>The prevalence of depression is significantly linked to age being low in children</w:t>
      </w:r>
      <w:r w:rsidR="005065BF">
        <w:rPr>
          <w:rFonts w:cs="Times New Roman"/>
          <w:szCs w:val="24"/>
        </w:rPr>
        <w:t xml:space="preserve"> and higher in older age groups</w:t>
      </w:r>
      <w:r w:rsidRPr="00B605F8">
        <w:rPr>
          <w:rFonts w:cs="Times New Roman"/>
          <w:szCs w:val="24"/>
        </w:rPr>
        <w:t>. One of the factors that is postulated to bring about increased  depression with age is the set of biological and social changes occurring during puberty</w:t>
      </w:r>
      <w:r w:rsidRPr="00B605F8">
        <w:rPr>
          <w:rFonts w:cs="Times New Roman"/>
          <w:szCs w:val="24"/>
        </w:rPr>
        <w:fldChar w:fldCharType="begin"/>
      </w:r>
      <w:r w:rsidR="00CF6BC8">
        <w:rPr>
          <w:rFonts w:cs="Times New Roman"/>
          <w:szCs w:val="24"/>
        </w:rPr>
        <w:instrText xml:space="preserve"> ADDIN ZOTERO_ITEM CSL_CITATION {"citationID":"LE2uOqIL","properties":{"formattedCitation":"(47,50)","plainCitation":"(47,50)","noteIndex":0},"citationItems":[{"id":52,"uris":["http://zotero.org/users/local/UxnFgeSF/items/GYL6XHER"],"itemData":{"id":52,"type":"article-journal","abstract":"Depression is a common mental health disease, especially in mid to late adolescence that, due to its particularities, is a challenge and requires an effective diagnosis. Primary care providers are often the first line of contact for adolescents, being crucial in identifying and managing this pathology. Besides, several entities also recommend screening for depression on this period. Thus, the main purpose of this article is to review the scientific data regarding screening, diagnosis and management of depression in adolescence, mainly on primary care settings.","container-title":"Middle East Current Psychiatry","DOI":"10.1186/s43045-020-00050-z","ISSN":"2090-5416","issue":"1","journalAbbreviation":"Middle East Current Psychiatry","page":"50","source":"BioMed Central","title":"Depression in adolescence: a review","title-short":"Depression in adolescence","volume":"27","author":[{"family":"Beirão","given":"Diogo"},{"family":"Monte","given":"Helena"},{"family":"Amaral","given":"Marta"},{"family":"Longras","given":"Alice"},{"family":"Matos","given":"Carla"},{"family":"Villas-Boas","given":"Francisca"}],"issued":{"date-parts":[["2020",10,2]]}}},{"id":55,"uris":["http://zotero.org/users/local/UxnFgeSF/items/GUTNH4FZ"],"itemData":{"id":55,"type":"article-journal","container-title":"The Journal of Pediatrics","DOI":"10.1016/j.jpeds.2019.12.003","ISSN":"0022-3476, 1090-123X","journalAbbreviation":"The Journal of Pediatrics","language":"English","note":"publisher: Elsevier\nPMID: 31932020","page":"265-267.e1","source":"www.jpeds.com","title":"The Burden of Depression in Adolescents and the Importance of Early Recognition","volume":"218","author":[{"family":"Petito","given":"Annamaria"},{"family":"Pop","given":"Tudor Lucian"},{"family":"Namazova-Baranova","given":"Leyla"},{"family":"Mestrovic","given":"Julije"},{"family":"Nigri","given":"Luigi"},{"family":"Vural","given":"Mehmet"},{"family":"Sacco","given":"Michele"},{"family":"Giardino","given":"Ida"},{"family":"Ferrara","given":"Pietro"},{"family":"Pettoello-Mantovani","given":"Massimo"}],"issued":{"date-parts":[["2020",3,1]]}}}],"schema":"https://github.com/citation-style-language/schema/raw/master/csl-citation.json"} </w:instrText>
      </w:r>
      <w:r w:rsidRPr="00B605F8">
        <w:rPr>
          <w:rFonts w:cs="Times New Roman"/>
          <w:szCs w:val="24"/>
        </w:rPr>
        <w:fldChar w:fldCharType="separate"/>
      </w:r>
      <w:r w:rsidR="00CF6BC8" w:rsidRPr="00CF6BC8">
        <w:rPr>
          <w:rFonts w:cs="Times New Roman"/>
        </w:rPr>
        <w:t>(47,50)</w:t>
      </w:r>
      <w:r w:rsidRPr="00B605F8">
        <w:rPr>
          <w:rFonts w:cs="Times New Roman"/>
          <w:szCs w:val="24"/>
        </w:rPr>
        <w:fldChar w:fldCharType="end"/>
      </w:r>
    </w:p>
    <w:p w14:paraId="768111DA" w14:textId="7F535317" w:rsidR="000377C3" w:rsidRPr="0020744C" w:rsidRDefault="000377C3" w:rsidP="009B1B52">
      <w:pPr>
        <w:rPr>
          <w:rStyle w:val="hgkelc"/>
          <w:rFonts w:cs="Times New Roman"/>
          <w:szCs w:val="24"/>
          <w:lang w:val="en"/>
        </w:rPr>
      </w:pPr>
      <w:r>
        <w:rPr>
          <w:rStyle w:val="hgkelc"/>
          <w:rFonts w:cs="Times New Roman"/>
          <w:szCs w:val="24"/>
          <w:lang w:val="en"/>
        </w:rPr>
        <w:t>Studies have reported that generally adolescents with HIV have</w:t>
      </w:r>
      <w:r w:rsidR="004E16B8">
        <w:rPr>
          <w:rStyle w:val="hgkelc"/>
          <w:rFonts w:cs="Times New Roman"/>
          <w:szCs w:val="24"/>
          <w:lang w:val="en"/>
        </w:rPr>
        <w:t xml:space="preserve"> a</w:t>
      </w:r>
      <w:r>
        <w:rPr>
          <w:rStyle w:val="hgkelc"/>
          <w:rFonts w:cs="Times New Roman"/>
          <w:szCs w:val="24"/>
          <w:lang w:val="en"/>
        </w:rPr>
        <w:t xml:space="preserve"> higher prevalence</w:t>
      </w:r>
      <w:r w:rsidR="004E16B8">
        <w:rPr>
          <w:rStyle w:val="hgkelc"/>
          <w:rFonts w:cs="Times New Roman"/>
          <w:szCs w:val="24"/>
          <w:lang w:val="en"/>
        </w:rPr>
        <w:t xml:space="preserve"> of depression compared to those who do not have HIV</w:t>
      </w:r>
      <w:r w:rsidR="00546187">
        <w:rPr>
          <w:rStyle w:val="hgkelc"/>
          <w:rFonts w:cs="Times New Roman"/>
          <w:szCs w:val="24"/>
          <w:lang w:val="en"/>
        </w:rPr>
        <w:fldChar w:fldCharType="begin"/>
      </w:r>
      <w:r w:rsidR="00CF6BC8">
        <w:rPr>
          <w:rStyle w:val="hgkelc"/>
          <w:rFonts w:cs="Times New Roman"/>
          <w:szCs w:val="24"/>
          <w:lang w:val="en"/>
        </w:rPr>
        <w:instrText xml:space="preserve"> ADDIN ZOTERO_ITEM CSL_CITATION {"citationID":"RinYPkt7","properties":{"formattedCitation":"(51)","plainCitation":"(51)","noteIndex":0},"citationItems":[{"id":150,"uris":["http://zotero.org/users/local/UxnFgeSF/items/352Z98JE"],"itemData":{"id":150,"type":"article-journal","abstract":"BACKGROUND:\n              The global HIV/AIDS response has advanced in addressing the health and well-being of HIV-positive children. Although attention has been paid to children orphaned by parental AIDS, children who live with HIV-positive caregivers have received less attention. This study compares mental health problems and risk and protective factors in HIV-positive, HIV-affected (due to caregiver HIV), and HIV-unaffected children in Rwanda.\n            \n            \n              METHODS:\n              A case-control design assessed mental health, risk, and protective factors among 683 children aged 10 to 17 years at different levels of HIV exposure. A stratified random sampling strategy based on electronic medical records identified all known HIV-positive children in this age range in 2 districts in Rwanda. Lists of all same-age children in villages with an HIV-positive child were then collected and split by HIV status (HIV-positive, HIV-affected, and HIV-unaffected). One child was randomly sampled from the latter 2 groups to compare with each HIV-positive child per village.\n            \n            \n              RESULTS:\n              HIV-affected and HIV-positive children demonstrated higher levels of depression, anxiety, conduct problems, and functional impairment compared with HIV-unaffected children. HIV-affected children had significantly higher odds of depression (1.68: 95% confidence interval [CI] 1.15–2.44), anxiety (1.77: 95% CI 1.14–2.75), and conduct problems (1.59: 95% CI 1.04–2.45) compared with HIV-unaffected children, and rates of these mental health conditions were similar to HIV-positive children. These results remained significant after controlling for contextual variables.\n            \n            \n              CONCLUSIONS:\n              The mental health of HIV-affected children requires policy and programmatic responses comparable to HIV-positive children.","container-title":"Pediatrics","DOI":"10.1542/peds.2013-2734","ISSN":"0031-4005, 1098-4275","issue":"2","language":"en","page":"e464-e472","source":"DOI.org (Crossref)","title":"HIV and Child Mental Health: A Case-Control Study in Rwanda","title-short":"HIV and Child Mental Health","volume":"134","author":[{"family":"Betancourt","given":"Theresa"},{"family":"Scorza","given":"Pamela"},{"family":"Kanyanganzi","given":"Frederick"},{"family":"Fawzi","given":"Mary C. Smith"},{"family":"Sezibera","given":"Vincent"},{"family":"Cyamatare","given":"Felix"},{"family":"Beardslee","given":"William"},{"family":"Stulac","given":"Sara"},{"family":"Bizimana","given":"Justin I."},{"family":"Stevenson","given":"Anne"},{"family":"Kayiteshonga","given":"Yvonne"}],"issued":{"date-parts":[["2014",8,1]]}}}],"schema":"https://github.com/citation-style-language/schema/raw/master/csl-citation.json"} </w:instrText>
      </w:r>
      <w:r w:rsidR="00546187">
        <w:rPr>
          <w:rStyle w:val="hgkelc"/>
          <w:rFonts w:cs="Times New Roman"/>
          <w:szCs w:val="24"/>
          <w:lang w:val="en"/>
        </w:rPr>
        <w:fldChar w:fldCharType="separate"/>
      </w:r>
      <w:r w:rsidR="00CF6BC8" w:rsidRPr="00CF6BC8">
        <w:rPr>
          <w:rFonts w:cs="Times New Roman"/>
        </w:rPr>
        <w:t>(51)</w:t>
      </w:r>
      <w:r w:rsidR="00546187">
        <w:rPr>
          <w:rStyle w:val="hgkelc"/>
          <w:rFonts w:cs="Times New Roman"/>
          <w:szCs w:val="24"/>
          <w:lang w:val="en"/>
        </w:rPr>
        <w:fldChar w:fldCharType="end"/>
      </w:r>
      <w:r w:rsidR="004E16B8">
        <w:rPr>
          <w:rStyle w:val="hgkelc"/>
          <w:rFonts w:cs="Times New Roman"/>
          <w:szCs w:val="24"/>
          <w:lang w:val="en"/>
        </w:rPr>
        <w:t>. Global</w:t>
      </w:r>
      <w:r w:rsidR="00352780">
        <w:rPr>
          <w:rStyle w:val="hgkelc"/>
          <w:rFonts w:cs="Times New Roman"/>
          <w:szCs w:val="24"/>
          <w:lang w:val="en"/>
        </w:rPr>
        <w:t xml:space="preserve">ly the prevalence of depression among the adolescents with HIV has been estimated  </w:t>
      </w:r>
      <w:r w:rsidR="004E16B8">
        <w:rPr>
          <w:rStyle w:val="hgkelc"/>
          <w:rFonts w:cs="Times New Roman"/>
          <w:szCs w:val="24"/>
          <w:lang w:val="en"/>
        </w:rPr>
        <w:t xml:space="preserve">to range between </w:t>
      </w:r>
      <w:r w:rsidR="004E16B8" w:rsidRPr="004E16B8">
        <w:rPr>
          <w:rFonts w:eastAsiaTheme="minorHAnsi" w:cs="Times New Roman"/>
          <w:szCs w:val="24"/>
        </w:rPr>
        <w:t>11.40 to 45.83%</w:t>
      </w:r>
      <w:r w:rsidR="004E16B8">
        <w:rPr>
          <w:rFonts w:eastAsiaTheme="minorHAnsi" w:cs="Times New Roman"/>
          <w:szCs w:val="24"/>
        </w:rPr>
        <w:t xml:space="preserve"> </w:t>
      </w:r>
      <w:r w:rsidR="004E16B8">
        <w:rPr>
          <w:rFonts w:eastAsiaTheme="minorHAnsi" w:cs="Times New Roman"/>
          <w:szCs w:val="24"/>
        </w:rPr>
        <w:fldChar w:fldCharType="begin"/>
      </w:r>
      <w:r w:rsidR="00CF6BC8">
        <w:rPr>
          <w:rFonts w:eastAsiaTheme="minorHAnsi" w:cs="Times New Roman"/>
          <w:szCs w:val="24"/>
        </w:rPr>
        <w:instrText xml:space="preserve"> ADDIN ZOTERO_ITEM CSL_CITATION {"citationID":"CxbUdNWr","properties":{"formattedCitation":"(52\\uc0\\u8211{}54)","plainCitation":"(52–54)","noteIndex":0},"citationItems":[{"id":119,"uris":["http://zotero.org/users/local/UxnFgeSF/items/KXTNG63W"],"itemData":{"id":119,"type":"article-journal","abstract":"Depression is most frequently and highly occurring common mental disorder in HIV/AIDS patients especially youth living with HIV/AIDS. This study aimed to assess the prevalence and associated factors of depressive symptoms among youth living with Human Immunodeficiency Virus (HIV) attending Antiretroviral Therapy (ART) follow-up at public hospitals in Addis Ababa, Ethiopia.\n              Objective\n              . To assess the prevalence and associated factors of depressive symptoms among youth living with Human Immunodeficiency Virus (HIV) attending Antiretroviral Therapy (ART) follow-up at public hospitals Addis Ababa, Ethiopia, 2016.\n              Method\n              . In a cross sectional study, 507 HIV-positive young people from public health hospitals were recruited by systematic random sampling technique. Beck Depression Inventory-II was used to assess depressive symptoms. Morisky medication adherence rating scale, social support rating scale, and HIV stigma scale were the instruments used to assess the associated factors.\n              Results\n              . Prevalence of depressive symptoms among HIV-positive youth was 35.5% (95% CI:31.3, 39.6). In multivariate analysis, age range between 20 and 24 years with (AOR=2.22, 95% CI: 1.33,3.62), history of opportunistic infection (AOR=1.94, 95% CI:1.15,3.27), poor medication adherence (AOR=1.73, 95%CI:1.13,2.64, low social support (AOR=2.74, 95%CI:1.13,2.64), moderate social support (AOR=1.75 95% CI: 1.03,2.98), and stigma (AOR=2.06, 95% CI: 1.35,3.14) were associated with depressive symptoms. The results suggest that prevalence of depressive symptoms among HIV-positive youth was high. Prevention of opportunistic infection, stigma, and counseling for good medication adherence are necessary among HIV-positive youth.","container-title":"AIDS Research and Treatment","DOI":"10.1155/2019/4610458","ISSN":"2090-1240, 2090-1259","journalAbbreviation":"AIDS Research and Treatment","language":"en","page":"1-7","source":"DOI.org (Crossref)","title":"Prevalence of Depressive Symptoms and Associated Factors among HIV-Positive Youth Attending ART Follow-Up in Addis Ababa, Ethiopia","volume":"2019","author":[{"family":"Abebe","given":"Helina"},{"family":"Shumet","given":"Shegaye"},{"family":"Nassir","given":"Zebiba"},{"family":"Agidew","given":"Melkamu"},{"family":"Abebaw","given":"Dessie"}],"issued":{"date-parts":[["2019",1,2]]}}},{"id":121,"uris":["http://zotero.org/users/local/UxnFgeSF/items/KR9DH6M2"],"itemData":{"id":121,"type":"article-journal","container-title":"BMC Psychiatry","DOI":"10.1186/s12888-015-0649-9","ISSN":"1471-244X","issue":"1","journalAbbreviation":"BMC Psychiatry","language":"en","page":"264","source":"DOI.org (Crossref)","title":"Factors associated with depression among adolescents living with HIV in Malawi","volume":"15","author":[{"family":"Kim","given":"Maria H."},{"family":"Mazenga","given":"Alick C."},{"family":"Yu","given":"Xiaoying"},{"family":"Devandra","given":"Akash"},{"family":"Nguyen","given":"Chi"},{"family":"Ahmed","given":"Saeed"},{"family":"Kazembe","given":"Peter N."},{"family":"Sharp","given":"Carla"}],"issued":{"date-parts":[["2015",12]]}}},{"id":123,"uris":["http://zotero.org/users/local/UxnFgeSF/items/BRR9QWCI"],"itemData":{"id":123,"type":"article-journal","container-title":"AIDS Care","DOI":"10.1080/09540121.2018.1425364","ISSN":"0954-0121, 1360-0451","issue":"5","journalAbbreviation":"AIDS Care","language":"en","page":"634-642","source":"DOI.org (Crossref)","title":"Psychological well-being and adherence to antiretroviral therapy among adolescents living with HIV in Zambia","volume":"30","author":[{"family":"Okawa","given":"Sumiyo"},{"family":"Mwanza Kabaghe","given":"Sylvia"},{"family":"Mwiya","given":"Mwiya"},{"family":"Kikuchi","given":"Kimiyo"},{"family":"Jimba","given":"Masamine"},{"family":"Kankasa","given":"Chipepo"},{"family":"Ishikawa","given":"Naoko"}],"issued":{"date-parts":[["2018",5,4]]}}}],"schema":"https://github.com/citation-style-language/schema/raw/master/csl-citation.json"} </w:instrText>
      </w:r>
      <w:r w:rsidR="004E16B8">
        <w:rPr>
          <w:rFonts w:eastAsiaTheme="minorHAnsi" w:cs="Times New Roman"/>
          <w:szCs w:val="24"/>
        </w:rPr>
        <w:fldChar w:fldCharType="separate"/>
      </w:r>
      <w:r w:rsidR="00CF6BC8" w:rsidRPr="00CF6BC8">
        <w:rPr>
          <w:rFonts w:cs="Times New Roman"/>
          <w:szCs w:val="24"/>
        </w:rPr>
        <w:t>(52–54)</w:t>
      </w:r>
      <w:r w:rsidR="004E16B8">
        <w:rPr>
          <w:rFonts w:eastAsiaTheme="minorHAnsi" w:cs="Times New Roman"/>
          <w:szCs w:val="24"/>
        </w:rPr>
        <w:fldChar w:fldCharType="end"/>
      </w:r>
      <w:r w:rsidR="004E16B8">
        <w:rPr>
          <w:rFonts w:eastAsiaTheme="minorHAnsi" w:cs="Times New Roman"/>
          <w:szCs w:val="24"/>
        </w:rPr>
        <w:t>.</w:t>
      </w:r>
    </w:p>
    <w:p w14:paraId="5096E00A" w14:textId="562AB17C" w:rsidR="00446CF1" w:rsidRPr="0029540F" w:rsidRDefault="00446CF1" w:rsidP="009B1B52">
      <w:pPr>
        <w:rPr>
          <w:rFonts w:cs="Times New Roman"/>
          <w:szCs w:val="24"/>
          <w:lang w:val="en"/>
        </w:rPr>
      </w:pPr>
      <w:r w:rsidRPr="0020744C">
        <w:rPr>
          <w:rStyle w:val="hgkelc"/>
          <w:rFonts w:cs="Times New Roman"/>
          <w:szCs w:val="24"/>
          <w:lang w:val="en"/>
        </w:rPr>
        <w:t xml:space="preserve">Depression  </w:t>
      </w:r>
      <w:r w:rsidR="00352780">
        <w:rPr>
          <w:rStyle w:val="hgkelc"/>
          <w:rFonts w:cs="Times New Roman"/>
          <w:szCs w:val="24"/>
          <w:lang w:val="en"/>
        </w:rPr>
        <w:t xml:space="preserve"> not only predisposes ALHIV to </w:t>
      </w:r>
      <w:r w:rsidRPr="0020744C">
        <w:rPr>
          <w:rStyle w:val="hgkelc"/>
          <w:rFonts w:cs="Times New Roman"/>
          <w:szCs w:val="24"/>
          <w:lang w:val="en"/>
        </w:rPr>
        <w:t xml:space="preserve"> suicide</w:t>
      </w:r>
      <w:r w:rsidR="00352780">
        <w:rPr>
          <w:rStyle w:val="hgkelc"/>
          <w:rFonts w:cs="Times New Roman"/>
          <w:szCs w:val="24"/>
          <w:lang w:val="en"/>
        </w:rPr>
        <w:t xml:space="preserve"> but also</w:t>
      </w:r>
      <w:r w:rsidRPr="0020744C">
        <w:rPr>
          <w:rStyle w:val="hgkelc"/>
          <w:rFonts w:cs="Times New Roman"/>
          <w:szCs w:val="24"/>
          <w:lang w:val="en"/>
        </w:rPr>
        <w:t xml:space="preserve">  interference</w:t>
      </w:r>
      <w:r w:rsidR="00352780">
        <w:rPr>
          <w:rStyle w:val="hgkelc"/>
          <w:rFonts w:cs="Times New Roman"/>
          <w:szCs w:val="24"/>
          <w:lang w:val="en"/>
        </w:rPr>
        <w:t>s</w:t>
      </w:r>
      <w:r w:rsidRPr="0020744C">
        <w:rPr>
          <w:rStyle w:val="hgkelc"/>
          <w:rFonts w:cs="Times New Roman"/>
          <w:szCs w:val="24"/>
          <w:lang w:val="en"/>
        </w:rPr>
        <w:t xml:space="preserve"> with </w:t>
      </w:r>
      <w:r w:rsidR="00352780">
        <w:rPr>
          <w:rStyle w:val="hgkelc"/>
          <w:rFonts w:cs="Times New Roman"/>
          <w:szCs w:val="24"/>
          <w:lang w:val="en"/>
        </w:rPr>
        <w:t xml:space="preserve">their </w:t>
      </w:r>
      <w:r w:rsidRPr="0020744C">
        <w:rPr>
          <w:rStyle w:val="hgkelc"/>
          <w:rFonts w:cs="Times New Roman"/>
          <w:szCs w:val="24"/>
          <w:lang w:val="en"/>
        </w:rPr>
        <w:t xml:space="preserve">social and educational activities. </w:t>
      </w:r>
      <w:r w:rsidRPr="0020744C">
        <w:rPr>
          <w:rFonts w:eastAsia="Times New Roman" w:cs="Times New Roman"/>
          <w:color w:val="000000" w:themeColor="text1"/>
          <w:szCs w:val="24"/>
        </w:rPr>
        <w:t>Suicide</w:t>
      </w:r>
      <w:r w:rsidR="00352780">
        <w:rPr>
          <w:rFonts w:eastAsia="Times New Roman" w:cs="Times New Roman"/>
          <w:color w:val="000000" w:themeColor="text1"/>
          <w:szCs w:val="24"/>
        </w:rPr>
        <w:t xml:space="preserve"> is</w:t>
      </w:r>
      <w:r w:rsidRPr="0020744C">
        <w:rPr>
          <w:rFonts w:eastAsia="Times New Roman" w:cs="Times New Roman"/>
          <w:color w:val="000000" w:themeColor="text1"/>
          <w:szCs w:val="24"/>
        </w:rPr>
        <w:t xml:space="preserve"> </w:t>
      </w:r>
      <w:r w:rsidR="00352780">
        <w:rPr>
          <w:rFonts w:eastAsia="Times New Roman" w:cs="Times New Roman"/>
          <w:color w:val="000000" w:themeColor="text1"/>
          <w:szCs w:val="24"/>
        </w:rPr>
        <w:t xml:space="preserve">ranked as </w:t>
      </w:r>
      <w:r w:rsidRPr="0020744C">
        <w:rPr>
          <w:rFonts w:eastAsia="Times New Roman" w:cs="Times New Roman"/>
          <w:color w:val="000000" w:themeColor="text1"/>
          <w:szCs w:val="24"/>
        </w:rPr>
        <w:t xml:space="preserve"> the fourth leading cause of mortality among</w:t>
      </w:r>
      <w:r w:rsidR="00352780">
        <w:rPr>
          <w:rFonts w:eastAsia="Times New Roman" w:cs="Times New Roman"/>
          <w:color w:val="000000" w:themeColor="text1"/>
          <w:szCs w:val="24"/>
        </w:rPr>
        <w:t xml:space="preserve"> adolescents and youth</w:t>
      </w:r>
      <w:r w:rsidRPr="0020744C">
        <w:rPr>
          <w:rFonts w:eastAsia="Times New Roman" w:cs="Times New Roman"/>
          <w:color w:val="000000" w:themeColor="text1"/>
          <w:szCs w:val="24"/>
        </w:rPr>
        <w:t xml:space="preserve"> worldwide</w:t>
      </w:r>
      <w:r w:rsidR="00BD18D1">
        <w:rPr>
          <w:rFonts w:eastAsia="Times New Roman" w:cs="Times New Roman"/>
          <w:color w:val="000000" w:themeColor="text1"/>
          <w:szCs w:val="24"/>
        </w:rPr>
        <w:fldChar w:fldCharType="begin"/>
      </w:r>
      <w:r w:rsidR="00CF6BC8">
        <w:rPr>
          <w:rFonts w:eastAsia="Times New Roman" w:cs="Times New Roman"/>
          <w:color w:val="000000" w:themeColor="text1"/>
          <w:szCs w:val="24"/>
        </w:rPr>
        <w:instrText xml:space="preserve"> ADDIN ZOTERO_ITEM CSL_CITATION {"citationID":"o5giTx2J","properties":{"formattedCitation":"(55)","plainCitation":"(55)","noteIndex":0},"citationItems":[{"id":1,"uris":["http://zotero.org/users/local/UxnFgeSF/items/2DIFY82H"],"itemData":{"id":1,"type":"report","publisher":"World Health Organization","title":"Adolescent Health","URL":"https://www.who.int/health-topics/adolescent-health#tab=tab_1","author":[{"family":"WHO","given":""}],"issued":{"date-parts":[["2023"]]}}}],"schema":"https://github.com/citation-style-language/schema/raw/master/csl-citation.json"} </w:instrText>
      </w:r>
      <w:r w:rsidR="00BD18D1">
        <w:rPr>
          <w:rFonts w:eastAsia="Times New Roman" w:cs="Times New Roman"/>
          <w:color w:val="000000" w:themeColor="text1"/>
          <w:szCs w:val="24"/>
        </w:rPr>
        <w:fldChar w:fldCharType="separate"/>
      </w:r>
      <w:r w:rsidR="00CF6BC8" w:rsidRPr="00CF6BC8">
        <w:rPr>
          <w:rFonts w:cs="Times New Roman"/>
        </w:rPr>
        <w:t>(55)</w:t>
      </w:r>
      <w:r w:rsidR="00BD18D1">
        <w:rPr>
          <w:rFonts w:eastAsia="Times New Roman" w:cs="Times New Roman"/>
          <w:color w:val="000000" w:themeColor="text1"/>
          <w:szCs w:val="24"/>
        </w:rPr>
        <w:fldChar w:fldCharType="end"/>
      </w:r>
      <w:r w:rsidRPr="0020744C">
        <w:rPr>
          <w:rFonts w:eastAsia="Times New Roman" w:cs="Times New Roman"/>
          <w:color w:val="000000" w:themeColor="text1"/>
          <w:szCs w:val="24"/>
        </w:rPr>
        <w:t>. </w:t>
      </w:r>
    </w:p>
    <w:p w14:paraId="471DC59C" w14:textId="5DD765D7" w:rsidR="00BD18D1" w:rsidRDefault="00BD18D1" w:rsidP="009B1B52">
      <w:pPr>
        <w:spacing w:after="0"/>
        <w:rPr>
          <w:rFonts w:eastAsia="Times New Roman" w:cs="Times New Roman"/>
          <w:color w:val="000000" w:themeColor="text1"/>
          <w:szCs w:val="24"/>
        </w:rPr>
      </w:pPr>
      <w:r>
        <w:rPr>
          <w:rFonts w:eastAsia="Times New Roman" w:cs="Times New Roman"/>
          <w:color w:val="000000" w:themeColor="text1"/>
          <w:szCs w:val="24"/>
        </w:rPr>
        <w:t xml:space="preserve">Depression </w:t>
      </w:r>
      <w:r w:rsidR="00352780">
        <w:rPr>
          <w:rFonts w:eastAsia="Times New Roman" w:cs="Times New Roman"/>
          <w:color w:val="000000" w:themeColor="text1"/>
          <w:szCs w:val="24"/>
        </w:rPr>
        <w:t xml:space="preserve">has </w:t>
      </w:r>
      <w:r>
        <w:rPr>
          <w:rFonts w:eastAsia="Times New Roman" w:cs="Times New Roman"/>
          <w:color w:val="000000" w:themeColor="text1"/>
          <w:szCs w:val="24"/>
        </w:rPr>
        <w:t xml:space="preserve"> been linked with poor academic performance</w:t>
      </w:r>
      <w:r w:rsidR="00352780">
        <w:rPr>
          <w:rFonts w:eastAsia="Times New Roman" w:cs="Times New Roman"/>
          <w:color w:val="000000" w:themeColor="text1"/>
          <w:szCs w:val="24"/>
        </w:rPr>
        <w:t xml:space="preserve"> in instances where it occurs in early life</w:t>
      </w:r>
      <w:r>
        <w:rPr>
          <w:rFonts w:eastAsia="Times New Roman" w:cs="Times New Roman"/>
          <w:color w:val="000000" w:themeColor="text1"/>
          <w:szCs w:val="24"/>
        </w:rPr>
        <w:t xml:space="preserve">, more cases of unemployment and lower levels of perceived social support from the society during moments of need </w:t>
      </w:r>
      <w:r>
        <w:rPr>
          <w:rFonts w:eastAsia="Times New Roman" w:cs="Times New Roman"/>
          <w:color w:val="000000" w:themeColor="text1"/>
          <w:szCs w:val="24"/>
        </w:rPr>
        <w:fldChar w:fldCharType="begin"/>
      </w:r>
      <w:r w:rsidR="00CF6BC8">
        <w:rPr>
          <w:rFonts w:eastAsia="Times New Roman" w:cs="Times New Roman"/>
          <w:color w:val="000000" w:themeColor="text1"/>
          <w:szCs w:val="24"/>
        </w:rPr>
        <w:instrText xml:space="preserve"> ADDIN ZOTERO_ITEM CSL_CITATION {"citationID":"wjgl6mUc","properties":{"formattedCitation":"(56\\uc0\\u8211{}58)","plainCitation":"(56–58)","noteIndex":0},"citationItems":[{"id":137,"uris":["http://zotero.org/users/local/UxnFgeSF/items/3MZ355WP"],"itemData":{"id":137,"type":"article-journal","container-title":"Journal of the American Academy of Child &amp; Adolescent Psychiatry","DOI":"10.1016/j.jaac.2018.07.896","ISSN":"08908567","issue":"1","journalAbbreviation":"Journal of the American Academy of Child &amp; Adolescent Psychiatry","language":"en","page":"72-79","source":"DOI.org (Crossref)","title":"Systematic Review and Meta-Analysis: Adolescent Depression and Long-Term Psychosocial Outcomes","title-short":"Systematic Review and Meta-Analysis","volume":"58","author":[{"family":"Clayborne","given":"Zahra M."},{"family":"Varin","given":"Melanie"},{"family":"Colman","given":"Ian"}],"issued":{"date-parts":[["2019",1]]}}},{"id":138,"uris":["http://zotero.org/users/local/UxnFgeSF/items/NW795R5B"],"itemData":{"id":138,"type":"article-journal","container-title":"Archives of General Psychiatry","DOI":"10.1001/archpsyc.59.3.225","ISSN":"0003-990X","issue":"3","journalAbbreviation":"Arch Gen Psychiatry","language":"en","page":"225","source":"DOI.org (Crossref)","title":"Mental Health, Educational, and Social Role Outcomes of Adolescents With Depression","volume":"59","author":[{"family":"Fergusson","given":"David M."},{"family":"Woodward","given":"Lianne J."}],"issued":{"date-parts":[["2002",3,1]]}}},{"id":139,"uris":["http://zotero.org/users/local/UxnFgeSF/items/BM7T3DYW"],"itemData":{"id":139,"type":"article-journal","container-title":"Journal of Adolescent Health","DOI":"10.1016/j.jadohealth.2012.12.016","ISSN":"1054139X","issue":"5","journalAbbreviation":"Journal of Adolescent Health","language":"en","page":"533-538","source":"DOI.org (Crossref)","title":"Social, Demographic, and Health Outcomes in the 10 Years Following Adolescent Depression","volume":"52","author":[{"family":"Naicker","given":"Kiyuri"},{"family":"Galambos","given":"Nancy L."},{"family":"Zeng","given":"Yiye"},{"family":"Senthilselvan","given":"Ambikaipakan"},{"family":"Colman","given":"Ian"}],"issued":{"date-parts":[["2013",5]]}}}],"schema":"https://github.com/citation-style-language/schema/raw/master/csl-citation.json"} </w:instrText>
      </w:r>
      <w:r>
        <w:rPr>
          <w:rFonts w:eastAsia="Times New Roman" w:cs="Times New Roman"/>
          <w:color w:val="000000" w:themeColor="text1"/>
          <w:szCs w:val="24"/>
        </w:rPr>
        <w:fldChar w:fldCharType="separate"/>
      </w:r>
      <w:r w:rsidR="00CF6BC8" w:rsidRPr="00CF6BC8">
        <w:rPr>
          <w:rFonts w:cs="Times New Roman"/>
          <w:szCs w:val="24"/>
        </w:rPr>
        <w:t>(56–58)</w:t>
      </w:r>
      <w:r>
        <w:rPr>
          <w:rFonts w:eastAsia="Times New Roman" w:cs="Times New Roman"/>
          <w:color w:val="000000" w:themeColor="text1"/>
          <w:szCs w:val="24"/>
        </w:rPr>
        <w:fldChar w:fldCharType="end"/>
      </w:r>
      <w:r>
        <w:rPr>
          <w:rFonts w:eastAsia="Times New Roman" w:cs="Times New Roman"/>
          <w:color w:val="000000" w:themeColor="text1"/>
          <w:szCs w:val="24"/>
        </w:rPr>
        <w:t>.</w:t>
      </w:r>
    </w:p>
    <w:p w14:paraId="5C32D3AD" w14:textId="7EB3C7C5" w:rsidR="00446CF1" w:rsidRPr="00BD18D1" w:rsidRDefault="00446CF1" w:rsidP="009B1B52">
      <w:pPr>
        <w:spacing w:before="240" w:after="0"/>
        <w:rPr>
          <w:rFonts w:eastAsia="Times New Roman" w:cs="Times New Roman"/>
          <w:color w:val="000000" w:themeColor="text1"/>
          <w:szCs w:val="24"/>
        </w:rPr>
      </w:pPr>
      <w:r w:rsidRPr="0020744C">
        <w:rPr>
          <w:rStyle w:val="hgkelc"/>
          <w:rFonts w:cs="Times New Roman"/>
          <w:szCs w:val="24"/>
          <w:lang w:val="en"/>
        </w:rPr>
        <w:t>The American Association of Pediatrics recommends that all adolescent patients be screened annually for depression using a formal tool</w:t>
      </w:r>
      <w:r w:rsidR="003E054E">
        <w:rPr>
          <w:rStyle w:val="hgkelc"/>
          <w:rFonts w:cs="Times New Roman"/>
          <w:szCs w:val="24"/>
          <w:lang w:val="en"/>
        </w:rPr>
        <w:t>( Patient Health Questionnaire- 9)</w:t>
      </w:r>
      <w:r w:rsidRPr="0020744C">
        <w:rPr>
          <w:rStyle w:val="hgkelc"/>
          <w:rFonts w:cs="Times New Roman"/>
          <w:szCs w:val="24"/>
          <w:lang w:val="en"/>
        </w:rPr>
        <w:t xml:space="preserve"> and those that score positive on the screening tool be further evaluated</w:t>
      </w:r>
      <w:r w:rsidR="000B6E53">
        <w:rPr>
          <w:rStyle w:val="hgkelc"/>
          <w:rFonts w:cs="Times New Roman"/>
          <w:szCs w:val="24"/>
          <w:lang w:val="en"/>
        </w:rPr>
        <w:t xml:space="preserve"> </w:t>
      </w:r>
      <w:r w:rsidR="000B6E53">
        <w:rPr>
          <w:rStyle w:val="hgkelc"/>
          <w:rFonts w:cs="Times New Roman"/>
          <w:szCs w:val="24"/>
          <w:lang w:val="en"/>
        </w:rPr>
        <w:fldChar w:fldCharType="begin"/>
      </w:r>
      <w:r w:rsidR="00CF6BC8">
        <w:rPr>
          <w:rStyle w:val="hgkelc"/>
          <w:rFonts w:cs="Times New Roman"/>
          <w:szCs w:val="24"/>
          <w:lang w:val="en"/>
        </w:rPr>
        <w:instrText xml:space="preserve"> ADDIN ZOTERO_ITEM CSL_CITATION {"citationID":"VYC5Gw8V","properties":{"formattedCitation":"(59)","plainCitation":"(59)","noteIndex":0},"citationItems":[{"id":48,"uris":["http://zotero.org/users/local/UxnFgeSF/items/RMIB6H4Y"],"itemData":{"id":48,"type":"article-journal","abstract":"OBJECTIVES: To update clinical practice guidelines to assist primary care (PC) clinicians in the management of adolescent depression. This part of the updated guidelines is used to address practice preparation, identification, assessment, and initial management of adolescent depression in PC settings.\nMETHODS: By using a combination of evidence- and consensus-based methodologies, guidelines were developed by an expert steering committee in 2 phases as informed by (1) current scientific evidence (published and unpublished) and (2) draft revision and iteration among the steering committee, which included experts, clinicians, and youth and families with lived experience.\nRESULTS: Guidelines were updated for youth aged 10 to 21 years and correspond to initial phases of adolescent depression management in PC, including the identification of at-risk youth, assessment and diagnosis, and initial management. The strength of each recommendation and its evidence base are summarized. The practice preparation, identification, assessment, and initial management section of the guidelines include recommendations for (1) the preparation of the PC practice for improved care of adolescents with depression; (2) annual universal screening of youth 12 and over at health maintenance visits; (3) the identification of depression in youth who are at high risk; (4) systematic assessment procedures by using reliable depression scales, patient and caregiver interviews, and Diagnostic and Statistical Manual of Mental Disorders, Fifth Edition criteria; (5) patient and family psychoeducation; (6) the establishment of relevant links in the community, and (7) the establishment of a safety plan.\nCONCLUSIONS: This part of the guidelines is intended to assist PC clinicians in the identification and initial management of adolescents with depression in an era of great clinical need and shortage of mental health specialists, but they cannot replace clinical judgment; these guidelines are not meant to be the sole source of guidance for depression management in adolescents. Additional research that addresses the identification and initial management of youth with depression in PC is needed, including empirical testing of these guidelines.","container-title":"Pediatrics","DOI":"10.1542/peds.2017-4081","ISSN":"1098-4275","issue":"3","journalAbbreviation":"Pediatrics","language":"eng","note":"PMID: 29483200","page":"e20174081","source":"PubMed","title":"Guidelines for Adolescent Depression in Primary Care (GLAD-PC): Part I. Practice Preparation, Identification, Assessment, and Initial Management","title-short":"Guidelines for Adolescent Depression in Primary Care (GLAD-PC)","volume":"141","author":[{"family":"Zuckerbrot","given":"Rachel A."},{"family":"Cheung","given":"Amy"},{"family":"Jensen","given":"Peter S."},{"family":"Stein","given":"Ruth E. K."},{"family":"Laraque","given":"Danielle"},{"literal":"GLAD-PC STEERING GROUP"}],"issued":{"date-parts":[["2018",3]]}}}],"schema":"https://github.com/citation-style-language/schema/raw/master/csl-citation.json"} </w:instrText>
      </w:r>
      <w:r w:rsidR="000B6E53">
        <w:rPr>
          <w:rStyle w:val="hgkelc"/>
          <w:rFonts w:cs="Times New Roman"/>
          <w:szCs w:val="24"/>
          <w:lang w:val="en"/>
        </w:rPr>
        <w:fldChar w:fldCharType="separate"/>
      </w:r>
      <w:r w:rsidR="00CF6BC8" w:rsidRPr="00CF6BC8">
        <w:rPr>
          <w:rFonts w:cs="Times New Roman"/>
        </w:rPr>
        <w:t>(59)</w:t>
      </w:r>
      <w:r w:rsidR="000B6E53">
        <w:rPr>
          <w:rStyle w:val="hgkelc"/>
          <w:rFonts w:cs="Times New Roman"/>
          <w:szCs w:val="24"/>
          <w:lang w:val="en"/>
        </w:rPr>
        <w:fldChar w:fldCharType="end"/>
      </w:r>
      <w:r w:rsidR="000B6E53">
        <w:rPr>
          <w:rStyle w:val="hgkelc"/>
          <w:rFonts w:cs="Times New Roman"/>
          <w:szCs w:val="24"/>
          <w:lang w:val="en"/>
        </w:rPr>
        <w:t>.</w:t>
      </w:r>
      <w:r w:rsidRPr="0020744C">
        <w:rPr>
          <w:rStyle w:val="hgkelc"/>
          <w:rFonts w:cs="Times New Roman"/>
          <w:szCs w:val="24"/>
          <w:lang w:val="en"/>
        </w:rPr>
        <w:t xml:space="preserve"> </w:t>
      </w:r>
    </w:p>
    <w:p w14:paraId="13AE23D1" w14:textId="6AA1E54E" w:rsidR="00B605F8" w:rsidRDefault="00352780" w:rsidP="009B1B52">
      <w:pPr>
        <w:rPr>
          <w:rFonts w:cs="Times New Roman"/>
          <w:szCs w:val="24"/>
        </w:rPr>
      </w:pPr>
      <w:r>
        <w:rPr>
          <w:rFonts w:cs="Times New Roman"/>
          <w:szCs w:val="24"/>
        </w:rPr>
        <w:lastRenderedPageBreak/>
        <w:t>T</w:t>
      </w:r>
      <w:r w:rsidR="00446CF1" w:rsidRPr="0020744C">
        <w:rPr>
          <w:rFonts w:cs="Times New Roman"/>
          <w:szCs w:val="24"/>
        </w:rPr>
        <w:t xml:space="preserve">reatment </w:t>
      </w:r>
      <w:r>
        <w:rPr>
          <w:rFonts w:cs="Times New Roman"/>
          <w:szCs w:val="24"/>
        </w:rPr>
        <w:t xml:space="preserve">modalities </w:t>
      </w:r>
      <w:r w:rsidR="00446CF1" w:rsidRPr="0020744C">
        <w:rPr>
          <w:rFonts w:cs="Times New Roman"/>
          <w:szCs w:val="24"/>
        </w:rPr>
        <w:t xml:space="preserve">of depression in adolescence </w:t>
      </w:r>
      <w:r w:rsidR="001A43D6">
        <w:rPr>
          <w:rFonts w:cs="Times New Roman"/>
          <w:szCs w:val="24"/>
        </w:rPr>
        <w:t xml:space="preserve">include </w:t>
      </w:r>
      <w:r w:rsidR="00446CF1" w:rsidRPr="0020744C">
        <w:rPr>
          <w:rFonts w:cs="Times New Roman"/>
          <w:szCs w:val="24"/>
        </w:rPr>
        <w:t xml:space="preserve"> </w:t>
      </w:r>
      <w:r>
        <w:rPr>
          <w:rFonts w:cs="Times New Roman"/>
          <w:szCs w:val="24"/>
        </w:rPr>
        <w:t>pharmacotherapy,</w:t>
      </w:r>
      <w:r w:rsidR="00446CF1" w:rsidRPr="0020744C">
        <w:rPr>
          <w:rFonts w:cs="Times New Roman"/>
          <w:szCs w:val="24"/>
        </w:rPr>
        <w:t xml:space="preserve"> psychotherapy,  or both with options</w:t>
      </w:r>
      <w:r>
        <w:rPr>
          <w:rFonts w:cs="Times New Roman"/>
          <w:szCs w:val="24"/>
        </w:rPr>
        <w:t xml:space="preserve"> individualized </w:t>
      </w:r>
      <w:r w:rsidR="00446CF1" w:rsidRPr="0020744C">
        <w:rPr>
          <w:rFonts w:cs="Times New Roman"/>
          <w:szCs w:val="24"/>
        </w:rPr>
        <w:t xml:space="preserve"> based on the severity of the condition, </w:t>
      </w:r>
      <w:r w:rsidR="001A43D6">
        <w:rPr>
          <w:rFonts w:cs="Times New Roman"/>
          <w:szCs w:val="24"/>
        </w:rPr>
        <w:t xml:space="preserve">the availability of the therapeutic modality, associated risk factors, </w:t>
      </w:r>
      <w:r w:rsidR="00446CF1" w:rsidRPr="0020744C">
        <w:rPr>
          <w:rFonts w:cs="Times New Roman"/>
          <w:szCs w:val="24"/>
        </w:rPr>
        <w:t>the preference of the patient/family, a</w:t>
      </w:r>
      <w:r w:rsidR="001A43D6">
        <w:rPr>
          <w:rFonts w:cs="Times New Roman"/>
          <w:szCs w:val="24"/>
        </w:rPr>
        <w:t>nd</w:t>
      </w:r>
      <w:r w:rsidR="00446CF1" w:rsidRPr="0020744C">
        <w:rPr>
          <w:rFonts w:cs="Times New Roman"/>
          <w:szCs w:val="24"/>
        </w:rPr>
        <w:t xml:space="preserve"> family support</w:t>
      </w:r>
      <w:r w:rsidR="001A43D6">
        <w:rPr>
          <w:rFonts w:cs="Times New Roman"/>
          <w:szCs w:val="24"/>
        </w:rPr>
        <w:t>.</w:t>
      </w:r>
      <w:r w:rsidR="00446CF1" w:rsidRPr="0020744C">
        <w:rPr>
          <w:rFonts w:cs="Times New Roman"/>
          <w:szCs w:val="24"/>
        </w:rPr>
        <w:t xml:space="preserve"> It involves a multidisciplinary approach.</w:t>
      </w:r>
    </w:p>
    <w:p w14:paraId="153977A1" w14:textId="340EA358" w:rsidR="00210F77" w:rsidRDefault="003E054E" w:rsidP="009B1B52">
      <w:pPr>
        <w:spacing w:after="0"/>
        <w:rPr>
          <w:rFonts w:cs="Times New Roman"/>
          <w:szCs w:val="24"/>
        </w:rPr>
      </w:pPr>
      <w:r w:rsidRPr="00E51B4B">
        <w:rPr>
          <w:rFonts w:cs="Times New Roman"/>
          <w:szCs w:val="24"/>
        </w:rPr>
        <w:t xml:space="preserve">Posttraumatic stress disorder (PTSD) is a psychiatric disorder that may occur in people who have </w:t>
      </w:r>
      <w:r w:rsidR="001A43D6">
        <w:rPr>
          <w:rFonts w:cs="Times New Roman"/>
          <w:szCs w:val="24"/>
        </w:rPr>
        <w:t xml:space="preserve">gone through </w:t>
      </w:r>
      <w:r w:rsidRPr="00E51B4B">
        <w:rPr>
          <w:rFonts w:cs="Times New Roman"/>
          <w:szCs w:val="24"/>
        </w:rPr>
        <w:t xml:space="preserve"> a traumatic event, series of events or set of circumstances. It is associated with functional and cognitive impairment </w:t>
      </w:r>
      <w:r w:rsidRPr="00E51B4B">
        <w:rPr>
          <w:rFonts w:cs="Times New Roman"/>
          <w:szCs w:val="24"/>
        </w:rPr>
        <w:fldChar w:fldCharType="begin"/>
      </w:r>
      <w:r w:rsidR="00441699" w:rsidRPr="00E51B4B">
        <w:rPr>
          <w:rFonts w:cs="Times New Roman"/>
          <w:szCs w:val="24"/>
        </w:rPr>
        <w:instrText xml:space="preserve"> ADDIN ZOTERO_ITEM CSL_CITATION {"citationID":"hGKH7h08","properties":{"formattedCitation":"(5)","plainCitation":"(5)","noteIndex":0},"citationItems":[{"id":247,"uris":["http://zotero.org/users/local/UxnFgeSF/items/FVZH3LI7"],"itemData":{"id":247,"type":"chapter","abstract":"Posttraumatic stress disorder (PTSD) is a syndrome that results from exposure to real or threatened death, serious injury, or sexual assault. Following the traumatic event, PTSD is common and is one of the serious health concerns that is associated with comorbidity, functional impairment, and increased mortality with suicidal ideations and attempts. The Diagnostic and Statistical Manual of Mental Disorders(DSM-5) has included PTSD in the new category of Trauma- and Stress-related Disorders. The symptoms of PTSD include persistently re-experiencing the traumatic event, intrusive thoughts, nightmares, flashbacks, dissociation(detachment from oneself or reality), and intense negative emotional (sadness, guilt) and physiological reaction on being exposed to the traumatic reminder. Furthermore, problems with sleep and concentration, irritability, increased reactivity, increased startle response, hypervigilance, avoidance of traumatic triggers also occur. There is a significant impairment in social, occupational, and other areas of functioning. However, the symptoms of PTSD overlap with acute stress disorder. For a patient to be diagnosed as PTSD, the duration of the symptoms must be more than one month.","call-number":"NBK559129","container-title":"StatPearls","event-place":"Treasure Island (FL)","language":"eng","license":"Copyright © 2024, StatPearls Publishing LLC.","note":"PMID: 32644555","publisher":"StatPearls Publishing","publisher-place":"Treasure Island (FL)","source":"PubMed","title":"Posttraumatic Stress Disorder","URL":"http://www.ncbi.nlm.nih.gov/books/NBK559129/","author":[{"family":"Mann","given":"Sukhmanjeet Kaur"},{"family":"Marwaha","given":"Raman"}],"accessed":{"date-parts":[["2024",4,25]]},"issued":{"date-parts":[["2024"]]}}}],"schema":"https://github.com/citation-style-language/schema/raw/master/csl-citation.json"} </w:instrText>
      </w:r>
      <w:r w:rsidRPr="00E51B4B">
        <w:rPr>
          <w:rFonts w:cs="Times New Roman"/>
          <w:szCs w:val="24"/>
        </w:rPr>
        <w:fldChar w:fldCharType="separate"/>
      </w:r>
      <w:r w:rsidRPr="00E51B4B">
        <w:rPr>
          <w:rFonts w:cs="Times New Roman"/>
          <w:szCs w:val="24"/>
        </w:rPr>
        <w:t>(5)</w:t>
      </w:r>
      <w:r w:rsidRPr="00E51B4B">
        <w:rPr>
          <w:rFonts w:cs="Times New Roman"/>
          <w:szCs w:val="24"/>
        </w:rPr>
        <w:fldChar w:fldCharType="end"/>
      </w:r>
      <w:r w:rsidRPr="00E51B4B">
        <w:rPr>
          <w:rFonts w:cs="Times New Roman"/>
          <w:szCs w:val="24"/>
        </w:rPr>
        <w:t xml:space="preserve">. </w:t>
      </w:r>
      <w:r w:rsidR="001A43D6">
        <w:rPr>
          <w:rFonts w:cs="Times New Roman"/>
          <w:szCs w:val="24"/>
        </w:rPr>
        <w:t xml:space="preserve"> </w:t>
      </w:r>
    </w:p>
    <w:p w14:paraId="687693CD" w14:textId="309D40CF" w:rsidR="003E054E" w:rsidRPr="00441699" w:rsidRDefault="001E5412" w:rsidP="009B1B52">
      <w:pPr>
        <w:spacing w:before="240" w:after="0"/>
        <w:rPr>
          <w:rFonts w:cs="Times New Roman"/>
          <w:szCs w:val="24"/>
        </w:rPr>
      </w:pPr>
      <w:r w:rsidRPr="00441699">
        <w:rPr>
          <w:rFonts w:cs="Times New Roman"/>
          <w:szCs w:val="24"/>
        </w:rPr>
        <w:t xml:space="preserve">A study done in Nairobi among </w:t>
      </w:r>
      <w:r w:rsidR="00441699" w:rsidRPr="00441699">
        <w:rPr>
          <w:rFonts w:cs="Times New Roman"/>
          <w:szCs w:val="24"/>
        </w:rPr>
        <w:t xml:space="preserve">school going adolescents in several informal settlements reported the prevalence of </w:t>
      </w:r>
      <w:r w:rsidR="001A43D6">
        <w:rPr>
          <w:rFonts w:cs="Times New Roman"/>
          <w:szCs w:val="24"/>
        </w:rPr>
        <w:t xml:space="preserve">depression, anxiety and PTSD to be 9.2%, 17.6% and 12.2% respectively </w:t>
      </w:r>
      <w:r w:rsidR="00441699" w:rsidRPr="00441699">
        <w:rPr>
          <w:rFonts w:cs="Times New Roman"/>
          <w:szCs w:val="24"/>
        </w:rPr>
        <w:t xml:space="preserve">with females who had undergone interpersonal trauma having a significantly higher  incidence of all mental health outcomes than </w:t>
      </w:r>
      <w:r w:rsidR="00E11286">
        <w:rPr>
          <w:rFonts w:cs="Times New Roman"/>
          <w:szCs w:val="24"/>
        </w:rPr>
        <w:t xml:space="preserve">the rest of </w:t>
      </w:r>
      <w:r w:rsidR="00441699" w:rsidRPr="00441699">
        <w:rPr>
          <w:rFonts w:cs="Times New Roman"/>
          <w:szCs w:val="24"/>
        </w:rPr>
        <w:t>the study population</w:t>
      </w:r>
      <w:r w:rsidR="00441699">
        <w:rPr>
          <w:rFonts w:cs="Times New Roman"/>
          <w:szCs w:val="24"/>
        </w:rPr>
        <w:t xml:space="preserve"> </w:t>
      </w:r>
      <w:r w:rsidR="00441699">
        <w:rPr>
          <w:rFonts w:cs="Times New Roman"/>
          <w:szCs w:val="24"/>
        </w:rPr>
        <w:fldChar w:fldCharType="begin"/>
      </w:r>
      <w:r w:rsidR="00CF6BC8">
        <w:rPr>
          <w:rFonts w:cs="Times New Roman"/>
          <w:szCs w:val="24"/>
        </w:rPr>
        <w:instrText xml:space="preserve"> ADDIN ZOTERO_ITEM CSL_CITATION {"citationID":"2B665B36","properties":{"formattedCitation":"(60)","plainCitation":"(60)","noteIndex":0},"citationItems":[{"id":250,"uris":["http://zotero.org/users/local/UxnFgeSF/items/47F9GWSF"],"itemData":{"id":250,"type":"article-journal","abstract":"OBJECTIVE: This study examines the prevalence of depression, anxiety, and post-traumatic stress disorder (PTSD) among adolescents attending schools in several informal settlements of Nairobi, Kenya. Primary aims were estimating prevalence of these mental health conditions, understanding their relationship to gender-based violence (GBV), and assessing changes in response to an empowerment intervention.\nMETHODS: Mental health measures were added to the final data collection point of a two-year randomized controlled trial (RCT) evaluating an empowerment self-defense intervention. Statistical models evaluated how past sexual violence, access to money to pay for a needed hospital visit, alcohol use, and self-efficacy affect both mental health outcomes as well as how the intervention affected female students' mental health.\nFINDINGS: Population prevalence of mental health conditions for combined male and female adolescents was estimated as: PTSD 12.2% (95% confidence interval 10.5-15.4), depression 9.2% (95% confidence interval 6.6-10.1) and anxiety 17.6% (95% confidence interval 11.2% - 18.7%). Female students who reported rape before and during the study-period reported significantly higher incidence of all mental health outcomes than the study population. No significant differences in outcomes were found between female students in the intervention and standard-of-care (SOC) groups. Prior rape and low ability to pay for a needed hospital visit were associated with higher prevalence of mental health conditions. The female students whose log-PTSD scores were most lowered by the intervention (effects between -0.23 and -0.07) were characterized by high ability to pay for a hospital visit, low agreement with gender normative statements, larger homes, and lower academic self-efficacy.\nCONCLUSION: These data illustrate a need for research and interventions related to (1) mental health conditions among the young urban poor in low-income settings, and (2) sexual violence as a driver of poor mental health, leading to a myriad of negative long-term outcomes.","container-title":"PloS One","DOI":"10.1371/journal.pone.0281800","ISSN":"1932-6203","issue":"3","journalAbbreviation":"PLoS One","language":"eng","note":"PMID: 36989329\nPMCID: PMC10057741","page":"e0281800","source":"PubMed","title":"Mental health and gender-based violence: An exploration of depression, PTSD, and anxiety among adolescents in Kenyan informal settlements participating in an empowerment intervention","title-short":"Mental health and gender-based violence","volume":"18","author":[{"family":"Friedberg","given":"Rina"},{"family":"Baiocchi","given":"Michael"},{"family":"Rosenman","given":"Evan"},{"family":"Amuyunzu-Nyamongo","given":"Mary"},{"family":"Nyairo","given":"Gavin"},{"family":"Sarnquist","given":"Clea"}],"issued":{"date-parts":[["2023"]]}}}],"schema":"https://github.com/citation-style-language/schema/raw/master/csl-citation.json"} </w:instrText>
      </w:r>
      <w:r w:rsidR="00441699">
        <w:rPr>
          <w:rFonts w:cs="Times New Roman"/>
          <w:szCs w:val="24"/>
        </w:rPr>
        <w:fldChar w:fldCharType="separate"/>
      </w:r>
      <w:r w:rsidR="00CF6BC8" w:rsidRPr="00CF6BC8">
        <w:rPr>
          <w:rFonts w:cs="Times New Roman"/>
        </w:rPr>
        <w:t>(60)</w:t>
      </w:r>
      <w:r w:rsidR="00441699">
        <w:rPr>
          <w:rFonts w:cs="Times New Roman"/>
          <w:szCs w:val="24"/>
        </w:rPr>
        <w:fldChar w:fldCharType="end"/>
      </w:r>
      <w:r w:rsidR="00441699" w:rsidRPr="00441699">
        <w:rPr>
          <w:rFonts w:cs="Times New Roman"/>
          <w:szCs w:val="24"/>
        </w:rPr>
        <w:t xml:space="preserve">.  </w:t>
      </w:r>
    </w:p>
    <w:p w14:paraId="60638C55" w14:textId="427F25E2" w:rsidR="003E054E" w:rsidRDefault="00E51B4B" w:rsidP="009B1B52">
      <w:pPr>
        <w:rPr>
          <w:rFonts w:cs="Times New Roman"/>
          <w:szCs w:val="24"/>
          <w:lang w:val="en"/>
        </w:rPr>
      </w:pPr>
      <w:r>
        <w:rPr>
          <w:rFonts w:cs="Times New Roman"/>
          <w:szCs w:val="24"/>
          <w:lang w:val="en"/>
        </w:rPr>
        <w:t xml:space="preserve">Children who had experienced ACE’s were reported to have screened positive for PTSD and depression in domestic violence shelters for mothers and children </w:t>
      </w:r>
      <w:r>
        <w:rPr>
          <w:rFonts w:cs="Times New Roman"/>
          <w:szCs w:val="24"/>
          <w:lang w:val="en"/>
        </w:rPr>
        <w:fldChar w:fldCharType="begin"/>
      </w:r>
      <w:r w:rsidR="00CF6BC8">
        <w:rPr>
          <w:rFonts w:cs="Times New Roman"/>
          <w:szCs w:val="24"/>
          <w:lang w:val="en"/>
        </w:rPr>
        <w:instrText xml:space="preserve"> ADDIN ZOTERO_ITEM CSL_CITATION {"citationID":"AkuasF7k","properties":{"formattedCitation":"(61)","plainCitation":"(61)","noteIndex":0},"citationItems":[{"id":253,"uris":["http://zotero.org/users/local/UxnFgeSF/items/NK967FG5"],"itemData":{"id":253,"type":"article-journal","abstract":"BACKGROUND: While intimate partner violence (IPV) has well documented impact on women and children, few interventions have been tested for mothers and children in the domestic violence shelter system.\nOBJECTIVE: We used mixed methods to explore effects of a pilot intervention combining trauma focused cognitive behavior therapy (TF-CBT) (verbal therapy method) with art and play therapy (non-verbal therapy methods) in New York City and Johannesburg, to compare efficacy between high and low-middle income contexts.\nPARTICIPANTS AND SETTING: School-aged children and their mothers from one domestic violence shelter in each city were invited to participate.\nMETHODS: Children were screened for depression and post-traumatic stress disorder (PTSD). Children participated in a weekly group session lasting 1-2 hours over 12 weeks and mothers received 3 group sessions. Quantitative data comprised pre-and post-intervention child self-reports (n = 21) and mother's report (n = 16) of child depressive and PTSD symptoms. Qualitative in-depth interviews were conducted with children (n = 11) and mothers (n = 8) who completed the intervention.\nRESULTS: At baseline, children showed high rates of symptoms of probable depression and probable PTSD (33 % and 66 % respectively). By endline, depressive symptoms significantly reduced (mean of 13.7-8.3,p = 0.01) and there was a non-significant trend towards PTSD improvement (40.0-34.4, p = 0.21). Children revealed the art helped them express difficult emotions and experiences with their mothers. Multiple children felt it assisted in managing challenging behaviours.\nCONCLUSION: This pilot trauma-informed art and play therapy group intervention holds promise in mitigating the effects of IPV for children and mothers in domestic violence shelters.","container-title":"Child Abuse &amp; Neglect","DOI":"10.1016/j.chiabu.2020.104564","ISSN":"1873-7757","journalAbbreviation":"Child Abuse Negl","language":"eng","note":"PMID: 32512265\nPMCID: PMC7494566","page":"104564","source":"PubMed","title":"Trauma-informed art and play therapy: Pilot study outcomes for children and mothers in domestic violence shelters in the United States and South Africa","title-short":"Trauma-informed art and play therapy","volume":"107","author":[{"family":"Woollett","given":"Nataly"},{"family":"Bandeira","given":"Monica"},{"family":"Hatcher","given":"Abigail"}],"issued":{"date-parts":[["2020",9]]}}}],"schema":"https://github.com/citation-style-language/schema/raw/master/csl-citation.json"} </w:instrText>
      </w:r>
      <w:r>
        <w:rPr>
          <w:rFonts w:cs="Times New Roman"/>
          <w:szCs w:val="24"/>
          <w:lang w:val="en"/>
        </w:rPr>
        <w:fldChar w:fldCharType="separate"/>
      </w:r>
      <w:r w:rsidR="00CF6BC8" w:rsidRPr="00CF6BC8">
        <w:rPr>
          <w:rFonts w:cs="Times New Roman"/>
        </w:rPr>
        <w:t>(61)</w:t>
      </w:r>
      <w:r>
        <w:rPr>
          <w:rFonts w:cs="Times New Roman"/>
          <w:szCs w:val="24"/>
          <w:lang w:val="en"/>
        </w:rPr>
        <w:fldChar w:fldCharType="end"/>
      </w:r>
      <w:r>
        <w:rPr>
          <w:rFonts w:cs="Times New Roman"/>
          <w:szCs w:val="24"/>
          <w:lang w:val="en"/>
        </w:rPr>
        <w:t xml:space="preserve">. </w:t>
      </w:r>
    </w:p>
    <w:p w14:paraId="31DF4170" w14:textId="7BD36BB1" w:rsidR="00BC6ABD" w:rsidRDefault="008D43AD" w:rsidP="009B1B52">
      <w:pPr>
        <w:rPr>
          <w:rFonts w:cs="Times New Roman"/>
          <w:szCs w:val="24"/>
        </w:rPr>
      </w:pPr>
      <w:r w:rsidRPr="0026046A">
        <w:rPr>
          <w:rFonts w:cs="Times New Roman"/>
          <w:szCs w:val="24"/>
        </w:rPr>
        <w:t xml:space="preserve">PTSD is </w:t>
      </w:r>
      <w:r w:rsidR="00E11286">
        <w:rPr>
          <w:rFonts w:cs="Times New Roman"/>
          <w:szCs w:val="24"/>
        </w:rPr>
        <w:t xml:space="preserve">characterized using </w:t>
      </w:r>
      <w:r w:rsidRPr="0026046A">
        <w:rPr>
          <w:rFonts w:cs="Times New Roman"/>
          <w:szCs w:val="24"/>
        </w:rPr>
        <w:t xml:space="preserve"> four symptom clusters: </w:t>
      </w:r>
      <w:r w:rsidR="00E42BAB">
        <w:rPr>
          <w:rFonts w:cs="Times New Roman"/>
          <w:szCs w:val="24"/>
        </w:rPr>
        <w:t xml:space="preserve">avoidance, </w:t>
      </w:r>
      <w:r w:rsidRPr="0026046A">
        <w:rPr>
          <w:rFonts w:cs="Times New Roman"/>
          <w:szCs w:val="24"/>
        </w:rPr>
        <w:t xml:space="preserve">intrusion, </w:t>
      </w:r>
      <w:r w:rsidR="00E42BAB">
        <w:rPr>
          <w:rFonts w:cs="Times New Roman"/>
          <w:szCs w:val="24"/>
        </w:rPr>
        <w:t xml:space="preserve">hyperarousal and </w:t>
      </w:r>
      <w:r w:rsidRPr="0026046A">
        <w:rPr>
          <w:rFonts w:cs="Times New Roman"/>
          <w:szCs w:val="24"/>
        </w:rPr>
        <w:t>negative alterations in cognition and mood</w:t>
      </w:r>
      <w:r w:rsidR="00E42BAB">
        <w:rPr>
          <w:rFonts w:cs="Times New Roman"/>
          <w:szCs w:val="24"/>
        </w:rPr>
        <w:t xml:space="preserve"> </w:t>
      </w:r>
      <w:r w:rsidRPr="0026046A">
        <w:rPr>
          <w:rFonts w:cs="Times New Roman"/>
          <w:szCs w:val="24"/>
        </w:rPr>
        <w:t xml:space="preserve"> that manifest differently.</w:t>
      </w:r>
      <w:r>
        <w:t xml:space="preserve"> </w:t>
      </w:r>
      <w:r w:rsidR="00BC6ABD" w:rsidRPr="00BC6ABD">
        <w:rPr>
          <w:rFonts w:cs="Times New Roman"/>
          <w:szCs w:val="24"/>
          <w:lang w:val="en"/>
        </w:rPr>
        <w:t>Some manifestations of PTSD in children include</w:t>
      </w:r>
      <w:r w:rsidR="00BC6ABD" w:rsidRPr="00BC6ABD">
        <w:rPr>
          <w:rFonts w:cs="Times New Roman"/>
          <w:szCs w:val="24"/>
        </w:rPr>
        <w:t xml:space="preserve"> memories, flashbacks or nightmares after the event</w:t>
      </w:r>
      <w:r w:rsidR="00E42BAB">
        <w:rPr>
          <w:rFonts w:cs="Times New Roman"/>
          <w:szCs w:val="24"/>
        </w:rPr>
        <w:t xml:space="preserve"> accompanied by physical or emotional distress</w:t>
      </w:r>
      <w:r w:rsidR="00BC6ABD" w:rsidRPr="00BC6ABD">
        <w:rPr>
          <w:rFonts w:cs="Times New Roman"/>
          <w:szCs w:val="24"/>
        </w:rPr>
        <w:t xml:space="preserve">. Younger children might reenact trauma during playtime. Other manifestations </w:t>
      </w:r>
      <w:r w:rsidR="00F462DB">
        <w:rPr>
          <w:rFonts w:cs="Times New Roman"/>
          <w:szCs w:val="24"/>
        </w:rPr>
        <w:t xml:space="preserve">include </w:t>
      </w:r>
      <w:r w:rsidR="00E42BAB">
        <w:rPr>
          <w:rFonts w:cs="Times New Roman"/>
          <w:szCs w:val="24"/>
        </w:rPr>
        <w:t xml:space="preserve"> </w:t>
      </w:r>
      <w:r w:rsidR="00BC6ABD" w:rsidRPr="00BC6ABD">
        <w:rPr>
          <w:rFonts w:cs="Times New Roman"/>
          <w:szCs w:val="24"/>
        </w:rPr>
        <w:t xml:space="preserve"> dis</w:t>
      </w:r>
      <w:r w:rsidR="00F462DB">
        <w:rPr>
          <w:rFonts w:cs="Times New Roman"/>
          <w:szCs w:val="24"/>
        </w:rPr>
        <w:t xml:space="preserve">ordered </w:t>
      </w:r>
      <w:r w:rsidR="00BC6ABD" w:rsidRPr="00BC6ABD">
        <w:rPr>
          <w:rFonts w:cs="Times New Roman"/>
          <w:szCs w:val="24"/>
        </w:rPr>
        <w:t xml:space="preserve"> sleep</w:t>
      </w:r>
      <w:r w:rsidR="00F462DB">
        <w:rPr>
          <w:rFonts w:cs="Times New Roman"/>
          <w:szCs w:val="24"/>
        </w:rPr>
        <w:t xml:space="preserve"> patterns</w:t>
      </w:r>
      <w:r w:rsidR="00BC6ABD" w:rsidRPr="00BC6ABD">
        <w:rPr>
          <w:rFonts w:cs="Times New Roman"/>
          <w:szCs w:val="24"/>
        </w:rPr>
        <w:t xml:space="preserve">, </w:t>
      </w:r>
      <w:r w:rsidR="00F462DB">
        <w:rPr>
          <w:rFonts w:cs="Times New Roman"/>
          <w:szCs w:val="24"/>
        </w:rPr>
        <w:t>anxiety</w:t>
      </w:r>
      <w:r w:rsidR="00BC6ABD" w:rsidRPr="00BC6ABD">
        <w:rPr>
          <w:rFonts w:cs="Times New Roman"/>
          <w:szCs w:val="24"/>
        </w:rPr>
        <w:t xml:space="preserve">, confusion, </w:t>
      </w:r>
      <w:r w:rsidR="00F462DB">
        <w:rPr>
          <w:rFonts w:cs="Times New Roman"/>
          <w:szCs w:val="24"/>
        </w:rPr>
        <w:t xml:space="preserve">short temper </w:t>
      </w:r>
      <w:r w:rsidR="00BC6ABD" w:rsidRPr="00BC6ABD">
        <w:rPr>
          <w:rFonts w:cs="Times New Roman"/>
          <w:szCs w:val="24"/>
        </w:rPr>
        <w:t>,</w:t>
      </w:r>
      <w:r w:rsidR="00BC6ABD">
        <w:rPr>
          <w:rFonts w:cs="Times New Roman"/>
          <w:szCs w:val="24"/>
        </w:rPr>
        <w:t xml:space="preserve"> </w:t>
      </w:r>
      <w:r w:rsidR="00BC6ABD" w:rsidRPr="00BC6ABD">
        <w:rPr>
          <w:rFonts w:cs="Times New Roman"/>
          <w:szCs w:val="24"/>
        </w:rPr>
        <w:t xml:space="preserve">sudden or extreme emotional </w:t>
      </w:r>
      <w:r w:rsidR="00F462DB">
        <w:rPr>
          <w:rFonts w:cs="Times New Roman"/>
          <w:szCs w:val="24"/>
        </w:rPr>
        <w:t xml:space="preserve">outbursts </w:t>
      </w:r>
      <w:r w:rsidR="00BC6ABD" w:rsidRPr="00BC6ABD">
        <w:rPr>
          <w:rFonts w:cs="Times New Roman"/>
          <w:szCs w:val="24"/>
        </w:rPr>
        <w:t>,</w:t>
      </w:r>
      <w:r w:rsidR="00BC6ABD">
        <w:rPr>
          <w:rFonts w:cs="Times New Roman"/>
          <w:szCs w:val="24"/>
        </w:rPr>
        <w:t xml:space="preserve"> </w:t>
      </w:r>
      <w:r w:rsidR="00BC6ABD" w:rsidRPr="00BC6ABD">
        <w:rPr>
          <w:rFonts w:cs="Times New Roman"/>
          <w:szCs w:val="24"/>
        </w:rPr>
        <w:t>difficulty concentrating ,</w:t>
      </w:r>
      <w:r w:rsidR="00BC6ABD">
        <w:rPr>
          <w:rFonts w:cs="Times New Roman"/>
          <w:szCs w:val="24"/>
        </w:rPr>
        <w:t xml:space="preserve"> </w:t>
      </w:r>
      <w:r w:rsidR="00BC6ABD" w:rsidRPr="00BC6ABD">
        <w:rPr>
          <w:rFonts w:cs="Times New Roman"/>
          <w:szCs w:val="24"/>
        </w:rPr>
        <w:t>loss of interest in things they once loved  and</w:t>
      </w:r>
      <w:r w:rsidR="00F462DB">
        <w:rPr>
          <w:rFonts w:cs="Times New Roman"/>
          <w:szCs w:val="24"/>
        </w:rPr>
        <w:t xml:space="preserve"> regression to </w:t>
      </w:r>
      <w:r w:rsidR="00BC6ABD" w:rsidRPr="00BC6ABD">
        <w:rPr>
          <w:rFonts w:cs="Times New Roman"/>
          <w:szCs w:val="24"/>
        </w:rPr>
        <w:t xml:space="preserve"> behaviors from an earlier life stage (clinging to parents and caregivers, </w:t>
      </w:r>
      <w:r w:rsidR="00F462DB">
        <w:rPr>
          <w:rFonts w:cs="Times New Roman"/>
          <w:szCs w:val="24"/>
        </w:rPr>
        <w:t xml:space="preserve">thumb-sucking </w:t>
      </w:r>
      <w:r w:rsidR="00BC6ABD" w:rsidRPr="00BC6ABD">
        <w:rPr>
          <w:rFonts w:cs="Times New Roman"/>
          <w:szCs w:val="24"/>
        </w:rPr>
        <w:t>or needing extra help with simple tasks)</w:t>
      </w:r>
      <w:r w:rsidR="00BC6ABD">
        <w:rPr>
          <w:rFonts w:cs="Times New Roman"/>
          <w:szCs w:val="24"/>
        </w:rPr>
        <w:t>. Teenagers are prone to risky behaviours such as self-harm and substance use</w:t>
      </w:r>
      <w:r>
        <w:rPr>
          <w:rFonts w:cs="Times New Roman"/>
          <w:szCs w:val="24"/>
        </w:rPr>
        <w:t xml:space="preserve"> </w:t>
      </w:r>
      <w:r>
        <w:rPr>
          <w:rFonts w:cs="Times New Roman"/>
          <w:szCs w:val="24"/>
        </w:rPr>
        <w:fldChar w:fldCharType="begin"/>
      </w:r>
      <w:r w:rsidR="00CF6BC8">
        <w:rPr>
          <w:rFonts w:cs="Times New Roman"/>
          <w:szCs w:val="24"/>
        </w:rPr>
        <w:instrText xml:space="preserve"> ADDIN ZOTERO_ITEM CSL_CITATION {"citationID":"pNJWKoZU","properties":{"formattedCitation":"(62)","plainCitation":"(62)","noteIndex":0},"citationItems":[{"id":262,"uris":["http://zotero.org/users/local/UxnFgeSF/items/DZQPXSEB"],"itemData":{"id":262,"type":"article-journal","abstract":"Post-traumatic stress disorder (PTSD) is a common psychiatric condition in childhood and adolescence. Rates vary widely depending upon the type of trauma exposure. Interpersonal traumas, such as rape or physical abuse, are more likely to result in PTSD than exposure to natural or technological disaster. Clinical presentations are exceedingly complex and children with PTSD are at increased risk of having comorbid psychiatric diagnoses. Because of its complexity and frequent occurrence with other disorders, assessment of PTSD necessitates a broad-based evaluation utilizing multiple informations and structured instruments specific to the symptoms of PTSD in youth. Cognitive-behavioral therapy (CBT) is the treatment of first choice. Pharmacological agents for PTSD treatment have received little empirical investigation in childhood. Pharmacological treatment is used to target disabling symptoms of the disorder, which limit psychotherapy or life functioning, by helping children to tolerate working through distressful material in therapy and life. Pharmacological treatment should be based on a stepwise approach utilizing broad spectrum medications such as the selective serotonin reuptake inhibitors as first-line agents. Comorbid conditions should be identified and treated with appropriate medication or psychosocial interventions. Treatment algorithms are provided to guide rational medication strategies for children and adolescents with PTSD, subsyndromal PTSD, and in PTSD that is comorbid with other psychiatric conditions of childhood. Reduction in even one debilitating symptom of PTSD can improve a child's overall functioning across multiple domains.","container-title":"Paediatric Drugs","DOI":"10.2165/00128072-200204030-00003","ISSN":"1174-5878","issue":"3","journalAbbreviation":"Paediatr Drugs","language":"eng","note":"PMID: 11909008","page":"159-170","source":"PubMed","title":"Post-traumatic stress disorder in children and adolescents: epidemiology, diagnosis and treatment options","title-short":"Post-traumatic stress disorder in children and adolescents","volume":"4","author":[{"family":"Donnelly","given":"Craig L."},{"family":"Amaya-Jackson","given":"Lisa"}],"issued":{"date-parts":[["2002"]]}}}],"schema":"https://github.com/citation-style-language/schema/raw/master/csl-citation.json"} </w:instrText>
      </w:r>
      <w:r>
        <w:rPr>
          <w:rFonts w:cs="Times New Roman"/>
          <w:szCs w:val="24"/>
        </w:rPr>
        <w:fldChar w:fldCharType="separate"/>
      </w:r>
      <w:r w:rsidR="00CF6BC8" w:rsidRPr="00CF6BC8">
        <w:rPr>
          <w:rFonts w:cs="Times New Roman"/>
        </w:rPr>
        <w:t>(62)</w:t>
      </w:r>
      <w:r>
        <w:rPr>
          <w:rFonts w:cs="Times New Roman"/>
          <w:szCs w:val="24"/>
        </w:rPr>
        <w:fldChar w:fldCharType="end"/>
      </w:r>
      <w:r w:rsidR="00BC6ABD">
        <w:rPr>
          <w:rFonts w:cs="Times New Roman"/>
          <w:szCs w:val="24"/>
        </w:rPr>
        <w:t>.</w:t>
      </w:r>
    </w:p>
    <w:p w14:paraId="18B26766" w14:textId="195A877E" w:rsidR="009B1B52" w:rsidRDefault="00BC6ABD" w:rsidP="009B1B52">
      <w:pPr>
        <w:pStyle w:val="NormalWeb"/>
        <w:spacing w:before="0" w:beforeAutospacing="0" w:after="0" w:afterAutospacing="0" w:line="360" w:lineRule="auto"/>
      </w:pPr>
      <w:r w:rsidRPr="00F14B8F">
        <w:t>The risk of a child</w:t>
      </w:r>
      <w:r w:rsidR="005A2B12">
        <w:t xml:space="preserve"> having </w:t>
      </w:r>
      <w:r w:rsidRPr="00F14B8F">
        <w:t xml:space="preserve">PTSD depends on factors such as the perceived </w:t>
      </w:r>
      <w:r w:rsidR="005A2B12">
        <w:t xml:space="preserve">gravity </w:t>
      </w:r>
      <w:r w:rsidRPr="00F14B8F">
        <w:t xml:space="preserve"> of the trauma,</w:t>
      </w:r>
      <w:r w:rsidR="00F14B8F" w:rsidRPr="00F14B8F">
        <w:t xml:space="preserve"> </w:t>
      </w:r>
      <w:r w:rsidRPr="00F14B8F">
        <w:t xml:space="preserve">the </w:t>
      </w:r>
      <w:r w:rsidR="005A2B12">
        <w:t xml:space="preserve">rate of occurrence </w:t>
      </w:r>
      <w:r w:rsidRPr="00F14B8F">
        <w:t xml:space="preserve"> of the trauma and the child’s </w:t>
      </w:r>
      <w:r w:rsidR="005A2B12">
        <w:t>closeness</w:t>
      </w:r>
      <w:r w:rsidRPr="00F14B8F">
        <w:t xml:space="preserve"> to the trauma</w:t>
      </w:r>
      <w:r w:rsidR="005A2B12">
        <w:t xml:space="preserve"> with those who have gone through the event more likely to develop PTSD compared to those who have witnessed the event  </w:t>
      </w:r>
      <w:r w:rsidRPr="00F14B8F">
        <w:t xml:space="preserve">. </w:t>
      </w:r>
    </w:p>
    <w:p w14:paraId="1C92F65D" w14:textId="0E3944F0" w:rsidR="004329FF" w:rsidRPr="00F14B8F" w:rsidRDefault="004329FF" w:rsidP="009B1B52">
      <w:pPr>
        <w:pStyle w:val="NormalWeb"/>
        <w:spacing w:before="0" w:beforeAutospacing="0" w:after="0" w:afterAutospacing="0" w:line="360" w:lineRule="auto"/>
      </w:pPr>
      <w:r>
        <w:t xml:space="preserve">Trauma centered - cognitive behavioural therapy is the first treatment modality of choice. </w:t>
      </w:r>
    </w:p>
    <w:p w14:paraId="08C83F1E" w14:textId="4F3173E3" w:rsidR="00446CF1" w:rsidRPr="004913EC" w:rsidRDefault="00446CF1" w:rsidP="009B1B52">
      <w:pPr>
        <w:pStyle w:val="Heading3"/>
        <w:rPr>
          <w:rFonts w:cs="Times New Roman"/>
          <w:b w:val="0"/>
        </w:rPr>
      </w:pPr>
      <w:bookmarkStart w:id="30" w:name="_Toc212149776"/>
      <w:r w:rsidRPr="004913EC">
        <w:rPr>
          <w:rFonts w:cs="Times New Roman"/>
        </w:rPr>
        <w:lastRenderedPageBreak/>
        <w:t>2.3</w:t>
      </w:r>
      <w:r w:rsidR="00973B4F" w:rsidRPr="004913EC">
        <w:rPr>
          <w:rFonts w:cs="Times New Roman"/>
        </w:rPr>
        <w:t>.1</w:t>
      </w:r>
      <w:r w:rsidRPr="004913EC">
        <w:rPr>
          <w:rFonts w:cs="Times New Roman"/>
        </w:rPr>
        <w:t xml:space="preserve"> Depression </w:t>
      </w:r>
      <w:r w:rsidR="00210F77" w:rsidRPr="004913EC">
        <w:rPr>
          <w:rFonts w:cs="Times New Roman"/>
        </w:rPr>
        <w:t xml:space="preserve">and PTSD </w:t>
      </w:r>
      <w:r w:rsidRPr="004913EC">
        <w:rPr>
          <w:rFonts w:cs="Times New Roman"/>
        </w:rPr>
        <w:t>among adolescents with HIV/AIDS</w:t>
      </w:r>
      <w:bookmarkEnd w:id="30"/>
      <w:r w:rsidRPr="004913EC">
        <w:rPr>
          <w:rFonts w:cs="Times New Roman"/>
        </w:rPr>
        <w:t xml:space="preserve"> </w:t>
      </w:r>
    </w:p>
    <w:p w14:paraId="052A0C89" w14:textId="0B579062" w:rsidR="00446CF1" w:rsidRDefault="00446CF1" w:rsidP="009B1B52">
      <w:pPr>
        <w:rPr>
          <w:rFonts w:cs="Times New Roman"/>
          <w:szCs w:val="24"/>
        </w:rPr>
      </w:pPr>
      <w:r w:rsidRPr="0020744C">
        <w:rPr>
          <w:rFonts w:cs="Times New Roman"/>
          <w:szCs w:val="24"/>
        </w:rPr>
        <w:t>Globally,about 1.65 million adolescents were living with HIV</w:t>
      </w:r>
      <w:r w:rsidR="0001116D">
        <w:rPr>
          <w:rFonts w:cs="Times New Roman"/>
          <w:szCs w:val="24"/>
        </w:rPr>
        <w:t xml:space="preserve"> in 2022</w:t>
      </w:r>
      <w:r w:rsidRPr="0020744C">
        <w:rPr>
          <w:rFonts w:cs="Times New Roman"/>
          <w:szCs w:val="24"/>
        </w:rPr>
        <w:t xml:space="preserve"> </w:t>
      </w:r>
      <w:r w:rsidR="0001116D">
        <w:rPr>
          <w:rFonts w:cs="Times New Roman"/>
          <w:szCs w:val="24"/>
        </w:rPr>
        <w:t>of whom about 1.4 million were in sub-Saharan Africa</w:t>
      </w:r>
      <w:r w:rsidRPr="0020744C">
        <w:rPr>
          <w:rFonts w:cs="Times New Roman"/>
          <w:szCs w:val="24"/>
        </w:rPr>
        <w:t xml:space="preserve">. Adolescents </w:t>
      </w:r>
      <w:r w:rsidR="0001116D">
        <w:rPr>
          <w:rFonts w:cs="Times New Roman"/>
          <w:szCs w:val="24"/>
        </w:rPr>
        <w:t xml:space="preserve">constitute </w:t>
      </w:r>
      <w:r w:rsidRPr="0020744C">
        <w:rPr>
          <w:rFonts w:cs="Times New Roman"/>
          <w:szCs w:val="24"/>
        </w:rPr>
        <w:t xml:space="preserve"> 4 per cent of all people living with HIV and a</w:t>
      </w:r>
      <w:r w:rsidR="0001116D">
        <w:rPr>
          <w:rFonts w:cs="Times New Roman"/>
          <w:szCs w:val="24"/>
        </w:rPr>
        <w:t xml:space="preserve">ccount for </w:t>
      </w:r>
      <w:r w:rsidRPr="0020744C">
        <w:rPr>
          <w:rFonts w:cs="Times New Roman"/>
          <w:szCs w:val="24"/>
        </w:rPr>
        <w:t xml:space="preserve"> 10 per cent of new adult HIV infections. </w:t>
      </w:r>
      <w:r w:rsidR="00FD443C">
        <w:rPr>
          <w:rFonts w:cs="Times New Roman"/>
          <w:szCs w:val="24"/>
        </w:rPr>
        <w:fldChar w:fldCharType="begin"/>
      </w:r>
      <w:r w:rsidR="00CF6BC8">
        <w:rPr>
          <w:rFonts w:cs="Times New Roman"/>
          <w:szCs w:val="24"/>
        </w:rPr>
        <w:instrText xml:space="preserve"> ADDIN ZOTERO_ITEM CSL_CITATION {"citationID":"oriHEfqH","properties":{"formattedCitation":"(63)","plainCitation":"(63)","noteIndex":0},"citationItems":[{"id":62,"uris":["http://zotero.org/users/local/UxnFgeSF/items/HJX6QB63"],"itemData":{"id":62,"type":"webpage","abstract":"Adolescents and young people represent a growing share of people living with HIV worldwide. In 2022 alone, 480,000 [255,000-760,000] young people between the ages of 10 to 24 were newly infected with HIV, of whom 140,000 [35,000-250,000] were adolescents between the ages of 10 and 19. To compound this, most recent data indicate that only 25 per cent of adolescent girls and 17 per cent of adolescent boys aged 15-19 in Eastern and Southern Africa – the region most affected by HIV – have been tested for HIV in the past 12 months and received the result of the last test. The testing rates in West and Central Africa are even lower. If current trends continue, there will still be some 183,000 annual new HIV infections among adolescents in 2030.","container-title":"UNICEF DATA","language":"en-US","title":"Adolescent HIV prevention","URL":"https://data.unicef.org/topic/hivaids/adolescents-young-people/","accessed":{"date-parts":[["2024",2,6]]}}}],"schema":"https://github.com/citation-style-language/schema/raw/master/csl-citation.json"} </w:instrText>
      </w:r>
      <w:r w:rsidR="00FD443C">
        <w:rPr>
          <w:rFonts w:cs="Times New Roman"/>
          <w:szCs w:val="24"/>
        </w:rPr>
        <w:fldChar w:fldCharType="separate"/>
      </w:r>
      <w:r w:rsidR="00CF6BC8" w:rsidRPr="00CF6BC8">
        <w:rPr>
          <w:rFonts w:cs="Times New Roman"/>
        </w:rPr>
        <w:t>(63)</w:t>
      </w:r>
      <w:r w:rsidR="00FD443C">
        <w:rPr>
          <w:rFonts w:cs="Times New Roman"/>
          <w:szCs w:val="24"/>
        </w:rPr>
        <w:fldChar w:fldCharType="end"/>
      </w:r>
    </w:p>
    <w:p w14:paraId="392FA4CF" w14:textId="0E1BA778" w:rsidR="006B57B7" w:rsidRPr="00CE5E7A" w:rsidRDefault="00CE5E7A" w:rsidP="009B1B52">
      <w:pPr>
        <w:rPr>
          <w:rFonts w:cs="Times New Roman"/>
          <w:szCs w:val="24"/>
        </w:rPr>
      </w:pPr>
      <w:r>
        <w:rPr>
          <w:rFonts w:cs="Times New Roman"/>
          <w:szCs w:val="24"/>
        </w:rPr>
        <w:t>The successes that have been attained with the initiation of HAART in childhood have lessened the impact of disease in childhood and improved survival into adolescence. This has inadvertently shifted focus to more issues that happen during adolescence such as</w:t>
      </w:r>
      <w:r>
        <w:t xml:space="preserve"> </w:t>
      </w:r>
      <w:r w:rsidRPr="00CE5E7A">
        <w:rPr>
          <w:rFonts w:cs="Times New Roman"/>
          <w:szCs w:val="24"/>
        </w:rPr>
        <w:t>mental health, chronic physical illness, injury, sexual and reproductive healt</w:t>
      </w:r>
      <w:r>
        <w:rPr>
          <w:rFonts w:cs="Times New Roman"/>
          <w:szCs w:val="24"/>
        </w:rPr>
        <w:t xml:space="preserve">h </w:t>
      </w:r>
      <w:r>
        <w:rPr>
          <w:rFonts w:cs="Times New Roman"/>
          <w:szCs w:val="24"/>
        </w:rPr>
        <w:fldChar w:fldCharType="begin"/>
      </w:r>
      <w:r w:rsidR="00CF6BC8">
        <w:rPr>
          <w:rFonts w:cs="Times New Roman"/>
          <w:szCs w:val="24"/>
        </w:rPr>
        <w:instrText xml:space="preserve"> ADDIN ZOTERO_ITEM CSL_CITATION {"citationID":"rTKe0agu","properties":{"formattedCitation":"(64)","plainCitation":"(64)","noteIndex":0},"citationItems":[{"id":148,"uris":["http://zotero.org/users/local/UxnFgeSF/items/LCQZ6N8I"],"itemData":{"id":148,"type":"article-journal","abstract":"The widespread use of antiretroviral therapy and remarkable success in the treatment of paediatric HIV infection has changed the face of the Human Immunodeficiency Virus (HIV) epidemic in children from a fatal disease to that of a chronic illness. Many children living with HIV are surviving into adolescence. This sub-population of people living with HIV is emerging as a public health challenge and burden in terms of healthcare management and service utilization than previously anticipated. This article provides an overview of the socio-developmental challenges facing adolescents living with HIV especially in a resource-limited setting like Nigeria. These include concerns about their healthy sexuality, safer sex and transition to adulthood, disclosure of their status and potential stigma, challenges faced with daily living, access and adherence to treatment, access to care and support, and clinic transition. Other issues include reality of death and implications for fertility intentions, mental health concerns and neurocognitive development. Coping strategies and needed support for adolescents living with HIV are also discussed, and the implications for policy formulation and programme design and implementation in Nigeria are highlighted.","container-title":"African Journal of Reproductive Health","ISSN":"1118-4841","issue":"3 Spec No","journalAbbreviation":"Afr J Reprod Health","language":"eng","note":"PMID: 26050381\nPMCID: PMC4652135","page":"93-101","source":"PubMed","title":"Addressing the socio-development needs of adolescents living with HIV/AIDS in Nigeria: a call for action","title-short":"Addressing the socio-development needs of adolescents living with HIV/AIDS in Nigeria","volume":"18","author":[{"family":"Folayan","given":"Morenike"},{"family":"Morolake Odetoyinbo","given":"null"},{"family":"Brown","given":"Brandon"},{"family":"Harrison","given":"Abigail"}],"issued":{"date-parts":[["2014",9]]}}}],"schema":"https://github.com/citation-style-language/schema/raw/master/csl-citation.json"} </w:instrText>
      </w:r>
      <w:r>
        <w:rPr>
          <w:rFonts w:cs="Times New Roman"/>
          <w:szCs w:val="24"/>
        </w:rPr>
        <w:fldChar w:fldCharType="separate"/>
      </w:r>
      <w:r w:rsidR="00CF6BC8" w:rsidRPr="00CF6BC8">
        <w:rPr>
          <w:rFonts w:cs="Times New Roman"/>
        </w:rPr>
        <w:t>(64)</w:t>
      </w:r>
      <w:r>
        <w:rPr>
          <w:rFonts w:cs="Times New Roman"/>
          <w:szCs w:val="24"/>
        </w:rPr>
        <w:fldChar w:fldCharType="end"/>
      </w:r>
      <w:r w:rsidRPr="00CE5E7A">
        <w:rPr>
          <w:rFonts w:cs="Times New Roman"/>
          <w:szCs w:val="24"/>
        </w:rPr>
        <w:t>.</w:t>
      </w:r>
    </w:p>
    <w:p w14:paraId="73D26626" w14:textId="039682FE" w:rsidR="00446CF1" w:rsidRDefault="00446CF1" w:rsidP="009B1B52">
      <w:pPr>
        <w:rPr>
          <w:rFonts w:cs="Times New Roman"/>
          <w:szCs w:val="24"/>
        </w:rPr>
      </w:pPr>
      <w:r w:rsidRPr="0020744C">
        <w:rPr>
          <w:rFonts w:cs="Times New Roman"/>
          <w:szCs w:val="24"/>
        </w:rPr>
        <w:t xml:space="preserve">Mental health disorders( MHDs) are an important yet neglected aspect of public health involving adolescents in  Africa(SSA) </w:t>
      </w:r>
      <w:r w:rsidR="001F0338">
        <w:rPr>
          <w:rFonts w:cs="Times New Roman"/>
          <w:szCs w:val="24"/>
        </w:rPr>
        <w:fldChar w:fldCharType="begin"/>
      </w:r>
      <w:r w:rsidR="00CF6BC8">
        <w:rPr>
          <w:rFonts w:cs="Times New Roman"/>
          <w:szCs w:val="24"/>
        </w:rPr>
        <w:instrText xml:space="preserve"> ADDIN ZOTERO_ITEM CSL_CITATION {"citationID":"yMXSdTS7","properties":{"formattedCitation":"(65)","plainCitation":"(65)","noteIndex":0},"citationItems":[{"id":"1CLvFoV1/ij7hF0kS","uris":["http://zotero.org/users/local/UxnFgeSF/items/RSQU2T6B"],"itemData":{"id":95,"type":"webpage","abstract":"There are 1.3 billion adolescents in the world today, more than ever before, making up 16 per cent of the world’s population. Defined by the United Nations as those between the ages of 10 and 19, adolescents experience a transition period between childhood and adulthood and with it, significant growth and development. As children up to the age of 18, most adolescents are protected under the Convention on the Rights of the Child. Yet, their vulnerabilities and needs are distinctly different from those of children and therefore often remain unaddressed.  UNICEF recently launched the Adolescent Data Portal to monitor the many dimensions of adolescent well-being. This portal provides easy access to global, regional and country-level data on key indicators together with information on the socioeconomic contexts in which adolescents live. It includes thematic overviews, tools to interact with available data, country profiles and downloadable datasets.   Additional data on adolescents can be found throughout data.unicef.org, including on the following thematic pages: Adolescent health profiles Early childbearing Education Gender equality HIV/AIDS Marriage Mental health Violence","container-title":"UNICEF DATA","language":"en-US","title":"Adolescents Statistics","URL":"https://data.unicef.org/topic/adolescents/overview/","accessed":{"date-parts":[["2024",2,6]]}}}],"schema":"https://github.com/citation-style-language/schema/raw/master/csl-citation.json"} </w:instrText>
      </w:r>
      <w:r w:rsidR="001F0338">
        <w:rPr>
          <w:rFonts w:cs="Times New Roman"/>
          <w:szCs w:val="24"/>
        </w:rPr>
        <w:fldChar w:fldCharType="separate"/>
      </w:r>
      <w:r w:rsidR="00CF6BC8" w:rsidRPr="00CF6BC8">
        <w:rPr>
          <w:rFonts w:cs="Times New Roman"/>
        </w:rPr>
        <w:t>(65)</w:t>
      </w:r>
      <w:r w:rsidR="001F0338">
        <w:rPr>
          <w:rFonts w:cs="Times New Roman"/>
          <w:szCs w:val="24"/>
        </w:rPr>
        <w:fldChar w:fldCharType="end"/>
      </w:r>
      <w:r w:rsidR="001F0338">
        <w:rPr>
          <w:rFonts w:cs="Times New Roman"/>
          <w:szCs w:val="24"/>
        </w:rPr>
        <w:t xml:space="preserve">. </w:t>
      </w:r>
      <w:r w:rsidRPr="0020744C">
        <w:rPr>
          <w:rFonts w:cs="Times New Roman"/>
          <w:szCs w:val="24"/>
        </w:rPr>
        <w:t xml:space="preserve">Depression is </w:t>
      </w:r>
      <w:r w:rsidR="0001116D">
        <w:rPr>
          <w:rFonts w:cs="Times New Roman"/>
          <w:szCs w:val="24"/>
        </w:rPr>
        <w:t xml:space="preserve">common </w:t>
      </w:r>
      <w:r w:rsidRPr="0020744C">
        <w:rPr>
          <w:rFonts w:cs="Times New Roman"/>
          <w:szCs w:val="24"/>
        </w:rPr>
        <w:t xml:space="preserve"> in adolescents with HIV/AIDS yet it is easily misdiagnosed and poorly recognized in this age group</w:t>
      </w:r>
      <w:r w:rsidR="001F0338">
        <w:rPr>
          <w:rFonts w:cs="Times New Roman"/>
          <w:szCs w:val="24"/>
        </w:rPr>
        <w:t xml:space="preserve"> </w:t>
      </w:r>
      <w:r w:rsidR="001F0338">
        <w:rPr>
          <w:rFonts w:cs="Times New Roman"/>
          <w:szCs w:val="24"/>
        </w:rPr>
        <w:fldChar w:fldCharType="begin"/>
      </w:r>
      <w:r w:rsidR="00CF6BC8">
        <w:rPr>
          <w:rFonts w:cs="Times New Roman"/>
          <w:szCs w:val="24"/>
        </w:rPr>
        <w:instrText xml:space="preserve"> ADDIN ZOTERO_ITEM CSL_CITATION {"citationID":"Xzxfv2SX","properties":{"formattedCitation":"(66)","plainCitation":"(66)","noteIndex":0},"citationItems":[{"id":69,"uris":["http://zotero.org/users/local/UxnFgeSF/items/IJ69B968"],"itemData":{"id":69,"type":"article-journal","abstract":"Depression is the principal cause of illness and disability in the world. Studies charting the prevalence of depression among children and adolescents report high percentages of youngsters in both groups with depressive symptoms. This review analyzes the construct and explanatory theories of depression and offers a succinct overview of the main evaluation instruments used to measure this disorder in children and adolescents, as well as the prevention programs developed for the school environment and the different types of clinical treatment provided. The analysis reveals that in mental classifications, the child depression construct is no different from the adult one, and that multiple explanatory theories must be taken into account in order to arrive at a full understanding of depression. Consequently, both treatment and prevention should also be multifactorial in nature. Although universal programs may be more appropriate due to their broad scope of application, the results are inconclusive and fail to demonstrate any solid long-term efficacy. In conclusion, we can state that: (1) There are biological factors (such as tryptophan—a building block for serotonin-depletion, for example) which strongly influence the appearance of depressive disorders; (2) Currently, negative interpersonal relations and relations with one's environment, coupled with social-cultural changes, may explain the increase observed in the prevalence of depression; (3) Many instruments can be used to evaluate depression, but it is necessary to continue to adapt tests for diagnosing the condition at an early age; (4) Prevention programs should be developed for and implemented at an early age; and (5) The majority of treatments are becoming increasingly rigorous and effective. Given that initial manifestations of depression may occur from a very early age, further and more in-depth research is required into the biological, psychological and social factors that, in an interrelated manner, may explain the appearance, development, and treatment of depression.","container-title":"Frontiers in Psychology","DOI":"10.3389/fpsyg.2019.00543","ISSN":"1664-1078","journalAbbreviation":"Front Psychol","note":"PMID: 30949092\nPMCID: PMC6435492","page":"543","source":"PubMed Central","title":"Child and Adolescent Depression: A Review of Theories, Evaluation Instruments, Prevention Programs, and Treatments","title-short":"Child and Adolescent Depression","volume":"10","author":[{"family":"Bernaras","given":"Elena"},{"family":"Jaureguizar","given":"Joana"},{"family":"Garaigordobil","given":"Maite"}],"issued":{"date-parts":[["2019",3,20]]}}}],"schema":"https://github.com/citation-style-language/schema/raw/master/csl-citation.json"} </w:instrText>
      </w:r>
      <w:r w:rsidR="001F0338">
        <w:rPr>
          <w:rFonts w:cs="Times New Roman"/>
          <w:szCs w:val="24"/>
        </w:rPr>
        <w:fldChar w:fldCharType="separate"/>
      </w:r>
      <w:r w:rsidR="00CF6BC8" w:rsidRPr="00CF6BC8">
        <w:rPr>
          <w:rFonts w:cs="Times New Roman"/>
        </w:rPr>
        <w:t>(66)</w:t>
      </w:r>
      <w:r w:rsidR="001F0338">
        <w:rPr>
          <w:rFonts w:cs="Times New Roman"/>
          <w:szCs w:val="24"/>
        </w:rPr>
        <w:fldChar w:fldCharType="end"/>
      </w:r>
      <w:r w:rsidRPr="0020744C">
        <w:rPr>
          <w:rFonts w:cs="Times New Roman"/>
          <w:szCs w:val="24"/>
        </w:rPr>
        <w:t>. ALHIV who receive earlier and appropriate psychosocial support are less likely to suffer from mental health disorders compared to those who do not receive the same</w:t>
      </w:r>
      <w:r w:rsidR="001F0338">
        <w:rPr>
          <w:rFonts w:cs="Times New Roman"/>
          <w:szCs w:val="24"/>
        </w:rPr>
        <w:t xml:space="preserve"> </w:t>
      </w:r>
      <w:r w:rsidR="001F0338">
        <w:rPr>
          <w:rFonts w:cs="Times New Roman"/>
          <w:szCs w:val="24"/>
        </w:rPr>
        <w:fldChar w:fldCharType="begin"/>
      </w:r>
      <w:r w:rsidR="00CF6BC8">
        <w:rPr>
          <w:rFonts w:cs="Times New Roman"/>
          <w:szCs w:val="24"/>
        </w:rPr>
        <w:instrText xml:space="preserve"> ADDIN ZOTERO_ITEM CSL_CITATION {"citationID":"sSVaJNRg","properties":{"formattedCitation":"(67)","plainCitation":"(67)","noteIndex":0},"citationItems":[{"id":72,"uris":["http://zotero.org/users/local/UxnFgeSF/items/PD78QC2C"],"itemData":{"id":72,"type":"article-journal","abstract":"We examined the prevalence of mental health conditions, social support, and associated factors among adolescents living with HIV. We conducted a cross-sectional analysis with adolescents (ages 9-19) attending a primary care clinic in Johannesburg, South Africa. We analyzed the results of four self-report tools: Children's Depression Inventory-Short, Revised Manifest Anxiety Scale, Child Post-Traumatic Stress Disorder (PTSD) Checklist, and a modified version of the Medical Outcomes Study Social Support Scale. We used robust Poisson regression to quantify the association between social support and mental health. Among 278 adolescents, the majority were perinatally infected with HIV (92%), and had at least one deceased parent (59%). Depression symptom threshold scores were found among 8% of adolescents, and 7% screened positive for symptoms of anxiety. Few (1%) met the criteria for PTSD. Overall, 12% of adolescents screened positive for symptoms of depression, anxiety or PTSD. Older adolescents reported less social support than younger adolescents. Adolescents were less likely to have mental health symptoms if they had higher measures of social support (adjusted Prevalence Ratio 0.38, 95% CI 0.20-0.73). Attention should be paid to social support for adolescents living with HIV as this may play an important role in their mental health.","container-title":"AIDS care","DOI":"10.1080/09540121.2018.1533222","ISSN":"1360-0451","issue":"1","journalAbbreviation":"AIDS Care","language":"eng","note":"PMID: 30304947","page":"117-124","source":"PubMed","title":"Mental health in South African adolescents living with HIV","volume":"31","author":[{"family":"West","given":"Nora"},{"family":"Schwartz","given":"Sheree"},{"family":"Mudavanhu","given":"Mutsa"},{"family":"Hanrahan","given":"Colleen"},{"family":"France","given":"Holly"},{"family":"Nel","given":"Jeremy"},{"family":"Mutunga","given":"Lillian"},{"family":"Bernhardt","given":"Shelley"},{"family":"Bassett","given":"Jean"},{"family":"Van Rie","given":"Annelies"}],"issued":{"date-parts":[["2019",1]]}}}],"schema":"https://github.com/citation-style-language/schema/raw/master/csl-citation.json"} </w:instrText>
      </w:r>
      <w:r w:rsidR="001F0338">
        <w:rPr>
          <w:rFonts w:cs="Times New Roman"/>
          <w:szCs w:val="24"/>
        </w:rPr>
        <w:fldChar w:fldCharType="separate"/>
      </w:r>
      <w:r w:rsidR="00CF6BC8" w:rsidRPr="00CF6BC8">
        <w:rPr>
          <w:rFonts w:cs="Times New Roman"/>
        </w:rPr>
        <w:t>(67)</w:t>
      </w:r>
      <w:r w:rsidR="001F0338">
        <w:rPr>
          <w:rFonts w:cs="Times New Roman"/>
          <w:szCs w:val="24"/>
        </w:rPr>
        <w:fldChar w:fldCharType="end"/>
      </w:r>
      <w:r w:rsidRPr="0020744C">
        <w:rPr>
          <w:rFonts w:cs="Times New Roman"/>
          <w:szCs w:val="24"/>
        </w:rPr>
        <w:t xml:space="preserve">. Despite being on HAART,ALHIV have residual immune dysregulation which increases the risk for neuropsychiatric comorbidities making them 2-3 times more likely to have depression compared to the adolescents without HIV. </w:t>
      </w:r>
    </w:p>
    <w:p w14:paraId="69A5AE8C" w14:textId="00BE6252" w:rsidR="007342B1" w:rsidRDefault="007342B1" w:rsidP="009B1B52">
      <w:pPr>
        <w:rPr>
          <w:rFonts w:cs="Times New Roman"/>
          <w:szCs w:val="24"/>
        </w:rPr>
      </w:pPr>
      <w:r>
        <w:rPr>
          <w:rFonts w:cs="Times New Roman"/>
          <w:szCs w:val="24"/>
        </w:rPr>
        <w:t xml:space="preserve">The presence of depression </w:t>
      </w:r>
      <w:r w:rsidR="00CC0754">
        <w:rPr>
          <w:rFonts w:cs="Times New Roman"/>
          <w:szCs w:val="24"/>
        </w:rPr>
        <w:t xml:space="preserve">among ALHIV </w:t>
      </w:r>
      <w:r>
        <w:rPr>
          <w:rFonts w:cs="Times New Roman"/>
          <w:szCs w:val="24"/>
        </w:rPr>
        <w:t xml:space="preserve">has been </w:t>
      </w:r>
      <w:r w:rsidR="00CC0754">
        <w:rPr>
          <w:rFonts w:cs="Times New Roman"/>
          <w:szCs w:val="24"/>
        </w:rPr>
        <w:t xml:space="preserve">associated with some negative effects </w:t>
      </w:r>
      <w:r w:rsidR="00830495">
        <w:rPr>
          <w:rFonts w:cs="Times New Roman"/>
          <w:szCs w:val="24"/>
        </w:rPr>
        <w:t>leading to the</w:t>
      </w:r>
      <w:r w:rsidR="00CC0754">
        <w:rPr>
          <w:rFonts w:cs="Times New Roman"/>
          <w:szCs w:val="24"/>
        </w:rPr>
        <w:t xml:space="preserve"> disruption of the normal chronological developmental process </w:t>
      </w:r>
      <w:r w:rsidR="00830495">
        <w:rPr>
          <w:rFonts w:cs="Times New Roman"/>
          <w:szCs w:val="24"/>
        </w:rPr>
        <w:t>resulting in</w:t>
      </w:r>
      <w:r w:rsidR="00CC0754">
        <w:rPr>
          <w:rFonts w:cs="Times New Roman"/>
          <w:szCs w:val="24"/>
        </w:rPr>
        <w:t xml:space="preserve"> unwanted mental,</w:t>
      </w:r>
      <w:r w:rsidR="00830495">
        <w:rPr>
          <w:rFonts w:cs="Times New Roman"/>
          <w:szCs w:val="24"/>
        </w:rPr>
        <w:t xml:space="preserve"> </w:t>
      </w:r>
      <w:r w:rsidR="00CC0754">
        <w:rPr>
          <w:rFonts w:cs="Times New Roman"/>
          <w:szCs w:val="24"/>
        </w:rPr>
        <w:t>psychological and physical consequences leading to poor health in the</w:t>
      </w:r>
      <w:r w:rsidR="00830495">
        <w:rPr>
          <w:rFonts w:cs="Times New Roman"/>
          <w:szCs w:val="24"/>
        </w:rPr>
        <w:t>se</w:t>
      </w:r>
      <w:r w:rsidR="00CC0754">
        <w:rPr>
          <w:rFonts w:cs="Times New Roman"/>
          <w:szCs w:val="24"/>
        </w:rPr>
        <w:t xml:space="preserve"> adolescents </w:t>
      </w:r>
      <w:r w:rsidR="00CC0754">
        <w:rPr>
          <w:rFonts w:cs="Times New Roman"/>
          <w:szCs w:val="24"/>
        </w:rPr>
        <w:fldChar w:fldCharType="begin"/>
      </w:r>
      <w:r w:rsidR="00CF6BC8">
        <w:rPr>
          <w:rFonts w:cs="Times New Roman"/>
          <w:szCs w:val="24"/>
        </w:rPr>
        <w:instrText xml:space="preserve"> ADDIN ZOTERO_ITEM CSL_CITATION {"citationID":"zeIPU4ju","properties":{"formattedCitation":"(68,69)","plainCitation":"(68,69)","noteIndex":0},"citationItems":[{"id":124,"uris":["http://zotero.org/users/local/UxnFgeSF/items/29QN7HAN"],"itemData":{"id":124,"type":"article-journal","container-title":"AIDS Education and Prevention","DOI":"10.1521/aeap.2011.23.4.367","ISSN":"0899-9546","issue":"4","journalAbbreviation":"AIDS Education and Prevention","language":"en","page":"367-381","source":"DOI.org (Crossref)","title":"Health Related Quality of Life and Psychosocial Correlates among HIV-Infected Adolescent and Young Adult Women in the US","volume":"23","author":[{"family":"Andrinopoulos","given":"Katherine"},{"family":"Clum","given":"Gretchen"},{"family":"Murphy","given":"Debra A."},{"family":"Harper","given":"Gary"},{"family":"Perez","given":"Lori"},{"family":"Xu","given":"Jiahong"},{"family":"Cunningham","given":"Shayna"},{"family":"Ellen","given":"Jonathan M."},{"literal":"The Adolescent Medicine Trials Netw"}],"issued":{"date-parts":[["2011",8]]}}},{"id":128,"uris":["http://zotero.org/users/local/UxnFgeSF/items/3LBGMKJ6"],"itemData":{"id":128,"type":"article-journal","abstract":"Persons living with HIV in the United States face social stigma related to their health conditions. The present study evaluated the relationship between concerns about HIV-related stigma, quality of life, and social support and evaluated social support as a possible pathway contributing to the relationship between stigma concerns and quality of life in low-income Hispanics living with HIV (N = 160). Persons who expressed greater HIV-related stigma concerns in the context of receiving medical care reported poorer psychological functioning (R2 delta = .08, P &lt; .01), lower physical functioning (R2 delta = .03, P &lt; .05), and a decreased ability to complete daily activities (R2 delta = .06, P &lt; .01). In addition, higher levels of stigma concerns were associated with lower social support (R2 delta = .15, P &lt; .001). Mediation analyses showed that social support accounted, in part, for the relationship between stigma concerns and physical functioning (z = 2.16, P &lt; .05), psychological functioning (z = 3.18, P &lt; .001), and interference with daily activities (z = 2.95, P &lt; .01). Interventions directed toward dispelling HIV-related social stigma by educating patients, communities, and physicians would be beneficial to improve quality of life in Hispanics living with HIV.","container-title":"Ethnicity &amp; Disease","ISSN":"1049-510X","issue":"1","journalAbbreviation":"Ethn Dis","language":"eng","note":"PMID: 19341165","page":"65-70","source":"PubMed","title":"Concerns about stigma, social support and quality of life in low-income HIV-positive Hispanics","volume":"19","author":[{"family":"Larios","given":"Sandra E."},{"family":"Davis","given":"Jennifer N."},{"family":"Gallo","given":"Linda C."},{"family":"Heinrich","given":"Janel"},{"family":"Talavera","given":"Gregory"}],"issued":{"date-parts":[["2009"]]}}}],"schema":"https://github.com/citation-style-language/schema/raw/master/csl-citation.json"} </w:instrText>
      </w:r>
      <w:r w:rsidR="00CC0754">
        <w:rPr>
          <w:rFonts w:cs="Times New Roman"/>
          <w:szCs w:val="24"/>
        </w:rPr>
        <w:fldChar w:fldCharType="separate"/>
      </w:r>
      <w:r w:rsidR="00CF6BC8" w:rsidRPr="00CF6BC8">
        <w:rPr>
          <w:rFonts w:cs="Times New Roman"/>
        </w:rPr>
        <w:t>(68,69)</w:t>
      </w:r>
      <w:r w:rsidR="00CC0754">
        <w:rPr>
          <w:rFonts w:cs="Times New Roman"/>
          <w:szCs w:val="24"/>
        </w:rPr>
        <w:fldChar w:fldCharType="end"/>
      </w:r>
      <w:r w:rsidR="00CC0754">
        <w:rPr>
          <w:rFonts w:cs="Times New Roman"/>
          <w:szCs w:val="24"/>
        </w:rPr>
        <w:t>.</w:t>
      </w:r>
    </w:p>
    <w:p w14:paraId="14261CAF" w14:textId="402BEDDD" w:rsidR="006C5CFC" w:rsidRDefault="00830495" w:rsidP="009B1B52">
      <w:pPr>
        <w:rPr>
          <w:rFonts w:cs="Times New Roman"/>
          <w:szCs w:val="24"/>
        </w:rPr>
      </w:pPr>
      <w:r>
        <w:rPr>
          <w:rFonts w:cs="Times New Roman"/>
          <w:szCs w:val="24"/>
        </w:rPr>
        <w:t xml:space="preserve">Further research has revealed that depression among </w:t>
      </w:r>
      <w:r w:rsidR="0001116D">
        <w:rPr>
          <w:rFonts w:cs="Times New Roman"/>
          <w:szCs w:val="24"/>
        </w:rPr>
        <w:t>AL</w:t>
      </w:r>
      <w:r>
        <w:rPr>
          <w:rFonts w:cs="Times New Roman"/>
          <w:szCs w:val="24"/>
        </w:rPr>
        <w:t>HIV is associated with reduced quality of life, poor social support, increased levels of stigma, more cases of suicide</w:t>
      </w:r>
      <w:r w:rsidR="00BD18D1">
        <w:rPr>
          <w:rFonts w:cs="Times New Roman"/>
          <w:szCs w:val="24"/>
        </w:rPr>
        <w:fldChar w:fldCharType="begin"/>
      </w:r>
      <w:r w:rsidR="00CF6BC8">
        <w:rPr>
          <w:rFonts w:cs="Times New Roman"/>
          <w:szCs w:val="24"/>
        </w:rPr>
        <w:instrText xml:space="preserve"> ADDIN ZOTERO_ITEM CSL_CITATION {"citationID":"lF10IHLi","properties":{"formattedCitation":"(70)","plainCitation":"(70)","noteIndex":0},"citationItems":[{"id":135,"uris":["http://zotero.org/users/local/UxnFgeSF/items/IPMXFRW3"],"itemData":{"id":135,"type":"article-journal","container-title":"Journal of Affective Disorders","DOI":"10.1016/j.jad.2018.10.102","ISSN":"01650327","journalAbbreviation":"Journal of Affective Disorders","language":"en","page":"82-90","source":"DOI.org (Crossref)","title":"Suicidal thoughts and behaviour among South African adolescents living with HIV: Can social support buffer the impact of stigma?","title-short":"Suicidal thoughts and behaviour among South African adolescents living with HIV","volume":"245","author":[{"family":"Casale","given":"Marisa"},{"family":"Boyes","given":"Mark"},{"family":"Pantelic","given":"Marija"},{"family":"Toska","given":"Elona"},{"family":"Cluver","given":"Lucie"}],"issued":{"date-parts":[["2019",2]]}}}],"schema":"https://github.com/citation-style-language/schema/raw/master/csl-citation.json"} </w:instrText>
      </w:r>
      <w:r w:rsidR="00BD18D1">
        <w:rPr>
          <w:rFonts w:cs="Times New Roman"/>
          <w:szCs w:val="24"/>
        </w:rPr>
        <w:fldChar w:fldCharType="separate"/>
      </w:r>
      <w:r w:rsidR="00CF6BC8" w:rsidRPr="00CF6BC8">
        <w:rPr>
          <w:rFonts w:cs="Times New Roman"/>
        </w:rPr>
        <w:t>(70)</w:t>
      </w:r>
      <w:r w:rsidR="00BD18D1">
        <w:rPr>
          <w:rFonts w:cs="Times New Roman"/>
          <w:szCs w:val="24"/>
        </w:rPr>
        <w:fldChar w:fldCharType="end"/>
      </w:r>
      <w:r>
        <w:rPr>
          <w:rFonts w:cs="Times New Roman"/>
          <w:szCs w:val="24"/>
        </w:rPr>
        <w:t xml:space="preserve"> and poor coping mechanisms which lead to challenges in managing the social aspects of life</w:t>
      </w:r>
      <w:r>
        <w:rPr>
          <w:rFonts w:cs="Times New Roman"/>
          <w:szCs w:val="24"/>
        </w:rPr>
        <w:fldChar w:fldCharType="begin"/>
      </w:r>
      <w:r w:rsidR="00CF6BC8">
        <w:rPr>
          <w:rFonts w:cs="Times New Roman"/>
          <w:szCs w:val="24"/>
        </w:rPr>
        <w:instrText xml:space="preserve"> ADDIN ZOTERO_ITEM CSL_CITATION {"citationID":"hWhpbFJL","properties":{"formattedCitation":"(69,71\\uc0\\u8211{}73)","plainCitation":"(69,71–73)","noteIndex":0},"citationItems":[{"id":128,"uris":["http://zotero.org/users/local/UxnFgeSF/items/3LBGMKJ6"],"itemData":{"id":128,"type":"article-journal","abstract":"Persons living with HIV in the United States face social stigma related to their health conditions. The present study evaluated the relationship between concerns about HIV-related stigma, quality of life, and social support and evaluated social support as a possible pathway contributing to the relationship between stigma concerns and quality of life in low-income Hispanics living with HIV (N = 160). Persons who expressed greater HIV-related stigma concerns in the context of receiving medical care reported poorer psychological functioning (R2 delta = .08, P &lt; .01), lower physical functioning (R2 delta = .03, P &lt; .05), and a decreased ability to complete daily activities (R2 delta = .06, P &lt; .01). In addition, higher levels of stigma concerns were associated with lower social support (R2 delta = .15, P &lt; .001). Mediation analyses showed that social support accounted, in part, for the relationship between stigma concerns and physical functioning (z = 2.16, P &lt; .05), psychological functioning (z = 3.18, P &lt; .001), and interference with daily activities (z = 2.95, P &lt; .01). Interventions directed toward dispelling HIV-related social stigma by educating patients, communities, and physicians would be beneficial to improve quality of life in Hispanics living with HIV.","container-title":"Ethnicity &amp; Disease","ISSN":"1049-510X","issue":"1","journalAbbreviation":"Ethn Dis","language":"eng","note":"PMID: 19341165","page":"65-70","source":"PubMed","title":"Concerns about stigma, social support and quality of life in low-income HIV-positive Hispanics","volume":"19","author":[{"family":"Larios","given":"Sandra E."},{"family":"Davis","given":"Jennifer N."},{"family":"Gallo","given":"Linda C."},{"family":"Heinrich","given":"Janel"},{"family":"Talavera","given":"Gregory"}],"issued":{"date-parts":[["2009"]]}}},{"id":130,"uris":["http://zotero.org/users/local/UxnFgeSF/items/7RHXMMAP"],"itemData":{"id":130,"type":"article-journal","abstract":"ABSTRACT\n\t\t\t\t\tObjectives:\n              To explore the relationship of symptom prevalence and intensity, perceptions of health, and stigma on quality of life (QOL) among HIV‐infected African American men.\n            \n            \n              Design:\n              Cross‐sectional correlational descriptive study.\n            \n            \n              Samples:\n              The sample consisted of HIV‐infected African American men (\n              N\n              =55), all urban, age range 23–66 years (\n              M\n              =48.84,\n              SD\n              =7.67), average length of time since HIV diagnosis 10.79 years (\n              SD\n              =6.4).\n            \n            \n              Measurements:\n              A questionnaire consisting of 5 instruments was used: (a) sociodemographic characteristics, (b) Holzemer Signs and Symptom Checklist for HIV, (c) perceptions of health, (d) Berger HIV Stigma Scale, and (e) Holmes HIV/AIDS‐Targeted Quality of Life Scale.\n            \n            \n              Results:\n              Prevalent symptoms were fatigue (98%), fear (92.7%), shortness of breath (92.7%), gastrointestinal upset (85.5%), numbness (80.0%), and headache (76.4%). Symptoms with the highest intensity were gastrointestinal upset, body changes, fear, and fatigue. Symptom intensity was significantly associated with the measures of stigma and QOL.\n            \n            \n              Conclusions:\n              The results underscore the importance of incorporating a holistic view of the relationship of symptoms with QOL for HIV‐infected African American men. Without efforts to ameliorate stigmatizing effects, however, nurses may be falling short in helping individual African American men with HIV infection achieve a better QOL.","container-title":"Public Health Nursing","DOI":"10.1111/j.1525-1446.2008.00725.x","ISSN":"0737-1209, 1525-1446","issue":"5","journalAbbreviation":"Public Health Nursing","language":"en","page":"409-419","source":"DOI.org (Crossref)","title":"Relationship of Symptoms, Perceived Health, and Stigma With Quality of Life Among Urban HIV‐Infected African American Men","volume":"25","author":[{"family":"Buseh","given":"Aaron G."},{"family":"Kelber","given":"Sheryl T."},{"family":"Stevens","given":"Patricia E."},{"family":"Park","given":"Chang Gi"}],"issued":{"date-parts":[["2008",9]]}}},{"id":131,"uris":["http://zotero.org/users/local/UxnFgeSF/items/7458EBIM"],"itemData":{"id":131,"type":"article-journal","container-title":"International Journal of Nursing Studies","DOI":"10.1016/j.ijnurstu.2009.09.008","ISSN":"00207489","issue":"4","journalAbbreviation":"International Journal of Nursing Studies","language":"en","page":"475-486","source":"DOI.org (Crossref)","title":"Perceived HIV stigma and life satisfaction among persons living with HIV infection in five African countries: A longitudinal study","title-short":"Perceived HIV stigma and life satisfaction among persons living with HIV infection in five African countries","volume":"47","author":[{"family":"Greeff","given":"Minrie"},{"family":"Uys","given":"Leana R."},{"family":"Wantland","given":"Dean"},{"family":"Makoae","given":"Lucy"},{"family":"Chirwa","given":"Maureen"},{"family":"Dlamini","given":"Priscilla"},{"family":"Kohi","given":"Thecla W."},{"family":"Mullan","given":"Joseph"},{"family":"Naidoo","given":"Joanne Rachel"},{"family":"Cuca","given":"Yvette"},{"family":"Holzemer","given":"William L."}],"issued":{"date-parts":[["2010",4]]}}},{"id":133,"uris":["http://zotero.org/users/local/UxnFgeSF/items/DR98MCLZ"],"itemData":{"id":133,"type":"article-journal","container-title":"AIDS and Behavior","DOI":"10.1007/s10461-009-9596-0","ISSN":"1090-7165, 1573-3254","issue":"6","journalAbbreviation":"AIDS Behav","language":"en","page":"1189-1196","source":"DOI.org (Crossref)","title":"One Year After ART Initiation: Psychosocial Factors Associated with Stigma Among HIV-Positive Mozambicans","title-short":"One Year After ART Initiation","volume":"13","author":[{"family":"Pearson","given":"C. R."},{"family":"Micek","given":"M. A."},{"family":"Pfeiffer","given":"J."},{"family":"Montoya","given":"P."},{"family":"Matediane","given":"E."},{"family":"Jonasse","given":"T."},{"family":"Cunguara","given":"A."},{"family":"Rao","given":"D."},{"family":"Gloyd","given":"S. S."}],"issued":{"date-parts":[["2009",12]]}}}],"schema":"https://github.com/citation-style-language/schema/raw/master/csl-citation.json"} </w:instrText>
      </w:r>
      <w:r>
        <w:rPr>
          <w:rFonts w:cs="Times New Roman"/>
          <w:szCs w:val="24"/>
        </w:rPr>
        <w:fldChar w:fldCharType="separate"/>
      </w:r>
      <w:r w:rsidR="00CF6BC8" w:rsidRPr="00CF6BC8">
        <w:rPr>
          <w:rFonts w:cs="Times New Roman"/>
          <w:szCs w:val="24"/>
        </w:rPr>
        <w:t>(69,71–73)</w:t>
      </w:r>
      <w:r>
        <w:rPr>
          <w:rFonts w:cs="Times New Roman"/>
          <w:szCs w:val="24"/>
        </w:rPr>
        <w:fldChar w:fldCharType="end"/>
      </w:r>
      <w:r>
        <w:rPr>
          <w:rFonts w:cs="Times New Roman"/>
          <w:szCs w:val="24"/>
        </w:rPr>
        <w:t xml:space="preserve">. </w:t>
      </w:r>
    </w:p>
    <w:p w14:paraId="72A1BCF6" w14:textId="5F54C570" w:rsidR="00973B4F" w:rsidRDefault="00973B4F" w:rsidP="009B1B52">
      <w:pPr>
        <w:rPr>
          <w:rFonts w:cs="Times New Roman"/>
          <w:szCs w:val="24"/>
        </w:rPr>
      </w:pPr>
      <w:r w:rsidRPr="0020744C">
        <w:rPr>
          <w:rFonts w:cs="Times New Roman"/>
          <w:szCs w:val="24"/>
        </w:rPr>
        <w:t>Some  factors  associated with depression among ALHIV include gender with females being more at risk compared to males</w:t>
      </w:r>
      <w:r w:rsidR="003911D9">
        <w:rPr>
          <w:rFonts w:cs="Times New Roman"/>
          <w:szCs w:val="24"/>
        </w:rPr>
        <w:t xml:space="preserve"> and</w:t>
      </w:r>
      <w:r w:rsidRPr="0020744C">
        <w:rPr>
          <w:rFonts w:cs="Times New Roman"/>
          <w:szCs w:val="24"/>
        </w:rPr>
        <w:t>age with older and mid- adolescents having more risk compared to early adolescents. Baseline viral load ,length of time under treatment with HAART as well as adherence, illicit drug use, education level and social support are risk factors that have been found to influence the prevalence of depressi</w:t>
      </w:r>
      <w:r>
        <w:rPr>
          <w:rFonts w:cs="Times New Roman"/>
          <w:szCs w:val="24"/>
        </w:rPr>
        <w:t xml:space="preserve">on </w:t>
      </w:r>
      <w:r>
        <w:rPr>
          <w:rFonts w:cs="Times New Roman"/>
          <w:szCs w:val="24"/>
        </w:rPr>
        <w:fldChar w:fldCharType="begin"/>
      </w:r>
      <w:r w:rsidR="00CF6BC8">
        <w:rPr>
          <w:rFonts w:cs="Times New Roman"/>
          <w:szCs w:val="24"/>
        </w:rPr>
        <w:instrText xml:space="preserve"> ADDIN ZOTERO_ITEM CSL_CITATION {"citationID":"URGxBppX","properties":{"formattedCitation":"(11,34,35,74\\uc0\\u8211{}78)","plainCitation":"(11,34,35,74–78)","noteIndex":0},"citationItems":[{"id":76,"uris":["http://zotero.org/users/local/UxnFgeSF/items/WIDU2ZZM"],"itemData":{"id":76,"type":"article-journal","abstract":"Adolescents living with HIV (ALHIV) are prone to depression, which can have detrimental effects including disease progression, poor treatment adherence and mortality. We aimed to determine the prevalence of depressive symptoms and their associated factors among ALHIV in Uganda. We conducted a cross-sectional survey among ALHIV (10-19 years) attending urban and rural clinics in Mbarara, Uganda between March and May 2017. Presence of depressive symptoms was assessed using the Centre for Epidemiological Studies' Depression scale. We interviewed 336 adolescents with a median age of 13 years, 62% of whom were female. A third (37%) had disclosed their HIV/AIDS status and 13% were sexually active. Overall, 154 (</w:instrText>
      </w:r>
      <w:r w:rsidR="00CF6BC8">
        <w:rPr>
          <w:rFonts w:ascii="Cambria Math" w:hAnsi="Cambria Math" w:cs="Cambria Math"/>
          <w:szCs w:val="24"/>
        </w:rPr>
        <w:instrText>∼</w:instrText>
      </w:r>
      <w:r w:rsidR="00CF6BC8">
        <w:rPr>
          <w:rFonts w:cs="Times New Roman"/>
          <w:szCs w:val="24"/>
        </w:rPr>
        <w:instrText xml:space="preserve">46%, [95% CI: 40.5-51.2]) had depressive symptoms. On bivariate analysis, the odds of having depressive symptoms were higher among adolescents who were ≥ 15 years, had disclosed HIV status, traveled &gt;30 min for routine care and had risky sexual practices. On multiple variable analysis, only travel time to the clinic of &gt;30 min was independently associated with depressive symptoms (AOR = 1.6 [95% CI: 1.02-2.7]). With the high prevalence of depressive symptoms among ALHIV in Uganda, screening and prompt treatment of depression should be incorporated within their routine care.","container-title":"AIDS care","DOI":"10.1080/09540121.2019.1566511","ISSN":"1360-0451","issue":"10","journalAbbreviation":"AIDS Care","language":"eng","note":"PMID: 30621430\nPMCID: PMC6614012","page":"1297-1303","source":"PubMed","title":"Prevalence of depressive symptoms and associated factors among adolescents living with HIV/AIDS in South Western Uganda","volume":"31","author":[{"family":"Kemigisha","given":"Elizabeth"},{"family":"Zanoni","given":"Brian"},{"family":"Bruce","given":"Katharine"},{"family":"Menjivar","given":"Ricardo"},{"family":"Kadengye","given":"Damazo"},{"family":"Atwine","given":"Daniel"},{"family":"Rukundo","given":"Godfrey Zari"}],"issued":{"date-parts":[["2019",10]]}}},{"id":60,"uris":["http://zotero.org/users/local/UxnFgeSF/items/XYQ78CT8"],"itemData":{"id":60,"type":"book","abstract":"Adolescents (10–19 years) and young people (20–24 years) continue to be vulnerable, both socially and economically, to HIV infection despite efforts to date. This is particularly true for adolescents — especially girls — who live in settings with a generalized HIV epidemic or who are members of key populations at higher risk for HIV acquisition or transmission through sexual transmission and injecting drug use. In 2012, there were approximately 2.1 million adolescents living with HIV. About one-seventh of all new HIV infections occur during adolescence. These guidelines provide specific recommendations and expert suggestions — for national policy-makers and programme managers and their partners and stakeholders— on prioritizing, planning and providing HIV testing, counselling, treatment and care services for adolescents.","call-number":"NBK217962","collection-title":"WHO Guidelines Approved by the Guidelines Review Committee","event-place":"Geneva","ISBN":"978-92-4-150616-8","language":"eng","license":"Copyright © World Health Organization 2013.","note":"PMID: 25032477","publisher":"World Health Organization","publisher-place":"Geneva","source":"PubMed","title":"HIV and Adolescents: Guidance for HIV Testing and Counselling and Care for Adolescents Living with HIV: Recommendations for a Public Health Approach and Considerations for Policy-Makers and Managers","title-short":"HIV and Adolescents","URL":"http://www.ncbi.nlm.nih.gov/books/NBK217962/","accessed":{"date-parts":[["2024",2,6]]},"issued":{"date-parts":[["2013"]]}}},{"id":79,"uris":["http://zotero.org/users/local/UxnFgeSF/items/RYNQ8SCT"],"itemData":{"id":79,"type":"article-journal","abstract":"The aim was to determine the prevalence of depressive disorder and associated psychological factors among adolescents living with HIV/AIDS.","container-title":"BMC Psychiatry","DOI":"10.1186/s12888-023-04912-8","ISSN":"1471-244X","issue":"1","journalAbbreviation":"BMC Psychiatry","page":"531","source":"BioMed Central","title":"Depression and its association with psychological factors among adolescents living with HIV in Southwestern Nigeria","volume":"23","author":[{"family":"RO","given":"Lawal"},{"family":"Akinsulore","given":"Adesanmi"},{"family":"OA","given":"Oginni"},{"family":"OO","given":"Aloba"},{"family":"SK","given":"Mosaku"},{"family":"AS","given":"Akanmu"}],"issued":{"date-parts":[["2023",7,24]]}}},{"id":82,"uris":["http://zotero.org/users/local/UxnFgeSF/items/D5T8I6HB"],"itemData":{"id":82,"type":"article-journal","abstract":"BACKGROUND: Depression is recognized as a prominent health problem and a growing public health concern in HIV-positive youths. Despite this fact, in Ethiopia, there is a dearth of evidence on the prevalence of depression and its associated factors among HIV-positive youths.\nMETHODS: A facility-based cross-sectional study was conducted from March 16 to June 01, 2020, among 331 HIV-positive youths attending antiretroviral therapy clinics in Jimma town. A systematic random sampling technique was used to enroll study participants. Bivariable and multivariable logistic regression was done to identify factors associated with depression. Variables with a p-value ≤0.25 on the bivariable analysis were candidates for multivariable analysis. Adjusted odds ratios with the respective 95% CI were calculated and p-value &lt;0.05 were used to set statistically significant variables in the multivariable analysis.\nRESULTS: Out of a total of 331 sampled HIV positive youth, 325 have participated in this study with a response rate of 98.2%. The prevalence of depression was 30.2% (95%CI:25.2%-35.1%). Female sex (AOR = 4.12, 95%CI:2.28-7.47), history of hospital admission (AOR = 2.45, 95%CI:1.28-4.70), discontinued education due to HIV/AIDS illness (AOR = 2.09, 95%CI:1.12-3.90), poor treatment adherence (AOR = 2.23, 95%CI:1.04-4.78), opportunistic infections (AOR = 2.16, 95%CI:1.17-3.97), high baseline viral load (AOR = 3.35, 95%CI:1.82-6.16) and ≤6 months duration of HIV diagnosis (AOR = 3.14, 95%CI: 1.47-5.72) were factors significantly associated with depression.\nCONCLUSION: This study demonstrated a high prevalence of depression among HIV-positive youths. Factors such as female sex, treatment non-adherence, opportunistic infections, &lt;six months since diagnosed with HIV, hospitalization history, high baseline viral load, and school discontinuation due to HIV/AIDS were significantly associated with depression. Therefore, we recommend regular screening for depression co-morbidity among HIV-positive youths and linkage with mental health service providers.","container-title":"PloS One","DOI":"10.1371/journal.pone.0244879","ISSN":"1932-6203","issue":"1","journalAbbreviation":"PLoS One","language":"eng","note":"PMID: 33406163\nPMCID: PMC7787463","page":"e0244879","source":"PubMed","title":"Depression and associated factors among HIV-positive youths attending antiretroviral therapy clinics in Jimma town, southwest Ethiopia","volume":"16","author":[{"family":"Girma","given":"Derara"},{"family":"Assegid","given":"Sahilu"},{"family":"Gezahegn","given":"Yenealem"}],"issued":{"date-parts":[["2021"]]}}},{"id":85,"uris":["http://zotero.org/users/local/UxnFgeSF/items/I6AJH2TA"],"itemData":{"id":85,"type":"article-journal","container-title":"The Lancet HIV","DOI":"10.1016/S2352-3018(21)00319-2","ISSN":"2352-3018","issue":"3","journalAbbreviation":"The Lancet HIV","language":"English","note":"publisher: Elsevier\nPMID: 35123667","page":"e172-e181","source":"www.thelancet.com","title":"The risk of mental illness in people living with HIV in the UK: a propensity score-matched cohort study","title-short":"The risk of mental illness in people living with HIV in the UK","volume":"9","author":[{"family":"Gooden","given":"Tiffany E."},{"family":"Gardner","given":"Mike"},{"family":"Wang","given":"Jingya"},{"family":"Chandan","given":"Joht S."},{"family":"Beane","given":"Abi"},{"family":"Haniffa","given":"Rashan"},{"family":"Taylor","given":"Stephen"},{"family":"Greenfield","given":"Sheila"},{"family":"Manaseki-Holland","given":"Semira"},{"family":"Thomas","given":"G. Neil"},{"family":"Nirantharakumar","given":"Krishnarajah"}],"issued":{"date-parts":[["2022",3,1]]}}},{"id":97,"uris":["http://zotero.org/users/local/UxnFgeSF/items/HF7XQK94"],"itemData":{"id":97,"type":"article-journal","abstract":"Introduction:\nDepression, being the most common neuropsychiatric complication of HIV, is also associated with increased health-care utilization, decreased quality of life (QOL), and poor adherence to antiretroviral therapy (ART). Depression is a multidimensional disorder affected by a variety of biological, psychological, and social determinants and this relation becomes more complicated in HIV patients. The current study therefore aimed to investigate the sociodemographic and clinical determinants of depression and assess difference in the QOL of HIV patients not having depression and those suffering from depression.\n\nMaterials and Methods:\nA cross-sectional study was conducted at an ART center in a tertiary care hospital in HIV/AIDS patients of 18 years of age. Sociodemographic and clinical characteristics were studied, depression anxiety and stress scale-21 was used to assess depression, and QOL assessment was done using WHOQOL-HIV BREF questionnaire.\n\nResults and Conclusions:\nOut of 754 study subjects, 377, i.e., 50% suffered from depression and nearly 75.9% of them were in the age group of 25–44 years. The prevalence of depression was higher in females, illiterates, and unemployed HIV patients as compared to males, literates, and employed subjects, respectively. HIV patients who were depressed had significantly lower QOL than the subjects not suffering from depression, more so in the environment and social relationships domains.","container-title":"Journal of Family Medicine and Primary Care","DOI":"10.4103/2249-4863.222016","ISSN":"2249-4863","issue":"3","journalAbbreviation":"J Family Med Prim Care","note":"PMID: 29417006\nPMCID: PMC5787953","page":"549-553","source":"PubMed Central","title":"Depression and its associated factors among people living with HIV/AIDS: Can it affect their quality of life?","title-short":"Depression and its associated factors among people living with HIV/AIDS","volume":"6","author":[{"family":"Deshmukh","given":"Namita Navanit"},{"family":"Borkar","given":"Avinash M."},{"family":"Deshmukh","given":"Jyotsna S."}],"issued":{"date-parts":[["2017"]]}}},{"id":100,"uris":["http://zotero.org/users/local/UxnFgeSF/items/Y6LIV3WM"],"itemData":{"id":100,"type":"article-journal","abstract":"Depression in HIV/AIDS children not only worsens the progression and outcome of illness, but also impacts their quality of life, having a negative influence on society. The present study was conducted from a psychosocial perspective, considering children’s social desirability, cognitive emotion regulation, and perceived social support to identify the factors influencing depression in HIV-infected children in China.","container-title":"International Journal of Mental Health Systems","DOI":"10.1186/s13033-019-0263-1","ISSN":"1752-4458","issue":"1","journalAbbreviation":"International Journal of Mental Health Systems","page":"10","source":"BioMed Central","title":"Factors associated with depression among HIV/AIDS children in China","volume":"13","author":[{"family":"Zhou","given":"Enpeng"},{"family":"Qiao","given":"Zhengxue"},{"family":"Cheng","given":"Yuewu"},{"family":"Zhou","given":"Jiawei"},{"family":"Wang","given":"Wenbo"},{"family":"Zhao","given":"Mingzhe"},{"family":"Qiu","given":"Xiaohui"},{"family":"Wang","given":"Lin"},{"family":"Song","given":"Xuejia"},{"family":"Zhao","given":"Erying"},{"family":"Wang","given":"Ruopeng"},{"family":"Zhao","given":"Xueyan"},{"family":"Yang","given":"Yanjie"},{"family":"Yang","given":"Xiuxian"}],"issued":{"date-parts":[["2019",2,20]]}}},{"id":103,"uris":["http://zotero.org/users/local/UxnFgeSF/items/8MYQS9CX"],"itemData":{"id":103,"type":"article-journal","container-title":"eClinicalMedicine","DOI":"10.1016/j.eclinm.2023.102328","ISSN":"2589-5370","journalAbbreviation":"eClinicalMedicine","language":"English","note":"publisher: Elsevier","source":"www.thelancet.com","title":"Burden and risk factors of mental and substance use disorders among adolescents and young adults in Kenya: results from the Global Burden of Disease Study 2019","title-short":"Burden and risk factors of mental and substance use disorders among adolescents and young adults in Kenya","URL":"https://www.thelancet.com/journals/eclinm/article/PIIS2589-5370(23)00505-9/fulltext","volume":"67","author":[{"family":"Kumar","given":"Manasi"},{"family":"Njuguna","given":"Simon"},{"family":"Amin","given":"Nabila"},{"family":"Kanana","given":"Sarah"},{"family":"Tele","given":"Albert"},{"family":"Karanja","given":"Mercy"},{"family":"Omar","given":"Nasri"},{"family":"Yator","given":"Obadia"},{"family":"Wambugu","given":"Christine"},{"family":"Bukusi","given":"David"},{"family":"Weaver","given":"Marcia R."}],"accessed":{"date-parts":[["2024",2,6]]},"issued":{"date-parts":[["2024",1,1]]}}}],"schema":"https://github.com/citation-style-language/schema/raw/master/csl-citation.json"} </w:instrText>
      </w:r>
      <w:r>
        <w:rPr>
          <w:rFonts w:cs="Times New Roman"/>
          <w:szCs w:val="24"/>
        </w:rPr>
        <w:fldChar w:fldCharType="separate"/>
      </w:r>
      <w:r w:rsidR="00CF6BC8" w:rsidRPr="00CF6BC8">
        <w:rPr>
          <w:rFonts w:cs="Times New Roman"/>
          <w:szCs w:val="24"/>
        </w:rPr>
        <w:t>(11,34,35,74–78)</w:t>
      </w:r>
      <w:r>
        <w:rPr>
          <w:rFonts w:cs="Times New Roman"/>
          <w:szCs w:val="24"/>
        </w:rPr>
        <w:fldChar w:fldCharType="end"/>
      </w:r>
      <w:r w:rsidRPr="0020744C">
        <w:rPr>
          <w:rFonts w:cs="Times New Roman"/>
          <w:szCs w:val="24"/>
        </w:rPr>
        <w:t xml:space="preserve">. </w:t>
      </w:r>
    </w:p>
    <w:p w14:paraId="152727AA" w14:textId="52273E2A" w:rsidR="006C5CFC" w:rsidRDefault="00446CF1" w:rsidP="009B1B52">
      <w:pPr>
        <w:rPr>
          <w:rFonts w:cs="Times New Roman"/>
          <w:szCs w:val="24"/>
        </w:rPr>
      </w:pPr>
      <w:r w:rsidRPr="0020744C">
        <w:rPr>
          <w:rFonts w:cs="Times New Roman"/>
          <w:szCs w:val="24"/>
        </w:rPr>
        <w:lastRenderedPageBreak/>
        <w:t>Depression</w:t>
      </w:r>
      <w:r w:rsidR="0029540F">
        <w:rPr>
          <w:rFonts w:cs="Times New Roman"/>
          <w:szCs w:val="24"/>
        </w:rPr>
        <w:t xml:space="preserve"> in ALHIV</w:t>
      </w:r>
      <w:r w:rsidRPr="0020744C">
        <w:rPr>
          <w:rFonts w:cs="Times New Roman"/>
          <w:szCs w:val="24"/>
        </w:rPr>
        <w:t xml:space="preserve"> interrupts the normal </w:t>
      </w:r>
      <w:r w:rsidR="003911D9">
        <w:rPr>
          <w:rFonts w:cs="Times New Roman"/>
          <w:szCs w:val="24"/>
        </w:rPr>
        <w:t xml:space="preserve">physiologic growth resulting in </w:t>
      </w:r>
      <w:r w:rsidRPr="0020744C">
        <w:rPr>
          <w:rFonts w:cs="Times New Roman"/>
          <w:szCs w:val="24"/>
        </w:rPr>
        <w:t xml:space="preserve"> a wide variety of negative consequences. These include increased health care utilization</w:t>
      </w:r>
      <w:r w:rsidR="0029540F">
        <w:rPr>
          <w:rFonts w:cs="Times New Roman"/>
          <w:szCs w:val="24"/>
        </w:rPr>
        <w:t xml:space="preserve"> and</w:t>
      </w:r>
      <w:r w:rsidRPr="0020744C">
        <w:rPr>
          <w:rFonts w:cs="Times New Roman"/>
          <w:szCs w:val="24"/>
        </w:rPr>
        <w:t xml:space="preserve"> poor adherence to </w:t>
      </w:r>
      <w:r w:rsidR="0029540F">
        <w:rPr>
          <w:rFonts w:cs="Times New Roman"/>
          <w:szCs w:val="24"/>
        </w:rPr>
        <w:t xml:space="preserve">antiretroviral </w:t>
      </w:r>
      <w:r w:rsidRPr="0020744C">
        <w:rPr>
          <w:rFonts w:cs="Times New Roman"/>
          <w:szCs w:val="24"/>
        </w:rPr>
        <w:t xml:space="preserve">treatment leading to </w:t>
      </w:r>
      <w:r w:rsidR="0029540F">
        <w:rPr>
          <w:rFonts w:cs="Times New Roman"/>
          <w:szCs w:val="24"/>
        </w:rPr>
        <w:t>increased resistance to ART</w:t>
      </w:r>
      <w:r w:rsidRPr="0020744C">
        <w:rPr>
          <w:rFonts w:cs="Times New Roman"/>
          <w:szCs w:val="24"/>
        </w:rPr>
        <w:t xml:space="preserve"> resulting in increased morbidity and mortality</w:t>
      </w:r>
      <w:r w:rsidR="0029540F">
        <w:rPr>
          <w:rFonts w:cs="Times New Roman"/>
          <w:szCs w:val="24"/>
        </w:rPr>
        <w:t>,</w:t>
      </w:r>
      <w:r w:rsidR="006C5CFC">
        <w:rPr>
          <w:rFonts w:cs="Times New Roman"/>
          <w:szCs w:val="24"/>
        </w:rPr>
        <w:t xml:space="preserve"> </w:t>
      </w:r>
      <w:r w:rsidR="0029540F">
        <w:rPr>
          <w:rFonts w:cs="Times New Roman"/>
          <w:szCs w:val="24"/>
        </w:rPr>
        <w:t xml:space="preserve">more severe disease, lower life quality and reduced life </w:t>
      </w:r>
      <w:r w:rsidR="006C5CFC">
        <w:rPr>
          <w:rFonts w:cs="Times New Roman"/>
          <w:szCs w:val="24"/>
        </w:rPr>
        <w:t>expectancy</w:t>
      </w:r>
      <w:r w:rsidR="0029540F">
        <w:rPr>
          <w:rFonts w:cs="Times New Roman"/>
          <w:szCs w:val="24"/>
        </w:rPr>
        <w:t xml:space="preserve"> due to untreated or partially untreated conditions</w:t>
      </w:r>
      <w:r w:rsidR="0029540F">
        <w:rPr>
          <w:rFonts w:cs="Times New Roman"/>
          <w:szCs w:val="24"/>
        </w:rPr>
        <w:fldChar w:fldCharType="begin"/>
      </w:r>
      <w:r w:rsidR="00CF6BC8">
        <w:rPr>
          <w:rFonts w:cs="Times New Roman"/>
          <w:szCs w:val="24"/>
        </w:rPr>
        <w:instrText xml:space="preserve"> ADDIN ZOTERO_ITEM CSL_CITATION {"citationID":"yQUSUduP","properties":{"formattedCitation":"(79\\uc0\\u8211{}81)","plainCitation":"(79–81)","noteIndex":0},"citationItems":[{"id":140,"uris":["http://zotero.org/users/local/UxnFgeSF/items/8CHSP2DL"],"itemData":{"id":140,"type":"article-journal","container-title":"Current HIV/AIDS Reports","DOI":"10.1007/s11904-014-0220-1","ISSN":"1548-3568, 1548-3576","issue":"3","journalAbbreviation":"Curr HIV/AIDS Rep","language":"en","page":"291-307","source":"DOI.org (Crossref)","title":"Depression and Adherence to Antiretroviral Therapy in Low-, Middle- and High-Income Countries: A Systematic Review and Meta-Analysis","title-short":"Depression and Adherence to Antiretroviral Therapy in Low-, Middle- and High-Income Countries","volume":"11","author":[{"family":"Uthman","given":"Olalekan A."},{"family":"Magidson","given":"Jessica F."},{"family":"Safren","given":"Steven A."},{"family":"Nachega","given":"Jean B."}],"issued":{"date-parts":[["2014",9]]}}},{"id":142,"uris":["http://zotero.org/users/local/UxnFgeSF/items/CNXGJHGG"],"itemData":{"id":142,"type":"article-journal","container-title":"BMC Psychiatry","DOI":"10.1186/s12888-018-1835-3","ISSN":"1471-244X","issue":"1","journalAbbreviation":"BMC Psychiatry","language":"en","page":"254","source":"DOI.org (Crossref)","title":"A systematic review and meta-analysis of epidemiology of depression in people living with HIV in east Africa","volume":"18","author":[{"family":"Ayano","given":"Getinet"},{"family":"Solomon","given":"Melat"},{"family":"Abraha","given":"Mebratu"}],"issued":{"date-parts":[["2018",12]]}}},{"id":146,"uris":["http://zotero.org/users/local/UxnFgeSF/items/GG6NRVHV"],"itemData":{"id":146,"type":"article-journal","abstract":"Antiretroviral treatment (ART) adherence is highlighted in management of patients living with human immunodeficiency virus. In South Korea, ART medication research has rarely been conducted due to the low economic burden associated with government-funded treatment. This cross-sectional study aimed to compare the pill burden impact between ART regimen compliance and HIV-RNA viral load suppression. Data were collected from 2008 to 2016 at a general hospital in South Korea. A total of 210 HIV/AIDS treatment-naïve patients were grouped as follows: single-tablet regimen (STR, one tablet/day), mild pill burden (two-four tablets/day), and heavy pill burden (≥ five tablets/day). Patients were analyzed according to gender, age at index date, medical insurance type, comorbidities, depression, HIV/AIDS disease burden as indicated by HIV-RNA viral load and CD4, and laboratory variables. In a multivariate logistic regression model, the STR group demonstrated adherence 5.10 times more often than the heavy pill burden group. Females and patients with an initial viral load of 500,000 or more were 0.090- and 0.040-fold less adherent to the ART regimen. Among these patients, 95% or more of the MPR group were 7.38 times more likely to have a lower limit of detection (LLOD) of viral load suppression. The highest initial viral load group was 0.090-fold less likely to have an LLOD than the reference group. These results suggest that a single-tablet regimen could improve medication adherence and the clinical virologic outcome. Therefore, general population research on ART adherence and polypharmacy is needed.","container-title":"PLOS ONE","DOI":"10.1371/journal.pone.0245185","ISSN":"1932-6203","issue":"1","journalAbbreviation":"PLoS ONE","language":"en","page":"e0245185","source":"DOI.org (Crossref)","title":"A comparison of medication adherence and viral suppression in antiretroviral treatment-naïve patients with HIV/AIDS depending on the drug formulary","volume":"16","author":[{"family":"Oh","given":"Kyung Sun"},{"family":"Han","given":"Euna"}],"editor":[{"family":"Morgan","given":"Ethan"}],"issued":{"date-parts":[["2021",1,8]]}}}],"schema":"https://github.com/citation-style-language/schema/raw/master/csl-citation.json"} </w:instrText>
      </w:r>
      <w:r w:rsidR="0029540F">
        <w:rPr>
          <w:rFonts w:cs="Times New Roman"/>
          <w:szCs w:val="24"/>
        </w:rPr>
        <w:fldChar w:fldCharType="separate"/>
      </w:r>
      <w:r w:rsidR="00CF6BC8" w:rsidRPr="00CF6BC8">
        <w:rPr>
          <w:rFonts w:cs="Times New Roman"/>
          <w:szCs w:val="24"/>
        </w:rPr>
        <w:t>(79–81)</w:t>
      </w:r>
      <w:r w:rsidR="0029540F">
        <w:rPr>
          <w:rFonts w:cs="Times New Roman"/>
          <w:szCs w:val="24"/>
        </w:rPr>
        <w:fldChar w:fldCharType="end"/>
      </w:r>
      <w:r w:rsidR="001F0338">
        <w:rPr>
          <w:rFonts w:cs="Times New Roman"/>
          <w:szCs w:val="24"/>
        </w:rPr>
        <w:t xml:space="preserve"> </w:t>
      </w:r>
      <w:r w:rsidR="001F0338">
        <w:rPr>
          <w:rFonts w:cs="Times New Roman"/>
          <w:szCs w:val="24"/>
        </w:rPr>
        <w:fldChar w:fldCharType="begin"/>
      </w:r>
      <w:r w:rsidR="00CF6BC8">
        <w:rPr>
          <w:rFonts w:cs="Times New Roman"/>
          <w:szCs w:val="24"/>
        </w:rPr>
        <w:instrText xml:space="preserve"> ADDIN ZOTERO_ITEM CSL_CITATION {"citationID":"Dk0OfgFQ","properties":{"formattedCitation":"(82,83)","plainCitation":"(82,83)","noteIndex":0},"citationItems":[{"id":74,"uris":["http://zotero.org/users/local/UxnFgeSF/items/NX5J68Z2"],"itemData":{"id":74,"type":"article-journal","abstract":"IMPORTANCE: Depression commonly affects adults with HIV and complicates the management of HIV. Depression among individuals with HIV tends to be chronic and cyclical, but the association of this chronicity with HIV outcomes (and the related potential for screening and intervention to shorten depressive episodes) has received little attention.\nOBJECTIVE: To examine the association between increased chronicity of depression and multiple HIV care continuum indicators (HIV appointment attendance, treatment failure, and mortality).\nDESIGN, SETTING, AND PARTICIPANTS: The study comprised an observational clinical cohort of 5927 patients with 2 or more assessments of depressive severity who were receiving HIV primary care at 6 geographically dispersed US academic medical centers from September 22, 2005, to August 6, 2015.\nMAIN OUTCOMES AND MEASURES: Missing a scheduled HIV primary care visit, detectable HIV RNA viral load (≥75 copies/mL), and all-cause mortality. Consecutive depressive severity measures were converted into a time-updated measure: percentage of days with depression (PDD), following established methods for determining depression-free days.\nRESULTS: During 10 767 person-years of follow-up, the 5927 participants (5000 men, 926 women, and 1 intersex individual; median age, 44 years [range, 35-50 years]) had a median PDD of 14% (interquartile range, 0%-48%). During follow-up, 10 361 of 55 040 scheduled visits (18.8%) were missed, 6191 of 28 455 viral loads (21.8%) were detectable, and the mortality rate was 1.5 deaths per 100 person-years. Percentage of days with depression showed a dose-response relationship with each outcome. Each 25% increase in PDD led to an 8% increase in the risk of missing a scheduled appointment (risk ratio, 1.08; 95% CI, 1.05-1.11), a 5% increase in the risk of a detectable viral load (risk ratio, 1.05; 95% CI, 1.01-1.09), and a 19% increase in the mortality hazard (hazard ratio, 1.19; 95% CI, 1.05-1.36). These estimates imply that, compared with patients who spent no follow-up time with depression (PDD, 0%), those who spent the entire follow-up time with depression (PDD, 100%) faced a 37% increased risk of missing appointments (risk ratio, 1.37; 95% CI, 1.22-1.53), a 23% increased risk of a detectable viral load (risk ratio, 1.23; 95% CI, 1.06-1.43), and a doubled mortality rate (hazard ratio, 2.02; 95% CI, 1.20-3.42).\nCONCLUSIONS AND RELEVANCE: Greater chronicity of depression increased the likelihood of failure at multiple points along the HIV care continuum. Even modest increases in the proportion of time spent with depression led to clinically meaningful increases in negative outcomes. Clinic-level trials of protocols to promptly identify and appropriately treat depression among adults living with HIV should be conducted to understand the effect of such protocols on shortening the course and preventing the recurrence of depressive illness and improving clinical outcomes.","container-title":"JAMA psychiatry","DOI":"10.1001/jamapsychiatry.2017.4726","ISSN":"2168-6238","issue":"4","journalAbbreviation":"JAMA Psychiatry","language":"eng","note":"PMID: 29466531\nPMCID: PMC5875308","page":"379-385","source":"PubMed","title":"Association of Increased Chronicity of Depression With HIV Appointment Attendance, Treatment Failure, and Mortality Among HIV-Infected Adults in the United States","volume":"75","author":[{"family":"Pence","given":"Brian W."},{"family":"Mills","given":"Jon C."},{"family":"Bengtson","given":"Angela M."},{"family":"Gaynes","given":"Bradley N."},{"family":"Breger","given":"Tiffany L."},{"family":"Cook","given":"Robert L."},{"family":"Moore","given":"Richard D."},{"family":"Grelotti","given":"David J."},{"family":"O'Cleirigh","given":"Conall"},{"family":"Mugavero","given":"Michael J."}],"issued":{"date-parts":[["2018",4,1]]}}},{"id":144,"uris":["http://zotero.org/users/local/UxnFgeSF/items/XPVKKVY9"],"itemData":{"id":144,"type":"article-journal","container-title":"The Brazilian Journal of Infectious Diseases","DOI":"10.1016/j.bjid.2017.04.004","ISSN":"14138670","issue":"5","journalAbbreviation":"The Brazilian Journal of Infectious Diseases","language":"en","page":"507-514","source":"DOI.org (Crossref)","title":"Quality of life, anxiety and depression in patients with HIV/AIDS who present poor adherence to antiretroviral therapy: a cross-sectional study in Salvador, Brazil","title-short":"Quality of life, anxiety and depression in patients with HIV/AIDS who present poor adherence to antiretroviral therapy","volume":"21","author":[{"family":"Betancur","given":"Mónica Narváez"},{"family":"Lins","given":"Liliane"},{"family":"Oliveira","given":"Irismar Reis De"},{"family":"Brites","given":"Carlos"}],"issued":{"date-parts":[["2017",9]]}}}],"schema":"https://github.com/citation-style-language/schema/raw/master/csl-citation.json"} </w:instrText>
      </w:r>
      <w:r w:rsidR="001F0338">
        <w:rPr>
          <w:rFonts w:cs="Times New Roman"/>
          <w:szCs w:val="24"/>
        </w:rPr>
        <w:fldChar w:fldCharType="separate"/>
      </w:r>
      <w:r w:rsidR="00CF6BC8" w:rsidRPr="00CF6BC8">
        <w:rPr>
          <w:rFonts w:cs="Times New Roman"/>
        </w:rPr>
        <w:t>(82,83)</w:t>
      </w:r>
      <w:r w:rsidR="001F0338">
        <w:rPr>
          <w:rFonts w:cs="Times New Roman"/>
          <w:szCs w:val="24"/>
        </w:rPr>
        <w:fldChar w:fldCharType="end"/>
      </w:r>
      <w:r w:rsidRPr="0020744C">
        <w:rPr>
          <w:rFonts w:cs="Times New Roman"/>
          <w:szCs w:val="24"/>
        </w:rPr>
        <w:t xml:space="preserve">. </w:t>
      </w:r>
    </w:p>
    <w:p w14:paraId="1A29602E" w14:textId="73722C75" w:rsidR="00446CF1" w:rsidRDefault="00446CF1" w:rsidP="009B1B52">
      <w:pPr>
        <w:rPr>
          <w:rFonts w:cs="Times New Roman"/>
          <w:szCs w:val="24"/>
        </w:rPr>
      </w:pPr>
      <w:r w:rsidRPr="0020744C">
        <w:rPr>
          <w:rFonts w:cs="Times New Roman"/>
          <w:szCs w:val="24"/>
        </w:rPr>
        <w:t xml:space="preserve">Other adolescents end up dropping out of school, engaging in drug abuse and engaging in high risk sexual behavior. It also leads to disruption in the adolescents’ access to livelihoods and healthcare which expose them to stigma, discrimination, suicidal behavior, isolation and sexual abuse. Overall this translates to decreased quality of life in those affected. </w:t>
      </w:r>
    </w:p>
    <w:p w14:paraId="7E208C92" w14:textId="3064F37F" w:rsidR="00F52119" w:rsidRDefault="00F52119" w:rsidP="009B1B52">
      <w:pPr>
        <w:rPr>
          <w:rFonts w:cs="Times New Roman"/>
          <w:szCs w:val="24"/>
        </w:rPr>
      </w:pPr>
      <w:r>
        <w:rPr>
          <w:rFonts w:cs="Times New Roman"/>
          <w:szCs w:val="24"/>
        </w:rPr>
        <w:t xml:space="preserve">PTSD is one of the most extensively documented post trauma condition in </w:t>
      </w:r>
      <w:r w:rsidR="00507204">
        <w:rPr>
          <w:rFonts w:cs="Times New Roman"/>
          <w:szCs w:val="24"/>
        </w:rPr>
        <w:t xml:space="preserve">individuals with </w:t>
      </w:r>
      <w:r>
        <w:rPr>
          <w:rFonts w:cs="Times New Roman"/>
          <w:szCs w:val="24"/>
        </w:rPr>
        <w:t>HIV</w:t>
      </w:r>
      <w:r w:rsidR="00B555EE">
        <w:rPr>
          <w:rFonts w:cs="Times New Roman"/>
          <w:szCs w:val="24"/>
        </w:rPr>
        <w:t xml:space="preserve"> with </w:t>
      </w:r>
      <w:r w:rsidR="00B555EE" w:rsidRPr="00507204">
        <w:rPr>
          <w:rFonts w:cs="Times New Roman"/>
          <w:szCs w:val="24"/>
        </w:rPr>
        <w:t xml:space="preserve">higher </w:t>
      </w:r>
      <w:r w:rsidR="009B1214">
        <w:rPr>
          <w:rFonts w:cs="Times New Roman"/>
          <w:szCs w:val="24"/>
        </w:rPr>
        <w:t xml:space="preserve">rates of diagnosis </w:t>
      </w:r>
      <w:r w:rsidR="00B555EE" w:rsidRPr="00507204">
        <w:rPr>
          <w:rFonts w:cs="Times New Roman"/>
          <w:szCs w:val="24"/>
        </w:rPr>
        <w:t>in HIV than in other chronic illnesses</w:t>
      </w:r>
      <w:r w:rsidR="009B1214">
        <w:rPr>
          <w:rFonts w:cs="Times New Roman"/>
          <w:szCs w:val="24"/>
        </w:rPr>
        <w:t>.</w:t>
      </w:r>
      <w:r w:rsidR="00B555EE" w:rsidRPr="00507204">
        <w:rPr>
          <w:rFonts w:cs="Times New Roman"/>
          <w:szCs w:val="24"/>
        </w:rPr>
        <w:t xml:space="preserve"> </w:t>
      </w:r>
      <w:r>
        <w:rPr>
          <w:rFonts w:cs="Times New Roman"/>
          <w:szCs w:val="24"/>
        </w:rPr>
        <w:t xml:space="preserve"> </w:t>
      </w:r>
      <w:r w:rsidR="00B555EE">
        <w:rPr>
          <w:rFonts w:cs="Times New Roman"/>
          <w:szCs w:val="24"/>
        </w:rPr>
        <w:t xml:space="preserve">HIV is a </w:t>
      </w:r>
      <w:r w:rsidR="009B1214">
        <w:rPr>
          <w:rFonts w:cs="Times New Roman"/>
          <w:szCs w:val="24"/>
        </w:rPr>
        <w:t>life-threatening</w:t>
      </w:r>
      <w:r w:rsidR="00B555EE">
        <w:rPr>
          <w:rFonts w:cs="Times New Roman"/>
          <w:szCs w:val="24"/>
        </w:rPr>
        <w:t xml:space="preserve"> disorder which eventually causes progressive destruction of the immune system resulting in increased susceptibility to malignancies, there is HIV associated stigma and labelling that may be a threat to some</w:t>
      </w:r>
      <w:r w:rsidR="009B1214">
        <w:rPr>
          <w:rFonts w:cs="Times New Roman"/>
          <w:szCs w:val="24"/>
        </w:rPr>
        <w:t xml:space="preserve"> as well as the increased likelihood of being orphaned or having a sick family member</w:t>
      </w:r>
      <w:r w:rsidR="00B555EE">
        <w:rPr>
          <w:rFonts w:cs="Times New Roman"/>
          <w:szCs w:val="24"/>
        </w:rPr>
        <w:t>. Taking daily medications and experiencing unpleasant side effects are traumatic events associated with HIV</w:t>
      </w:r>
      <w:r w:rsidR="009B1214">
        <w:rPr>
          <w:rFonts w:cs="Times New Roman"/>
          <w:szCs w:val="24"/>
        </w:rPr>
        <w:fldChar w:fldCharType="begin"/>
      </w:r>
      <w:r w:rsidR="00CF6BC8">
        <w:rPr>
          <w:rFonts w:cs="Times New Roman"/>
          <w:szCs w:val="24"/>
        </w:rPr>
        <w:instrText xml:space="preserve"> ADDIN ZOTERO_ITEM CSL_CITATION {"citationID":"qWSO946m","properties":{"formattedCitation":"(84)","plainCitation":"(84)","noteIndex":0},"citationItems":[{"id":272,"uris":["http://zotero.org/users/local/UxnFgeSF/items/M357BNNU"],"itemData":{"id":272,"type":"article-journal","abstract":"OBJECTIVES: Although people living with HIV (PLWH) have been disproportionately affected by post-traumatic stress disorder (PTSD), the global prevalence of PTSD among PLWH is unknown. This study aimed to systematically review the prevalence of PTSD among PLWH worldwide and explore variation in prevalence across sociodemographic and methodological factors.\nDESIGN: A meta-analysis using a random-effects model was conducted to pool the prevalence estimated from individual studies, and subgroup analyses were used to analyse heterogeneities.\nSETTING, PARTICIPANTS AND MEASURES: Observational studies providing PTSD prevalence data in an adult HIV population were searched from January 2000 to November 2019. Measurements were not restricted, although the definition of PTSD had to align with the Diagnostic and Statistical Manual of Mental Disorders or the International Classification of Diseases diagnostic criteria.\nRESULTS: A total of 38 articles were included among 2406 records identified initially. The estimated global prevalence of PTSD in PLWH was 28% (95% CI 24% to 33%). Significant heterogeneity was detected in the proportion of PLWH who reported PTSD across studies, which was partially explained by geographic area, population group, measurement and sampling method (p&lt;0.05).\nCONCLUSION: PTSD among PLWH is common worldwide. This review highlights that PTSD should be routinely screened for and that more effective prevention strategies and treatment packages targeting PTSD are needed in PLWH.","container-title":"BMJ open","DOI":"10.1136/bmjopen-2019-032435","ISSN":"2044-6055","issue":"4","journalAbbreviation":"BMJ Open","language":"eng","note":"PMID: 32345695\nPMCID: PMC7213849","page":"e032435","source":"PubMed","title":"Global estimate of the prevalence of post-traumatic stress disorder among adults living with HIV: a systematic review and meta-analysis","title-short":"Global estimate of the prevalence of post-traumatic stress disorder among adults living with HIV","volume":"10","author":[{"family":"Tang","given":"Chulei"},{"family":"Goldsamt","given":"Lloyd"},{"family":"Meng","given":"Jingjing"},{"family":"Xiao","given":"Xueling"},{"family":"Zhang","given":"Li"},{"family":"Williams","given":"Ann Bartley"},{"family":"Wang","given":"Honghong"}],"issued":{"date-parts":[["2020",4,27]]}}}],"schema":"https://github.com/citation-style-language/schema/raw/master/csl-citation.json"} </w:instrText>
      </w:r>
      <w:r w:rsidR="009B1214">
        <w:rPr>
          <w:rFonts w:cs="Times New Roman"/>
          <w:szCs w:val="24"/>
        </w:rPr>
        <w:fldChar w:fldCharType="separate"/>
      </w:r>
      <w:r w:rsidR="00CF6BC8" w:rsidRPr="00CF6BC8">
        <w:rPr>
          <w:rFonts w:cs="Times New Roman"/>
        </w:rPr>
        <w:t>(84)</w:t>
      </w:r>
      <w:r w:rsidR="009B1214">
        <w:rPr>
          <w:rFonts w:cs="Times New Roman"/>
          <w:szCs w:val="24"/>
        </w:rPr>
        <w:fldChar w:fldCharType="end"/>
      </w:r>
      <w:r w:rsidR="00B555EE">
        <w:rPr>
          <w:rFonts w:cs="Times New Roman"/>
          <w:szCs w:val="24"/>
        </w:rPr>
        <w:t xml:space="preserve">. </w:t>
      </w:r>
    </w:p>
    <w:p w14:paraId="15B8957C" w14:textId="5686083E" w:rsidR="00507204" w:rsidRPr="00507204" w:rsidRDefault="00507204" w:rsidP="009B1B52">
      <w:pPr>
        <w:rPr>
          <w:rFonts w:cs="Times New Roman"/>
          <w:szCs w:val="24"/>
        </w:rPr>
      </w:pPr>
      <w:r w:rsidRPr="00507204">
        <w:rPr>
          <w:rFonts w:cs="Times New Roman"/>
          <w:szCs w:val="24"/>
        </w:rPr>
        <w:t xml:space="preserve">People living with HIV </w:t>
      </w:r>
      <w:r w:rsidR="003911D9">
        <w:rPr>
          <w:rFonts w:cs="Times New Roman"/>
          <w:szCs w:val="24"/>
        </w:rPr>
        <w:t>are prone to</w:t>
      </w:r>
      <w:r w:rsidRPr="00507204">
        <w:rPr>
          <w:rFonts w:cs="Times New Roman"/>
          <w:szCs w:val="24"/>
        </w:rPr>
        <w:t xml:space="preserve"> </w:t>
      </w:r>
      <w:r w:rsidR="003911D9">
        <w:rPr>
          <w:rFonts w:cs="Times New Roman"/>
          <w:szCs w:val="24"/>
        </w:rPr>
        <w:t xml:space="preserve">more cases </w:t>
      </w:r>
      <w:r w:rsidRPr="00507204">
        <w:rPr>
          <w:rFonts w:cs="Times New Roman"/>
          <w:szCs w:val="24"/>
        </w:rPr>
        <w:t xml:space="preserve"> of PTSD than those without HIV and this is attributed to </w:t>
      </w:r>
      <w:r w:rsidR="003911D9">
        <w:rPr>
          <w:rFonts w:cs="Times New Roman"/>
          <w:szCs w:val="24"/>
        </w:rPr>
        <w:t xml:space="preserve">a </w:t>
      </w:r>
      <w:r w:rsidRPr="00507204">
        <w:rPr>
          <w:rFonts w:cs="Times New Roman"/>
          <w:szCs w:val="24"/>
        </w:rPr>
        <w:t xml:space="preserve">higher likelihood of </w:t>
      </w:r>
      <w:r w:rsidR="003911D9">
        <w:rPr>
          <w:rFonts w:cs="Times New Roman"/>
          <w:szCs w:val="24"/>
        </w:rPr>
        <w:t xml:space="preserve">exposure to </w:t>
      </w:r>
      <w:r w:rsidRPr="00507204">
        <w:rPr>
          <w:rFonts w:cs="Times New Roman"/>
          <w:szCs w:val="24"/>
        </w:rPr>
        <w:t xml:space="preserve">trauma </w:t>
      </w:r>
      <w:r w:rsidR="003911D9">
        <w:rPr>
          <w:rFonts w:cs="Times New Roman"/>
          <w:szCs w:val="24"/>
        </w:rPr>
        <w:t>in early life,</w:t>
      </w:r>
      <w:r w:rsidRPr="00507204">
        <w:rPr>
          <w:rFonts w:cs="Times New Roman"/>
          <w:szCs w:val="24"/>
        </w:rPr>
        <w:t>e</w:t>
      </w:r>
      <w:r w:rsidR="003911D9">
        <w:rPr>
          <w:rFonts w:cs="Times New Roman"/>
          <w:szCs w:val="24"/>
        </w:rPr>
        <w:t xml:space="preserve">and repeat episodes of the </w:t>
      </w:r>
      <w:r w:rsidR="007A0EB4">
        <w:rPr>
          <w:rFonts w:cs="Times New Roman"/>
          <w:szCs w:val="24"/>
        </w:rPr>
        <w:t>.</w:t>
      </w:r>
      <w:r w:rsidRPr="00507204">
        <w:rPr>
          <w:rFonts w:cs="Times New Roman"/>
          <w:szCs w:val="24"/>
        </w:rPr>
        <w:t xml:space="preserve"> traumatic events</w:t>
      </w:r>
      <w:r w:rsidR="007A0EB4">
        <w:rPr>
          <w:rFonts w:cs="Times New Roman"/>
          <w:szCs w:val="24"/>
        </w:rPr>
        <w:t>. Examples of potentially traumatizing events include</w:t>
      </w:r>
      <w:r w:rsidRPr="00507204">
        <w:rPr>
          <w:rFonts w:cs="Times New Roman"/>
          <w:szCs w:val="24"/>
        </w:rPr>
        <w:t xml:space="preserve"> that physical and sexual abuse</w:t>
      </w:r>
      <w:r w:rsidR="007A0EB4">
        <w:rPr>
          <w:rFonts w:cs="Times New Roman"/>
          <w:szCs w:val="24"/>
        </w:rPr>
        <w:t xml:space="preserve"> and assault</w:t>
      </w:r>
      <w:r w:rsidRPr="00507204">
        <w:rPr>
          <w:rFonts w:cs="Times New Roman"/>
          <w:szCs w:val="24"/>
        </w:rPr>
        <w:t xml:space="preserve"> and crime-related violence</w:t>
      </w:r>
      <w:r w:rsidR="006D7E09">
        <w:rPr>
          <w:rFonts w:cs="Times New Roman"/>
          <w:szCs w:val="24"/>
        </w:rPr>
        <w:t xml:space="preserve"> </w:t>
      </w:r>
      <w:r w:rsidR="006D7E09">
        <w:rPr>
          <w:rFonts w:cs="Times New Roman"/>
          <w:szCs w:val="24"/>
        </w:rPr>
        <w:fldChar w:fldCharType="begin"/>
      </w:r>
      <w:r w:rsidR="00CF6BC8">
        <w:rPr>
          <w:rFonts w:cs="Times New Roman"/>
          <w:szCs w:val="24"/>
        </w:rPr>
        <w:instrText xml:space="preserve"> ADDIN ZOTERO_ITEM CSL_CITATION {"citationID":"1TyFSFLw","properties":{"formattedCitation":"(85,86)","plainCitation":"(85,86)","noteIndex":0},"citationItems":[{"id":266,"uris":["http://zotero.org/users/local/UxnFgeSF/items/9P9LRLD9"],"itemData":{"id":266,"type":"article-journal","abstract":"The prevalence rate of posttraumatic stress disorder (PTSD) among people living with HIV (PLWH) is significantly higher than the rate among the general population. Moreover, PTS symptoms have been linked with numerous negative health-related outcomes in PLWH. While these findings suggest that studies evaluating the efficacy of treatments for PTS symptoms among PLWH are sorely needed, according to prior reviews, such studies are lacking. The purpose of the present systematic review was to provide an updated critical evaluation of treatment studies that targeted PTS among PLWH. Following PRIMSA guidelines, we searched PubMed and PsycINFO and identified eight articles (representing seven studies) evaluating the impact of various individual and group treatments on PTS symptoms. The limited evidence base to date precludes clinical recommendations for this population. Future studies should examine the efficacy of existing evidence-based treatments for PTSD among PLWH and then, if necessary, evaluate the impact of any treatment modifications for this population.","container-title":"Current Psychiatry Reports","DOI":"10.1007/s11920-016-0724-z","ISSN":"1535-1645","issue":"9","journalAbbreviation":"Curr Psychiatry Rep","language":"eng","note":"PMID: 27439305\nPMCID: PMC5568823","page":"83","source":"PubMed","title":"Treating Posttraumatic Stress Symptoms Among People Living with HIV: a Critical Review of Intervention Trials","title-short":"Treating Posttraumatic Stress Symptoms Among People Living with HIV","volume":"18","author":[{"family":"McLean","given":"Carmen P."},{"family":"Fitzgerald","given":"Hayley"}],"issued":{"date-parts":[["2016",9]]}}},{"id":275,"uris":["http://zotero.org/users/local/UxnFgeSF/items/2ERE8XTS"],"itemData":{"id":275,"type":"article-journal","container-title":"Journal of Affective Disorders Reports","DOI":"10.1016/j.jadr.2021.100094","ISSN":"26669153","journalAbbreviation":"Journal of Affective Disorders Reports","language":"en","page":"100094","source":"DOI.org (Crossref)","title":"Childhood trauma, major depressive disorder, suicidality, and the modifying role of social support among adolescents living with HIV in rural Uganda","volume":"4","author":[{"family":"Ashaba","given":"Scholastic"},{"family":"Cooper-Vince","given":"Christine E."},{"family":"Maling","given":"Samuel"},{"family":"Satinsky","given":"Emily N."},{"family":"Baguma","given":"Charles"},{"family":"Akena","given":"Dickens"},{"family":"Nansera","given":"Denis"},{"family":"Bajunirwe","given":"Francis"},{"family":"Tsai","given":"Alexander C."}],"issued":{"date-parts":[["2021",4]]}}}],"schema":"https://github.com/citation-style-language/schema/raw/master/csl-citation.json"} </w:instrText>
      </w:r>
      <w:r w:rsidR="006D7E09">
        <w:rPr>
          <w:rFonts w:cs="Times New Roman"/>
          <w:szCs w:val="24"/>
        </w:rPr>
        <w:fldChar w:fldCharType="separate"/>
      </w:r>
      <w:r w:rsidR="00CF6BC8" w:rsidRPr="00CF6BC8">
        <w:rPr>
          <w:rFonts w:cs="Times New Roman"/>
        </w:rPr>
        <w:t>(85,86)</w:t>
      </w:r>
      <w:r w:rsidR="006D7E09">
        <w:rPr>
          <w:rFonts w:cs="Times New Roman"/>
          <w:szCs w:val="24"/>
        </w:rPr>
        <w:fldChar w:fldCharType="end"/>
      </w:r>
      <w:r w:rsidRPr="00507204">
        <w:rPr>
          <w:rFonts w:cs="Times New Roman"/>
          <w:szCs w:val="24"/>
        </w:rPr>
        <w:t>.</w:t>
      </w:r>
    </w:p>
    <w:p w14:paraId="51DB1E98" w14:textId="4F995DE3" w:rsidR="00F52119" w:rsidRDefault="00F52119" w:rsidP="009B1B52">
      <w:pPr>
        <w:rPr>
          <w:rFonts w:cs="Times New Roman"/>
          <w:szCs w:val="24"/>
        </w:rPr>
      </w:pPr>
      <w:r w:rsidRPr="006D7E09">
        <w:rPr>
          <w:rFonts w:cs="Times New Roman"/>
          <w:szCs w:val="24"/>
        </w:rPr>
        <w:t>PTSD may mask other mental health disorders with high association to major depression, anxiety disorders and substance use</w:t>
      </w:r>
      <w:r w:rsidR="00507204" w:rsidRPr="006D7E09">
        <w:rPr>
          <w:rFonts w:cs="Times New Roman"/>
          <w:szCs w:val="24"/>
        </w:rPr>
        <w:t xml:space="preserve"> </w:t>
      </w:r>
      <w:r w:rsidR="00507204" w:rsidRPr="006D7E09">
        <w:rPr>
          <w:rFonts w:cs="Times New Roman"/>
          <w:szCs w:val="24"/>
        </w:rPr>
        <w:fldChar w:fldCharType="begin"/>
      </w:r>
      <w:r w:rsidR="00CF6BC8">
        <w:rPr>
          <w:rFonts w:cs="Times New Roman"/>
          <w:szCs w:val="24"/>
        </w:rPr>
        <w:instrText xml:space="preserve"> ADDIN ZOTERO_ITEM CSL_CITATION {"citationID":"SjYrMdD8","properties":{"formattedCitation":"(87)","plainCitation":"(87)","noteIndex":0},"citationItems":[{"id":264,"uris":["http://zotero.org/users/local/UxnFgeSF/items/D3URCFVG"],"itemData":{"id":264,"type":"article-journal","abstract":"This study examined the relationship between the experience of various HIV-related events (receiving the diagnosis, receiving treatment, experiencing physical symptoms, self-disclosing HIV positive status, and witnessing HIV-related death) and posttraumatic stress symptoms in a sample of 100 gay men living with HIV. Self-report data revealed that 65% met criteria for having experienced a traumatic event in accordance with the Diagnostic and Statistical Manual of Mental Disorders, 4th edition, Text Revision (DSM-IV-TR) posttraumatic stress disorder (PTSD) criterion A. The experience of shame, humiliation, or guilt during an event was measured but not found to be a significant indicator of having been traumatized. A total of 33% qualified for a PTSD diagnosis. Stepwise multiple regression analysis showed that receiving medical treatment, experiencing physical symptoms, and witnessing HIV-related death were most associated with HIV-related PTSD symptoms. Given that multiple HIV-related events are potentially traumatic, the screening, assessment and treatment for HIV-related PTSD may need to be considered by HIV services.","container-title":"AIDS patient care and STDs","DOI":"10.1089/apc.2009.0231","ISSN":"1557-7449","issue":"8","journalAbbreviation":"AIDS Patient Care STDS","language":"eng","note":"PMID: 20632886","page":"485-491","source":"PubMed","title":"HIV-related posttraumatic stress disorder: investigating the traumatic events","title-short":"HIV-related posttraumatic stress disorder","volume":"24","author":[{"family":"Theuninck","given":"Anthony C."},{"family":"Lake","given":"Nick"},{"family":"Gibson","given":"Stuart"}],"issued":{"date-parts":[["2010",8]]}}}],"schema":"https://github.com/citation-style-language/schema/raw/master/csl-citation.json"} </w:instrText>
      </w:r>
      <w:r w:rsidR="00507204" w:rsidRPr="006D7E09">
        <w:rPr>
          <w:rFonts w:cs="Times New Roman"/>
          <w:szCs w:val="24"/>
        </w:rPr>
        <w:fldChar w:fldCharType="separate"/>
      </w:r>
      <w:r w:rsidR="00CF6BC8" w:rsidRPr="00CF6BC8">
        <w:rPr>
          <w:rFonts w:cs="Times New Roman"/>
        </w:rPr>
        <w:t>(87)</w:t>
      </w:r>
      <w:r w:rsidR="00507204" w:rsidRPr="006D7E09">
        <w:rPr>
          <w:rFonts w:cs="Times New Roman"/>
          <w:szCs w:val="24"/>
        </w:rPr>
        <w:fldChar w:fldCharType="end"/>
      </w:r>
      <w:r w:rsidRPr="006D7E09">
        <w:rPr>
          <w:rFonts w:cs="Times New Roman"/>
          <w:szCs w:val="24"/>
        </w:rPr>
        <w:t xml:space="preserve">. </w:t>
      </w:r>
    </w:p>
    <w:p w14:paraId="390625DF" w14:textId="65854306" w:rsidR="00550768" w:rsidRPr="00E373DC" w:rsidRDefault="006D7E09" w:rsidP="009B1B52">
      <w:pPr>
        <w:rPr>
          <w:rFonts w:cs="Times New Roman"/>
          <w:szCs w:val="24"/>
        </w:rPr>
      </w:pPr>
      <w:r w:rsidRPr="00E373DC">
        <w:rPr>
          <w:rFonts w:cs="Times New Roman"/>
          <w:szCs w:val="24"/>
        </w:rPr>
        <w:t xml:space="preserve">If left untreated, PTSD </w:t>
      </w:r>
      <w:r w:rsidR="007A0EB4">
        <w:rPr>
          <w:rFonts w:cs="Times New Roman"/>
          <w:szCs w:val="24"/>
        </w:rPr>
        <w:t xml:space="preserve">results in deterioration of </w:t>
      </w:r>
      <w:r w:rsidR="00E373DC" w:rsidRPr="00E373DC">
        <w:rPr>
          <w:rFonts w:cs="Times New Roman"/>
          <w:szCs w:val="24"/>
        </w:rPr>
        <w:t xml:space="preserve"> physical health </w:t>
      </w:r>
      <w:r w:rsidR="007A0EB4">
        <w:rPr>
          <w:rFonts w:cs="Times New Roman"/>
          <w:szCs w:val="24"/>
        </w:rPr>
        <w:t xml:space="preserve">leading to </w:t>
      </w:r>
      <w:r w:rsidR="00E373DC" w:rsidRPr="00E373DC">
        <w:rPr>
          <w:rFonts w:cs="Times New Roman"/>
          <w:szCs w:val="24"/>
        </w:rPr>
        <w:t xml:space="preserve"> decreased quality of life. It also reduces</w:t>
      </w:r>
      <w:r w:rsidR="007A0EB4">
        <w:rPr>
          <w:rFonts w:cs="Times New Roman"/>
          <w:szCs w:val="24"/>
        </w:rPr>
        <w:t xml:space="preserve"> retention in HIV care worsening </w:t>
      </w:r>
      <w:r w:rsidRPr="00E373DC">
        <w:rPr>
          <w:rFonts w:cs="Times New Roman"/>
          <w:szCs w:val="24"/>
        </w:rPr>
        <w:t xml:space="preserve"> immune function and </w:t>
      </w:r>
      <w:r w:rsidR="00E373DC" w:rsidRPr="00E373DC">
        <w:rPr>
          <w:rFonts w:cs="Times New Roman"/>
          <w:szCs w:val="24"/>
        </w:rPr>
        <w:t xml:space="preserve">increases the likelihood of </w:t>
      </w:r>
      <w:r w:rsidRPr="00E373DC">
        <w:rPr>
          <w:rFonts w:cs="Times New Roman"/>
          <w:szCs w:val="24"/>
        </w:rPr>
        <w:t>r</w:t>
      </w:r>
      <w:r w:rsidR="007A0EB4">
        <w:rPr>
          <w:rFonts w:cs="Times New Roman"/>
          <w:szCs w:val="24"/>
        </w:rPr>
        <w:t xml:space="preserve">eckless </w:t>
      </w:r>
      <w:r w:rsidRPr="00E373DC">
        <w:rPr>
          <w:rFonts w:cs="Times New Roman"/>
          <w:szCs w:val="24"/>
        </w:rPr>
        <w:t xml:space="preserve"> sexual and drug behavior which </w:t>
      </w:r>
      <w:r w:rsidR="00F21275">
        <w:rPr>
          <w:rFonts w:cs="Times New Roman"/>
          <w:szCs w:val="24"/>
        </w:rPr>
        <w:t xml:space="preserve">determine </w:t>
      </w:r>
      <w:r w:rsidRPr="00E373DC">
        <w:rPr>
          <w:rFonts w:cs="Times New Roman"/>
          <w:szCs w:val="24"/>
        </w:rPr>
        <w:t xml:space="preserve"> HIV  progression</w:t>
      </w:r>
      <w:r w:rsidR="00E373DC" w:rsidRPr="00E373DC">
        <w:rPr>
          <w:rFonts w:cs="Times New Roman"/>
          <w:szCs w:val="24"/>
        </w:rPr>
        <w:t xml:space="preserve"> </w:t>
      </w:r>
      <w:r w:rsidR="00E373DC" w:rsidRPr="00E373DC">
        <w:rPr>
          <w:rFonts w:cs="Times New Roman"/>
          <w:szCs w:val="24"/>
        </w:rPr>
        <w:fldChar w:fldCharType="begin"/>
      </w:r>
      <w:r w:rsidR="00CF6BC8">
        <w:rPr>
          <w:rFonts w:cs="Times New Roman"/>
          <w:szCs w:val="24"/>
        </w:rPr>
        <w:instrText xml:space="preserve"> ADDIN ZOTERO_ITEM CSL_CITATION {"citationID":"mJ7WOvXA","properties":{"formattedCitation":"(85)","plainCitation":"(85)","noteIndex":0},"citationItems":[{"id":266,"uris":["http://zotero.org/users/local/UxnFgeSF/items/9P9LRLD9"],"itemData":{"id":266,"type":"article-journal","abstract":"The prevalence rate of posttraumatic stress disorder (PTSD) among people living with HIV (PLWH) is significantly higher than the rate among the general population. Moreover, PTS symptoms have been linked with numerous negative health-related outcomes in PLWH. While these findings suggest that studies evaluating the efficacy of treatments for PTS symptoms among PLWH are sorely needed, according to prior reviews, such studies are lacking. The purpose of the present systematic review was to provide an updated critical evaluation of treatment studies that targeted PTS among PLWH. Following PRIMSA guidelines, we searched PubMed and PsycINFO and identified eight articles (representing seven studies) evaluating the impact of various individual and group treatments on PTS symptoms. The limited evidence base to date precludes clinical recommendations for this population. Future studies should examine the efficacy of existing evidence-based treatments for PTSD among PLWH and then, if necessary, evaluate the impact of any treatment modifications for this population.","container-title":"Current Psychiatry Reports","DOI":"10.1007/s11920-016-0724-z","ISSN":"1535-1645","issue":"9","journalAbbreviation":"Curr Psychiatry Rep","language":"eng","note":"PMID: 27439305\nPMCID: PMC5568823","page":"83","source":"PubMed","title":"Treating Posttraumatic Stress Symptoms Among People Living with HIV: a Critical Review of Intervention Trials","title-short":"Treating Posttraumatic Stress Symptoms Among People Living with HIV","volume":"18","author":[{"family":"McLean","given":"Carmen P."},{"family":"Fitzgerald","given":"Hayley"}],"issued":{"date-parts":[["2016",9]]}}}],"schema":"https://github.com/citation-style-language/schema/raw/master/csl-citation.json"} </w:instrText>
      </w:r>
      <w:r w:rsidR="00E373DC" w:rsidRPr="00E373DC">
        <w:rPr>
          <w:rFonts w:cs="Times New Roman"/>
          <w:szCs w:val="24"/>
        </w:rPr>
        <w:fldChar w:fldCharType="separate"/>
      </w:r>
      <w:r w:rsidR="00CF6BC8" w:rsidRPr="00CF6BC8">
        <w:rPr>
          <w:rFonts w:cs="Times New Roman"/>
        </w:rPr>
        <w:t>(85)</w:t>
      </w:r>
      <w:r w:rsidR="00E373DC" w:rsidRPr="00E373DC">
        <w:rPr>
          <w:rFonts w:cs="Times New Roman"/>
          <w:szCs w:val="24"/>
        </w:rPr>
        <w:fldChar w:fldCharType="end"/>
      </w:r>
      <w:r w:rsidRPr="00E373DC">
        <w:rPr>
          <w:rFonts w:cs="Times New Roman"/>
          <w:szCs w:val="24"/>
        </w:rPr>
        <w:t xml:space="preserve">. </w:t>
      </w:r>
    </w:p>
    <w:p w14:paraId="10FC3A18" w14:textId="093871B7" w:rsidR="004913EC" w:rsidRDefault="00F45760" w:rsidP="00522E11">
      <w:pPr>
        <w:pStyle w:val="Heading2"/>
      </w:pPr>
      <w:bookmarkStart w:id="31" w:name="_Toc212149781"/>
      <w:r w:rsidRPr="00EF7C28">
        <w:t>2.</w:t>
      </w:r>
      <w:r w:rsidR="005F141B">
        <w:t>4</w:t>
      </w:r>
      <w:r w:rsidRPr="00EF7C28">
        <w:t xml:space="preserve"> Measurement of Viral Load and Drug Adherence in HIV</w:t>
      </w:r>
      <w:bookmarkEnd w:id="31"/>
    </w:p>
    <w:p w14:paraId="4036A97A" w14:textId="39E53C56" w:rsidR="00EF7C28" w:rsidRPr="00243CBF" w:rsidRDefault="00EF7C28" w:rsidP="009B1B52">
      <w:pPr>
        <w:rPr>
          <w:rFonts w:cs="Times New Roman"/>
          <w:szCs w:val="24"/>
        </w:rPr>
      </w:pPr>
      <w:r w:rsidRPr="00243CBF">
        <w:rPr>
          <w:rFonts w:cs="Times New Roman"/>
          <w:szCs w:val="24"/>
        </w:rPr>
        <w:t xml:space="preserve"> A viral load test in HIV demonstrates how much of the virus is in the body by measuring the particles of HIV in a blood sample</w:t>
      </w:r>
      <w:r w:rsidR="0071341D">
        <w:rPr>
          <w:rFonts w:cs="Times New Roman"/>
          <w:szCs w:val="24"/>
        </w:rPr>
        <w:t xml:space="preserve"> and is regarded as the</w:t>
      </w:r>
      <w:r w:rsidR="00243CBF" w:rsidRPr="00243CBF">
        <w:rPr>
          <w:rFonts w:cs="Times New Roman"/>
          <w:szCs w:val="24"/>
        </w:rPr>
        <w:t xml:space="preserve"> most important </w:t>
      </w:r>
      <w:r w:rsidR="00243CBF" w:rsidRPr="00243CBF">
        <w:rPr>
          <w:rFonts w:cs="Times New Roman"/>
          <w:szCs w:val="24"/>
        </w:rPr>
        <w:lastRenderedPageBreak/>
        <w:t xml:space="preserve">indicator of </w:t>
      </w:r>
      <w:r w:rsidRPr="00243CBF">
        <w:rPr>
          <w:rFonts w:cs="Times New Roman"/>
          <w:szCs w:val="24"/>
        </w:rPr>
        <w:t xml:space="preserve">response to </w:t>
      </w:r>
      <w:r w:rsidR="00CD1824" w:rsidRPr="00243CBF">
        <w:rPr>
          <w:rFonts w:cs="Times New Roman"/>
          <w:szCs w:val="24"/>
        </w:rPr>
        <w:t>HAART.</w:t>
      </w:r>
      <w:r w:rsidR="0071341D">
        <w:rPr>
          <w:rFonts w:cs="Times New Roman"/>
          <w:szCs w:val="24"/>
        </w:rPr>
        <w:t xml:space="preserve"> L</w:t>
      </w:r>
      <w:r w:rsidR="00925866" w:rsidRPr="00243CBF">
        <w:rPr>
          <w:rFonts w:cs="Times New Roman"/>
          <w:szCs w:val="24"/>
        </w:rPr>
        <w:t xml:space="preserve">ow values show good response to treatment. Those with undetectable viral loads have been shown not to transmit the virus. </w:t>
      </w:r>
    </w:p>
    <w:p w14:paraId="3D9DF7F9" w14:textId="12487A4B" w:rsidR="00925866" w:rsidRDefault="00925866" w:rsidP="009B1B52">
      <w:pPr>
        <w:rPr>
          <w:rFonts w:cs="Times New Roman"/>
          <w:szCs w:val="24"/>
        </w:rPr>
      </w:pPr>
      <w:r w:rsidRPr="00243CBF">
        <w:rPr>
          <w:rFonts w:cs="Times New Roman"/>
          <w:szCs w:val="24"/>
        </w:rPr>
        <w:t>Viral load testing is done through nucleic acid test</w:t>
      </w:r>
      <w:r w:rsidR="00243CBF">
        <w:rPr>
          <w:rFonts w:cs="Times New Roman"/>
          <w:szCs w:val="24"/>
        </w:rPr>
        <w:t xml:space="preserve"> </w:t>
      </w:r>
      <w:r w:rsidRPr="00243CBF">
        <w:rPr>
          <w:rFonts w:cs="Times New Roman"/>
          <w:szCs w:val="24"/>
        </w:rPr>
        <w:t>(NAT)</w:t>
      </w:r>
      <w:r w:rsidR="00243CBF" w:rsidRPr="00243CBF">
        <w:rPr>
          <w:rFonts w:cs="Times New Roman"/>
          <w:szCs w:val="24"/>
        </w:rPr>
        <w:t xml:space="preserve"> which is carried out on a blood sample. Guidelines state that the test ought to be done at entry to care, at initiation of therapy and regularly (between 3 to 6 months) based on the various institutions.</w:t>
      </w:r>
    </w:p>
    <w:p w14:paraId="4CDDE4A2" w14:textId="551C1A79" w:rsidR="00243CBF" w:rsidRDefault="00C37C5C" w:rsidP="009B1B52">
      <w:pPr>
        <w:rPr>
          <w:rFonts w:cs="Times New Roman"/>
          <w:szCs w:val="24"/>
        </w:rPr>
      </w:pPr>
      <w:r>
        <w:rPr>
          <w:rFonts w:cs="Times New Roman"/>
          <w:szCs w:val="24"/>
        </w:rPr>
        <w:t>Drug adherence to HIV refers</w:t>
      </w:r>
      <w:r w:rsidR="003C38D6">
        <w:rPr>
          <w:rFonts w:cs="Times New Roman"/>
          <w:szCs w:val="24"/>
        </w:rPr>
        <w:t xml:space="preserve"> to the process of choosing ,starting and maintaining the therapeutic drug regimen (HAART) with the goal of viral suppression and improved immune function. </w:t>
      </w:r>
    </w:p>
    <w:p w14:paraId="6C28ED09" w14:textId="18F651E4" w:rsidR="00B60CD3" w:rsidRPr="00B60CD3" w:rsidRDefault="00B60CD3" w:rsidP="009B1B52">
      <w:pPr>
        <w:rPr>
          <w:rFonts w:cs="Times New Roman"/>
          <w:szCs w:val="24"/>
        </w:rPr>
      </w:pPr>
      <w:r w:rsidRPr="00B60CD3">
        <w:rPr>
          <w:rFonts w:cs="Times New Roman"/>
          <w:szCs w:val="24"/>
        </w:rPr>
        <w:t>There are several methods to assess drug adherence: self-report,</w:t>
      </w:r>
      <w:r>
        <w:rPr>
          <w:rFonts w:cs="Times New Roman"/>
          <w:szCs w:val="24"/>
        </w:rPr>
        <w:t xml:space="preserve"> </w:t>
      </w:r>
      <w:r w:rsidRPr="00B60CD3">
        <w:rPr>
          <w:rFonts w:cs="Times New Roman"/>
          <w:szCs w:val="24"/>
        </w:rPr>
        <w:t xml:space="preserve">pill count and pharmacy records. Patient self-report can either show high level or suboptimal adherence depending on the methods employed by the clinician to elicit the information. </w:t>
      </w:r>
    </w:p>
    <w:p w14:paraId="7DBF04C1" w14:textId="56AA0948" w:rsidR="00B60CD3" w:rsidRDefault="00B60CD3" w:rsidP="009B1B52">
      <w:pPr>
        <w:rPr>
          <w:rFonts w:cs="Times New Roman"/>
          <w:szCs w:val="24"/>
        </w:rPr>
      </w:pPr>
      <w:r w:rsidRPr="00B60CD3">
        <w:rPr>
          <w:rFonts w:cs="Times New Roman"/>
          <w:szCs w:val="24"/>
        </w:rPr>
        <w:t xml:space="preserve">Pharmacy records are of more use in cases where medication is obtained from one source. Pill counts are subject to alteration by patients in order to give a good impression of adherence hence may not be very reliable. Other more reliable </w:t>
      </w:r>
      <w:r w:rsidR="0071341D">
        <w:rPr>
          <w:rFonts w:cs="Times New Roman"/>
          <w:szCs w:val="24"/>
        </w:rPr>
        <w:t xml:space="preserve">but expensive </w:t>
      </w:r>
      <w:r w:rsidRPr="00B60CD3">
        <w:rPr>
          <w:rFonts w:cs="Times New Roman"/>
          <w:szCs w:val="24"/>
        </w:rPr>
        <w:t>methods of assessing adherence</w:t>
      </w:r>
      <w:r w:rsidR="0071341D">
        <w:rPr>
          <w:rFonts w:cs="Times New Roman"/>
          <w:szCs w:val="24"/>
        </w:rPr>
        <w:t xml:space="preserve"> are the use of</w:t>
      </w:r>
      <w:r w:rsidRPr="00B60CD3">
        <w:rPr>
          <w:rFonts w:cs="Times New Roman"/>
          <w:szCs w:val="24"/>
        </w:rPr>
        <w:t xml:space="preserve">  electronic measurement devices</w:t>
      </w:r>
      <w:r w:rsidR="0071341D">
        <w:rPr>
          <w:rFonts w:cs="Times New Roman"/>
          <w:szCs w:val="24"/>
        </w:rPr>
        <w:t xml:space="preserve"> and therapeutic drug monitoring</w:t>
      </w:r>
      <w:r w:rsidRPr="00B60CD3">
        <w:rPr>
          <w:rFonts w:cs="Times New Roman"/>
          <w:szCs w:val="24"/>
        </w:rPr>
        <w:t xml:space="preserve">. </w:t>
      </w:r>
    </w:p>
    <w:p w14:paraId="4F4AA88E" w14:textId="58764C9E" w:rsidR="00C677E4" w:rsidRPr="00B60CD3" w:rsidRDefault="00C677E4" w:rsidP="009B1B52">
      <w:pPr>
        <w:rPr>
          <w:rFonts w:cs="Times New Roman"/>
          <w:szCs w:val="24"/>
        </w:rPr>
      </w:pPr>
      <w:r>
        <w:rPr>
          <w:rFonts w:cs="Times New Roman"/>
          <w:szCs w:val="24"/>
        </w:rPr>
        <w:t xml:space="preserve">Information on viral load and drug adherence will be abstracted from the health records on the adolescents at the HIV clinics. </w:t>
      </w:r>
    </w:p>
    <w:p w14:paraId="43C5FE0E" w14:textId="77777777" w:rsidR="009B1B52" w:rsidRDefault="009B1B52">
      <w:pPr>
        <w:rPr>
          <w:rFonts w:eastAsiaTheme="majorEastAsia" w:cs="Times New Roman"/>
          <w:b/>
          <w:szCs w:val="24"/>
        </w:rPr>
      </w:pPr>
      <w:r>
        <w:rPr>
          <w:rFonts w:cs="Times New Roman"/>
          <w:szCs w:val="24"/>
        </w:rPr>
        <w:br w:type="page"/>
      </w:r>
    </w:p>
    <w:p w14:paraId="3BEA5CB0" w14:textId="54778915" w:rsidR="00446CF1" w:rsidRPr="00356FD7" w:rsidRDefault="00074500" w:rsidP="007B1234">
      <w:pPr>
        <w:pStyle w:val="Heading1"/>
      </w:pPr>
      <w:bookmarkStart w:id="32" w:name="_Toc212149782"/>
      <w:r>
        <w:lastRenderedPageBreak/>
        <w:t>CHAPTER THREE</w:t>
      </w:r>
      <w:r w:rsidRPr="00356FD7">
        <w:t>: METHODOLOGY</w:t>
      </w:r>
      <w:bookmarkEnd w:id="32"/>
    </w:p>
    <w:p w14:paraId="0AF8785E" w14:textId="77777777" w:rsidR="00A349B6" w:rsidRPr="00356FD7" w:rsidRDefault="00A349B6" w:rsidP="00522E11">
      <w:pPr>
        <w:pStyle w:val="Heading2"/>
        <w:rPr>
          <w:rFonts w:eastAsia="Times New Roman"/>
        </w:rPr>
      </w:pPr>
      <w:bookmarkStart w:id="33" w:name="_Toc212149783"/>
      <w:r w:rsidRPr="00356FD7">
        <w:rPr>
          <w:rFonts w:eastAsia="Times New Roman"/>
        </w:rPr>
        <w:t>3.1 Study Design</w:t>
      </w:r>
      <w:bookmarkEnd w:id="33"/>
    </w:p>
    <w:p w14:paraId="792E6F2F" w14:textId="05A912EA" w:rsidR="00A349B6" w:rsidRPr="0020744C" w:rsidRDefault="00A349B6" w:rsidP="00A349B6">
      <w:pPr>
        <w:spacing w:after="0"/>
        <w:rPr>
          <w:rFonts w:eastAsia="Times New Roman" w:cs="Times New Roman"/>
          <w:szCs w:val="24"/>
        </w:rPr>
      </w:pPr>
      <w:r w:rsidRPr="0020744C">
        <w:rPr>
          <w:rFonts w:eastAsia="Times New Roman" w:cs="Times New Roman"/>
          <w:color w:val="000000"/>
          <w:szCs w:val="24"/>
        </w:rPr>
        <w:t xml:space="preserve">This </w:t>
      </w:r>
      <w:r w:rsidR="00B144FF">
        <w:rPr>
          <w:rFonts w:eastAsia="Times New Roman" w:cs="Times New Roman"/>
          <w:color w:val="000000"/>
          <w:szCs w:val="24"/>
        </w:rPr>
        <w:t>was</w:t>
      </w:r>
      <w:r w:rsidRPr="0020744C">
        <w:rPr>
          <w:rFonts w:eastAsia="Times New Roman" w:cs="Times New Roman"/>
          <w:color w:val="000000"/>
          <w:szCs w:val="24"/>
        </w:rPr>
        <w:t xml:space="preserve"> a descriptive cross-sectional study.</w:t>
      </w:r>
    </w:p>
    <w:p w14:paraId="056C5165" w14:textId="77777777" w:rsidR="00A349B6" w:rsidRPr="00356FD7" w:rsidRDefault="00A349B6" w:rsidP="00522E11">
      <w:pPr>
        <w:pStyle w:val="Heading2"/>
        <w:rPr>
          <w:rFonts w:eastAsia="Times New Roman"/>
        </w:rPr>
      </w:pPr>
      <w:bookmarkStart w:id="34" w:name="_Toc212149784"/>
      <w:r w:rsidRPr="00356FD7">
        <w:rPr>
          <w:rFonts w:eastAsia="Times New Roman"/>
        </w:rPr>
        <w:t>3.2 Study Area/ Setting</w:t>
      </w:r>
      <w:bookmarkEnd w:id="34"/>
    </w:p>
    <w:p w14:paraId="4B577466" w14:textId="13A2C8EA" w:rsidR="00A349B6" w:rsidRPr="0020744C" w:rsidRDefault="00A349B6" w:rsidP="00A349B6">
      <w:pPr>
        <w:spacing w:after="0"/>
        <w:rPr>
          <w:rFonts w:eastAsia="Times New Roman" w:cs="Times New Roman"/>
          <w:szCs w:val="24"/>
        </w:rPr>
      </w:pPr>
      <w:r w:rsidRPr="0020744C">
        <w:rPr>
          <w:rFonts w:eastAsia="Times New Roman" w:cs="Times New Roman"/>
          <w:color w:val="000000"/>
          <w:szCs w:val="24"/>
        </w:rPr>
        <w:t>Ruiru is a municipality and sub county in Kiambu County. It is the fourth largest urban centre in Kenya by population</w:t>
      </w:r>
      <w:r w:rsidRPr="0020744C">
        <w:rPr>
          <w:rFonts w:eastAsia="Times New Roman" w:cs="Times New Roman"/>
          <w:color w:val="FF0000"/>
          <w:szCs w:val="24"/>
        </w:rPr>
        <w:t xml:space="preserve"> </w:t>
      </w:r>
      <w:r w:rsidRPr="0020744C">
        <w:rPr>
          <w:rFonts w:eastAsia="Times New Roman" w:cs="Times New Roman"/>
          <w:color w:val="000000"/>
          <w:szCs w:val="24"/>
        </w:rPr>
        <w:t>It is located approximately 20 kilometers by road, north east of Nairobi. It has nine elective wards. It is an industrial town with several major factories. Most of the workers in the factories reside within Ruiru. Other people live in Ruiru and work in Nairobi and other cities.  Ruiru has many residential units with coffee estates being converted into residential areas. The town has banks and shopping malls. Education facilities range from preprimary level to tertiary level with a number of public and private universities having campuses in Ruiru.</w:t>
      </w:r>
      <w:r w:rsidR="00B144FF">
        <w:rPr>
          <w:rFonts w:eastAsia="Times New Roman" w:cs="Times New Roman"/>
          <w:color w:val="000000"/>
          <w:szCs w:val="24"/>
        </w:rPr>
        <w:t xml:space="preserve"> </w:t>
      </w:r>
      <w:r w:rsidRPr="0020744C">
        <w:rPr>
          <w:rFonts w:eastAsia="Times New Roman" w:cs="Times New Roman"/>
          <w:color w:val="000000"/>
          <w:szCs w:val="24"/>
        </w:rPr>
        <w:t>Health facilities are mostly level 3 and level 4 tier institutions in both the private and public sectors.</w:t>
      </w:r>
      <w:r w:rsidR="00B144FF">
        <w:rPr>
          <w:rFonts w:eastAsia="Times New Roman" w:cs="Times New Roman"/>
          <w:color w:val="000000"/>
          <w:szCs w:val="24"/>
        </w:rPr>
        <w:t xml:space="preserve"> </w:t>
      </w:r>
      <w:r w:rsidRPr="0020744C">
        <w:rPr>
          <w:rFonts w:eastAsia="Times New Roman" w:cs="Times New Roman"/>
          <w:color w:val="000000"/>
          <w:szCs w:val="24"/>
        </w:rPr>
        <w:t>There is a good road network within the sub county making accessibility easy.</w:t>
      </w:r>
    </w:p>
    <w:p w14:paraId="75194432" w14:textId="77777777" w:rsidR="00A349B6" w:rsidRPr="00356FD7" w:rsidRDefault="00A349B6" w:rsidP="00522E11">
      <w:pPr>
        <w:pStyle w:val="Heading2"/>
        <w:rPr>
          <w:rFonts w:eastAsia="Times New Roman"/>
        </w:rPr>
      </w:pPr>
      <w:bookmarkStart w:id="35" w:name="_Toc212149785"/>
      <w:r w:rsidRPr="00356FD7">
        <w:rPr>
          <w:rFonts w:eastAsia="Times New Roman"/>
        </w:rPr>
        <w:t>3.3 Study Site</w:t>
      </w:r>
      <w:bookmarkEnd w:id="35"/>
    </w:p>
    <w:p w14:paraId="655A1584" w14:textId="7A3BFA82" w:rsidR="00A349B6" w:rsidRPr="00F610B6" w:rsidRDefault="00A349B6" w:rsidP="00A349B6">
      <w:pPr>
        <w:spacing w:after="0"/>
        <w:rPr>
          <w:rFonts w:eastAsia="Times New Roman" w:cs="Times New Roman"/>
          <w:szCs w:val="24"/>
        </w:rPr>
      </w:pPr>
      <w:r w:rsidRPr="0020744C">
        <w:rPr>
          <w:rFonts w:eastAsia="Times New Roman" w:cs="Times New Roman"/>
          <w:szCs w:val="24"/>
        </w:rPr>
        <w:t xml:space="preserve">The health facilities that </w:t>
      </w:r>
      <w:r>
        <w:rPr>
          <w:rFonts w:eastAsia="Times New Roman" w:cs="Times New Roman"/>
          <w:szCs w:val="24"/>
        </w:rPr>
        <w:t>were</w:t>
      </w:r>
      <w:r w:rsidRPr="0020744C">
        <w:rPr>
          <w:rFonts w:eastAsia="Times New Roman" w:cs="Times New Roman"/>
          <w:szCs w:val="24"/>
        </w:rPr>
        <w:t xml:space="preserve"> visited are level 3 and 4. Level 3 hospitals </w:t>
      </w:r>
      <w:r>
        <w:rPr>
          <w:rFonts w:cs="Times New Roman"/>
          <w:szCs w:val="24"/>
        </w:rPr>
        <w:t>have minimum members of staff that include</w:t>
      </w:r>
      <w:r w:rsidRPr="0020744C">
        <w:rPr>
          <w:rFonts w:cs="Times New Roman"/>
          <w:szCs w:val="24"/>
        </w:rPr>
        <w:t xml:space="preserve"> at least one doctor, clinical officers and nurses</w:t>
      </w:r>
      <w:r w:rsidRPr="00F610B6">
        <w:rPr>
          <w:rFonts w:cs="Times New Roman"/>
          <w:szCs w:val="24"/>
        </w:rPr>
        <w:t xml:space="preserve">. </w:t>
      </w:r>
      <w:r w:rsidRPr="00F610B6">
        <w:rPr>
          <w:rFonts w:cs="Times New Roman"/>
        </w:rPr>
        <w:t xml:space="preserve">They offer preventive and curative services based on </w:t>
      </w:r>
      <w:r w:rsidR="00B144FF" w:rsidRPr="00F610B6">
        <w:rPr>
          <w:rFonts w:cs="Times New Roman"/>
        </w:rPr>
        <w:t>the local</w:t>
      </w:r>
      <w:r w:rsidRPr="00F610B6">
        <w:rPr>
          <w:rFonts w:cs="Times New Roman"/>
        </w:rPr>
        <w:t xml:space="preserve"> needs such as laboratory and pharmacy services and chronic disease clinics for hypertension and HIV. Cases that require advanced care are referred to higher levels of the health care system. </w:t>
      </w:r>
    </w:p>
    <w:p w14:paraId="1317FE85" w14:textId="064935E9" w:rsidR="00A349B6" w:rsidRDefault="00A349B6" w:rsidP="00B144FF">
      <w:pPr>
        <w:pStyle w:val="NormalWeb"/>
        <w:spacing w:line="360" w:lineRule="auto"/>
      </w:pPr>
      <w:r w:rsidRPr="0020744C">
        <w:t xml:space="preserve">Level 4 facilities </w:t>
      </w:r>
      <w:r>
        <w:t xml:space="preserve">offer X-Ray services </w:t>
      </w:r>
      <w:r w:rsidR="00E67DC3">
        <w:t xml:space="preserve">and surgical care </w:t>
      </w:r>
      <w:r>
        <w:t>in addition to the care in level 3 facilities The director of the facility is a medic preferably a doctor by profession. Their scope of care is wider and more comprehensive involving specialist consultants.  There are 9 health facilities that offer comprehensive care clinics (CCC) with 5 catering to adolescents with HIV . The level 4 hospitals are Ruiru level 4 Hospital</w:t>
      </w:r>
      <w:r w:rsidR="004B10D5">
        <w:t xml:space="preserve"> and</w:t>
      </w:r>
      <w:r>
        <w:t xml:space="preserve"> Githurai Lang’ata Health Centre and Nazareth Ruiru Hospital while the level 3 facilities are Githunguri Health Centre </w:t>
      </w:r>
      <w:r w:rsidR="00B144FF">
        <w:t>and St.</w:t>
      </w:r>
      <w:r>
        <w:t xml:space="preserve"> Joseph Wendani Hospital. The study took place in the public facilities:  Ruiru level 4 hospital, </w:t>
      </w:r>
      <w:r w:rsidR="00423420">
        <w:t xml:space="preserve">Githurai </w:t>
      </w:r>
      <w:r>
        <w:t xml:space="preserve">Lang’ata Health Centre and </w:t>
      </w:r>
      <w:r w:rsidR="00A93B65">
        <w:t>Githunguri</w:t>
      </w:r>
      <w:r>
        <w:t xml:space="preserve"> Health Centre.</w:t>
      </w:r>
    </w:p>
    <w:p w14:paraId="1A8BDD28" w14:textId="77777777" w:rsidR="00A349B6" w:rsidRPr="00356FD7" w:rsidRDefault="00A349B6" w:rsidP="00522E11">
      <w:pPr>
        <w:pStyle w:val="Heading2"/>
        <w:rPr>
          <w:rFonts w:eastAsia="Times New Roman"/>
        </w:rPr>
      </w:pPr>
      <w:bookmarkStart w:id="36" w:name="_Toc212149786"/>
      <w:r w:rsidRPr="00356FD7">
        <w:rPr>
          <w:rFonts w:eastAsia="Times New Roman"/>
        </w:rPr>
        <w:t>3.4 Study Population</w:t>
      </w:r>
      <w:bookmarkEnd w:id="36"/>
    </w:p>
    <w:p w14:paraId="02AFFAC9" w14:textId="77777777" w:rsidR="00A349B6" w:rsidRPr="00356FD7" w:rsidRDefault="00A349B6" w:rsidP="00A349B6">
      <w:pPr>
        <w:pStyle w:val="Heading3"/>
        <w:rPr>
          <w:rFonts w:eastAsia="Times New Roman"/>
        </w:rPr>
      </w:pPr>
      <w:bookmarkStart w:id="37" w:name="_Toc212149787"/>
      <w:r w:rsidRPr="00356FD7">
        <w:rPr>
          <w:rFonts w:eastAsia="Times New Roman"/>
        </w:rPr>
        <w:t>3.4.1 Inclusion Criteria</w:t>
      </w:r>
      <w:bookmarkEnd w:id="37"/>
    </w:p>
    <w:p w14:paraId="3434ADCA" w14:textId="77777777" w:rsidR="00A349B6" w:rsidRPr="0020744C" w:rsidRDefault="00A349B6" w:rsidP="00A349B6">
      <w:pPr>
        <w:pStyle w:val="ListParagraph"/>
        <w:numPr>
          <w:ilvl w:val="0"/>
          <w:numId w:val="4"/>
        </w:numPr>
        <w:spacing w:after="0"/>
        <w:rPr>
          <w:rFonts w:eastAsia="Times New Roman"/>
          <w:szCs w:val="24"/>
        </w:rPr>
      </w:pPr>
      <w:r w:rsidRPr="0020744C">
        <w:rPr>
          <w:rFonts w:eastAsia="Times New Roman" w:cs="Times New Roman"/>
          <w:color w:val="000000"/>
          <w:szCs w:val="24"/>
        </w:rPr>
        <w:t>Be diagnosed with HIV/AIDS</w:t>
      </w:r>
    </w:p>
    <w:p w14:paraId="63FBDDC6" w14:textId="77777777" w:rsidR="00A349B6" w:rsidRPr="0020744C" w:rsidRDefault="00A349B6" w:rsidP="00A349B6">
      <w:pPr>
        <w:pStyle w:val="ListParagraph"/>
        <w:numPr>
          <w:ilvl w:val="0"/>
          <w:numId w:val="4"/>
        </w:numPr>
        <w:spacing w:after="0"/>
        <w:rPr>
          <w:rFonts w:eastAsia="Times New Roman"/>
          <w:szCs w:val="24"/>
        </w:rPr>
      </w:pPr>
      <w:r w:rsidRPr="0020744C">
        <w:rPr>
          <w:rFonts w:eastAsia="Times New Roman" w:cs="Times New Roman"/>
          <w:color w:val="000000"/>
          <w:szCs w:val="24"/>
        </w:rPr>
        <w:lastRenderedPageBreak/>
        <w:t>Age between 10 and 19 at the time of</w:t>
      </w:r>
      <w:r>
        <w:rPr>
          <w:rFonts w:eastAsia="Times New Roman" w:cs="Times New Roman"/>
          <w:color w:val="000000"/>
          <w:szCs w:val="24"/>
        </w:rPr>
        <w:t xml:space="preserve"> the study</w:t>
      </w:r>
    </w:p>
    <w:p w14:paraId="5077D909" w14:textId="77777777" w:rsidR="00A349B6" w:rsidRPr="00AD2CA1" w:rsidRDefault="00A349B6" w:rsidP="00A349B6">
      <w:pPr>
        <w:pStyle w:val="ListParagraph"/>
        <w:numPr>
          <w:ilvl w:val="0"/>
          <w:numId w:val="4"/>
        </w:numPr>
        <w:spacing w:after="0"/>
        <w:rPr>
          <w:rFonts w:eastAsia="Times New Roman" w:cs="Times New Roman"/>
          <w:szCs w:val="24"/>
        </w:rPr>
      </w:pPr>
      <w:r w:rsidRPr="0020744C">
        <w:rPr>
          <w:rFonts w:eastAsia="Times New Roman" w:cs="Times New Roman"/>
          <w:color w:val="000000"/>
          <w:szCs w:val="24"/>
        </w:rPr>
        <w:t>Receive care in the facility CCC: HAART</w:t>
      </w:r>
      <w:r>
        <w:rPr>
          <w:rFonts w:eastAsia="Times New Roman" w:cs="Times New Roman"/>
          <w:color w:val="000000"/>
          <w:szCs w:val="24"/>
        </w:rPr>
        <w:t xml:space="preserve"> for at least 6 months</w:t>
      </w:r>
    </w:p>
    <w:p w14:paraId="20CDFB86" w14:textId="77777777" w:rsidR="00A349B6" w:rsidRDefault="00A349B6" w:rsidP="00A349B6">
      <w:pPr>
        <w:pStyle w:val="Heading3"/>
        <w:rPr>
          <w:rFonts w:eastAsia="Times New Roman"/>
        </w:rPr>
      </w:pPr>
      <w:bookmarkStart w:id="38" w:name="_Toc212149788"/>
      <w:r>
        <w:rPr>
          <w:rFonts w:eastAsia="Times New Roman"/>
        </w:rPr>
        <w:t>3.4.2 Exclusion Criteria</w:t>
      </w:r>
      <w:bookmarkEnd w:id="38"/>
    </w:p>
    <w:p w14:paraId="19370193" w14:textId="77777777" w:rsidR="00A349B6" w:rsidRPr="00F610B6" w:rsidRDefault="00A349B6" w:rsidP="00A349B6">
      <w:pPr>
        <w:pStyle w:val="ListParagraph"/>
        <w:numPr>
          <w:ilvl w:val="0"/>
          <w:numId w:val="61"/>
        </w:numPr>
        <w:rPr>
          <w:rFonts w:cs="Times New Roman"/>
          <w:szCs w:val="24"/>
        </w:rPr>
      </w:pPr>
      <w:r w:rsidRPr="00F610B6">
        <w:rPr>
          <w:rFonts w:cs="Times New Roman"/>
          <w:szCs w:val="24"/>
        </w:rPr>
        <w:t>Adolescents who are too sick to be interviewed.</w:t>
      </w:r>
    </w:p>
    <w:p w14:paraId="6E441939" w14:textId="77777777" w:rsidR="00A349B6" w:rsidRPr="00F610B6" w:rsidRDefault="00A349B6" w:rsidP="00A349B6">
      <w:pPr>
        <w:pStyle w:val="ListParagraph"/>
        <w:numPr>
          <w:ilvl w:val="0"/>
          <w:numId w:val="61"/>
        </w:numPr>
        <w:rPr>
          <w:rFonts w:cs="Times New Roman"/>
          <w:szCs w:val="24"/>
        </w:rPr>
      </w:pPr>
      <w:r w:rsidRPr="00F610B6">
        <w:rPr>
          <w:rFonts w:cs="Times New Roman"/>
          <w:szCs w:val="24"/>
        </w:rPr>
        <w:t>Adolescents who have not yet been disclosed to their diagnosis of HIV.</w:t>
      </w:r>
    </w:p>
    <w:p w14:paraId="4588A215" w14:textId="77777777" w:rsidR="00A349B6" w:rsidRPr="00356FD7" w:rsidRDefault="00A349B6" w:rsidP="00522E11">
      <w:pPr>
        <w:pStyle w:val="Heading2"/>
        <w:rPr>
          <w:rFonts w:eastAsia="Times New Roman"/>
        </w:rPr>
      </w:pPr>
      <w:bookmarkStart w:id="39" w:name="_Toc212149789"/>
      <w:r w:rsidRPr="00356FD7">
        <w:rPr>
          <w:rFonts w:eastAsia="Times New Roman"/>
        </w:rPr>
        <w:t>3.5 Study Period</w:t>
      </w:r>
      <w:bookmarkEnd w:id="39"/>
    </w:p>
    <w:p w14:paraId="25BEDB91" w14:textId="41A5CEF0" w:rsidR="00A349B6" w:rsidRPr="0020744C" w:rsidRDefault="00A349B6" w:rsidP="00A349B6">
      <w:pPr>
        <w:spacing w:after="240"/>
        <w:rPr>
          <w:rFonts w:eastAsia="Times New Roman" w:cs="Times New Roman"/>
          <w:szCs w:val="24"/>
        </w:rPr>
      </w:pPr>
      <w:r w:rsidRPr="0020744C">
        <w:rPr>
          <w:rFonts w:eastAsia="Times New Roman" w:cs="Times New Roman"/>
          <w:szCs w:val="24"/>
        </w:rPr>
        <w:t xml:space="preserve">Data </w:t>
      </w:r>
      <w:r w:rsidR="00423420">
        <w:rPr>
          <w:rFonts w:eastAsia="Times New Roman" w:cs="Times New Roman"/>
          <w:szCs w:val="24"/>
        </w:rPr>
        <w:t>was</w:t>
      </w:r>
      <w:r w:rsidRPr="0020744C">
        <w:rPr>
          <w:rFonts w:eastAsia="Times New Roman" w:cs="Times New Roman"/>
          <w:szCs w:val="24"/>
        </w:rPr>
        <w:t xml:space="preserve"> collected between </w:t>
      </w:r>
      <w:r>
        <w:rPr>
          <w:rFonts w:eastAsia="Times New Roman" w:cs="Times New Roman"/>
          <w:szCs w:val="24"/>
        </w:rPr>
        <w:t xml:space="preserve">November 2024 </w:t>
      </w:r>
      <w:r w:rsidRPr="0020744C">
        <w:rPr>
          <w:rFonts w:eastAsia="Times New Roman" w:cs="Times New Roman"/>
          <w:szCs w:val="24"/>
        </w:rPr>
        <w:t xml:space="preserve">and </w:t>
      </w:r>
      <w:r>
        <w:rPr>
          <w:rFonts w:eastAsia="Times New Roman" w:cs="Times New Roman"/>
          <w:szCs w:val="24"/>
        </w:rPr>
        <w:t>June</w:t>
      </w:r>
      <w:r w:rsidRPr="0020744C">
        <w:rPr>
          <w:rFonts w:eastAsia="Times New Roman" w:cs="Times New Roman"/>
          <w:szCs w:val="24"/>
        </w:rPr>
        <w:t xml:space="preserve"> 202</w:t>
      </w:r>
      <w:r>
        <w:rPr>
          <w:rFonts w:eastAsia="Times New Roman" w:cs="Times New Roman"/>
          <w:szCs w:val="24"/>
        </w:rPr>
        <w:t>5</w:t>
      </w:r>
      <w:r w:rsidRPr="0020744C">
        <w:rPr>
          <w:rFonts w:eastAsia="Times New Roman" w:cs="Times New Roman"/>
          <w:szCs w:val="24"/>
        </w:rPr>
        <w:t>.</w:t>
      </w:r>
    </w:p>
    <w:p w14:paraId="25FA1EA5" w14:textId="77777777" w:rsidR="00A349B6" w:rsidRPr="00356FD7" w:rsidRDefault="00A349B6" w:rsidP="00522E11">
      <w:pPr>
        <w:pStyle w:val="Heading2"/>
        <w:rPr>
          <w:rFonts w:eastAsia="Times New Roman"/>
        </w:rPr>
      </w:pPr>
      <w:bookmarkStart w:id="40" w:name="_Toc212149790"/>
      <w:r w:rsidRPr="00356FD7">
        <w:rPr>
          <w:rFonts w:eastAsia="Times New Roman"/>
        </w:rPr>
        <w:t>3.6 Definitions of key exposures and outcomes</w:t>
      </w:r>
      <w:bookmarkEnd w:id="40"/>
    </w:p>
    <w:p w14:paraId="07767909" w14:textId="77777777" w:rsidR="00A349B6" w:rsidRPr="00356FD7" w:rsidRDefault="00A349B6" w:rsidP="00A349B6">
      <w:pPr>
        <w:pStyle w:val="Heading3"/>
        <w:rPr>
          <w:rFonts w:eastAsia="Times New Roman" w:cs="Times New Roman"/>
          <w:b w:val="0"/>
        </w:rPr>
      </w:pPr>
      <w:bookmarkStart w:id="41" w:name="_Toc212149791"/>
      <w:r w:rsidRPr="00356FD7">
        <w:rPr>
          <w:rFonts w:eastAsia="Times New Roman" w:cs="Times New Roman"/>
        </w:rPr>
        <w:t>3.6.1 Dependent Variable</w:t>
      </w:r>
      <w:bookmarkEnd w:id="41"/>
    </w:p>
    <w:p w14:paraId="670E009F" w14:textId="77777777" w:rsidR="00A349B6" w:rsidRDefault="00A349B6" w:rsidP="00A349B6">
      <w:pPr>
        <w:spacing w:after="0"/>
        <w:rPr>
          <w:rFonts w:eastAsia="Times New Roman" w:cs="Times New Roman"/>
          <w:color w:val="000000"/>
          <w:szCs w:val="24"/>
        </w:rPr>
      </w:pPr>
      <w:r w:rsidRPr="0020744C">
        <w:rPr>
          <w:rFonts w:eastAsia="Times New Roman" w:cs="Times New Roman"/>
          <w:color w:val="000000"/>
          <w:szCs w:val="24"/>
        </w:rPr>
        <w:t xml:space="preserve">The predictor variables </w:t>
      </w:r>
      <w:r>
        <w:rPr>
          <w:rFonts w:eastAsia="Times New Roman" w:cs="Times New Roman"/>
          <w:color w:val="000000"/>
          <w:szCs w:val="24"/>
        </w:rPr>
        <w:t xml:space="preserve">were depression and PTSD. </w:t>
      </w:r>
    </w:p>
    <w:p w14:paraId="1F3AB000" w14:textId="77777777" w:rsidR="00A349B6" w:rsidRDefault="00A349B6" w:rsidP="00A349B6">
      <w:pPr>
        <w:spacing w:after="0"/>
        <w:rPr>
          <w:rFonts w:eastAsia="Times New Roman" w:cs="Times New Roman"/>
          <w:color w:val="000000"/>
          <w:szCs w:val="24"/>
        </w:rPr>
      </w:pPr>
    </w:p>
    <w:p w14:paraId="297EBA7B" w14:textId="77777777" w:rsidR="00A349B6" w:rsidRDefault="00A349B6" w:rsidP="00A349B6">
      <w:pPr>
        <w:spacing w:after="0"/>
        <w:rPr>
          <w:rFonts w:eastAsia="Times New Roman" w:cs="Times New Roman"/>
          <w:color w:val="000000"/>
          <w:szCs w:val="24"/>
        </w:rPr>
      </w:pPr>
      <w:r>
        <w:rPr>
          <w:rFonts w:eastAsia="Times New Roman" w:cs="Times New Roman"/>
          <w:color w:val="000000"/>
          <w:szCs w:val="24"/>
        </w:rPr>
        <w:t>The moderators were</w:t>
      </w:r>
      <w:r w:rsidRPr="0020744C">
        <w:rPr>
          <w:rFonts w:eastAsia="Times New Roman" w:cs="Times New Roman"/>
          <w:color w:val="000000"/>
          <w:szCs w:val="24"/>
        </w:rPr>
        <w:t xml:space="preserve"> age, gender, viral load, education level, </w:t>
      </w:r>
      <w:r>
        <w:rPr>
          <w:rFonts w:eastAsia="Times New Roman" w:cs="Times New Roman"/>
          <w:color w:val="000000"/>
          <w:szCs w:val="24"/>
        </w:rPr>
        <w:t xml:space="preserve">disclosure, </w:t>
      </w:r>
      <w:r w:rsidRPr="0020744C">
        <w:rPr>
          <w:rFonts w:eastAsia="Times New Roman" w:cs="Times New Roman"/>
          <w:color w:val="000000"/>
          <w:szCs w:val="24"/>
        </w:rPr>
        <w:t>drug use and adherence to HAART.</w:t>
      </w:r>
    </w:p>
    <w:p w14:paraId="7DC4C949" w14:textId="77777777" w:rsidR="00A349B6" w:rsidRDefault="00A349B6" w:rsidP="00A349B6">
      <w:pPr>
        <w:spacing w:after="0"/>
        <w:rPr>
          <w:rFonts w:eastAsia="Times New Roman" w:cs="Times New Roman"/>
          <w:color w:val="000000"/>
          <w:szCs w:val="24"/>
        </w:rPr>
      </w:pPr>
    </w:p>
    <w:p w14:paraId="016AF61A" w14:textId="392F384E" w:rsidR="00A349B6" w:rsidRPr="0020744C" w:rsidRDefault="00A349B6" w:rsidP="00A349B6">
      <w:pPr>
        <w:spacing w:after="0"/>
        <w:rPr>
          <w:rFonts w:eastAsia="Times New Roman" w:cs="Times New Roman"/>
          <w:szCs w:val="24"/>
        </w:rPr>
      </w:pPr>
      <w:r w:rsidRPr="006F510D">
        <w:rPr>
          <w:rFonts w:eastAsia="Times New Roman" w:cs="Times New Roman"/>
          <w:szCs w:val="24"/>
        </w:rPr>
        <w:t xml:space="preserve">Adherence to HAART by the adolescents </w:t>
      </w:r>
      <w:r w:rsidR="004978B0">
        <w:rPr>
          <w:rFonts w:eastAsia="Times New Roman" w:cs="Times New Roman"/>
          <w:szCs w:val="24"/>
        </w:rPr>
        <w:t>was</w:t>
      </w:r>
      <w:r w:rsidR="004978B0" w:rsidRPr="006F510D">
        <w:rPr>
          <w:rFonts w:eastAsia="Times New Roman" w:cs="Times New Roman"/>
          <w:szCs w:val="24"/>
        </w:rPr>
        <w:t xml:space="preserve"> </w:t>
      </w:r>
      <w:r w:rsidRPr="006F510D">
        <w:rPr>
          <w:rFonts w:eastAsia="Times New Roman" w:cs="Times New Roman"/>
          <w:szCs w:val="24"/>
        </w:rPr>
        <w:t xml:space="preserve">assessed through self-report based on a </w:t>
      </w:r>
      <w:r w:rsidR="008A19E1" w:rsidRPr="006F510D">
        <w:rPr>
          <w:rFonts w:eastAsia="Times New Roman" w:cs="Times New Roman"/>
          <w:szCs w:val="24"/>
        </w:rPr>
        <w:t>set question</w:t>
      </w:r>
      <w:r w:rsidRPr="006F510D">
        <w:rPr>
          <w:rFonts w:eastAsia="Times New Roman" w:cs="Times New Roman"/>
          <w:szCs w:val="24"/>
        </w:rPr>
        <w:t xml:space="preserve"> in the questionnaire. Responding yes to at least 3 of the 5 questions </w:t>
      </w:r>
      <w:r w:rsidR="004978B0">
        <w:rPr>
          <w:rFonts w:eastAsia="Times New Roman" w:cs="Times New Roman"/>
          <w:szCs w:val="24"/>
        </w:rPr>
        <w:t>was</w:t>
      </w:r>
      <w:r w:rsidR="004978B0" w:rsidRPr="006F510D">
        <w:rPr>
          <w:rFonts w:eastAsia="Times New Roman" w:cs="Times New Roman"/>
          <w:szCs w:val="24"/>
        </w:rPr>
        <w:t xml:space="preserve"> </w:t>
      </w:r>
      <w:r w:rsidRPr="006F510D">
        <w:rPr>
          <w:rFonts w:eastAsia="Times New Roman" w:cs="Times New Roman"/>
          <w:szCs w:val="24"/>
        </w:rPr>
        <w:t>considered to be adherent.</w:t>
      </w:r>
      <w:r>
        <w:rPr>
          <w:rFonts w:eastAsia="Times New Roman" w:cs="Times New Roman"/>
          <w:szCs w:val="24"/>
        </w:rPr>
        <w:t xml:space="preserve"> </w:t>
      </w:r>
    </w:p>
    <w:p w14:paraId="7F6FEB3B" w14:textId="77777777" w:rsidR="00A349B6" w:rsidRPr="00356FD7" w:rsidRDefault="00A349B6" w:rsidP="00A349B6">
      <w:pPr>
        <w:pStyle w:val="Heading3"/>
        <w:rPr>
          <w:rFonts w:eastAsia="Times New Roman" w:cs="Times New Roman"/>
          <w:b w:val="0"/>
        </w:rPr>
      </w:pPr>
      <w:bookmarkStart w:id="42" w:name="_Toc212149792"/>
      <w:r w:rsidRPr="00356FD7">
        <w:rPr>
          <w:rFonts w:eastAsia="Times New Roman" w:cs="Times New Roman"/>
        </w:rPr>
        <w:t>3.6.2 Independent Variable</w:t>
      </w:r>
      <w:bookmarkEnd w:id="42"/>
    </w:p>
    <w:p w14:paraId="03A02196" w14:textId="1DAC2490" w:rsidR="00A349B6" w:rsidRPr="0020744C" w:rsidRDefault="00A349B6" w:rsidP="00A349B6">
      <w:pPr>
        <w:spacing w:after="0"/>
        <w:rPr>
          <w:rFonts w:eastAsia="Times New Roman" w:cs="Times New Roman"/>
          <w:szCs w:val="24"/>
        </w:rPr>
      </w:pPr>
      <w:r w:rsidRPr="0020744C">
        <w:rPr>
          <w:rFonts w:eastAsia="Times New Roman" w:cs="Times New Roman"/>
          <w:color w:val="000000"/>
          <w:szCs w:val="24"/>
        </w:rPr>
        <w:t>The independent variable</w:t>
      </w:r>
      <w:r>
        <w:rPr>
          <w:rFonts w:eastAsia="Times New Roman" w:cs="Times New Roman"/>
          <w:color w:val="000000"/>
          <w:szCs w:val="24"/>
        </w:rPr>
        <w:t>s</w:t>
      </w:r>
      <w:r w:rsidRPr="0020744C">
        <w:rPr>
          <w:rFonts w:eastAsia="Times New Roman" w:cs="Times New Roman"/>
          <w:color w:val="000000"/>
          <w:szCs w:val="24"/>
        </w:rPr>
        <w:t xml:space="preserve"> </w:t>
      </w:r>
      <w:r w:rsidR="004978B0">
        <w:rPr>
          <w:rFonts w:eastAsia="Times New Roman" w:cs="Times New Roman"/>
          <w:color w:val="000000"/>
          <w:szCs w:val="24"/>
        </w:rPr>
        <w:t>was</w:t>
      </w:r>
      <w:r w:rsidR="004978B0" w:rsidRPr="0020744C">
        <w:rPr>
          <w:rFonts w:eastAsia="Times New Roman" w:cs="Times New Roman"/>
          <w:color w:val="000000"/>
          <w:szCs w:val="24"/>
        </w:rPr>
        <w:t xml:space="preserve"> </w:t>
      </w:r>
      <w:r w:rsidR="00326D5A">
        <w:rPr>
          <w:rFonts w:eastAsia="Times New Roman" w:cs="Times New Roman"/>
          <w:color w:val="000000"/>
          <w:szCs w:val="24"/>
        </w:rPr>
        <w:t>being</w:t>
      </w:r>
      <w:r>
        <w:rPr>
          <w:rFonts w:eastAsia="Times New Roman" w:cs="Times New Roman"/>
          <w:color w:val="000000"/>
          <w:szCs w:val="24"/>
        </w:rPr>
        <w:t xml:space="preserve"> diagnosed with HIV.</w:t>
      </w:r>
      <w:r w:rsidRPr="0020744C">
        <w:rPr>
          <w:rFonts w:eastAsia="Times New Roman" w:cs="Times New Roman"/>
          <w:color w:val="000000"/>
          <w:szCs w:val="24"/>
        </w:rPr>
        <w:t xml:space="preserve"> </w:t>
      </w:r>
    </w:p>
    <w:p w14:paraId="31352CC4" w14:textId="77777777" w:rsidR="00A349B6" w:rsidRPr="00356FD7" w:rsidRDefault="00A349B6" w:rsidP="00522E11">
      <w:pPr>
        <w:pStyle w:val="Heading2"/>
        <w:rPr>
          <w:rFonts w:eastAsia="Times New Roman"/>
        </w:rPr>
      </w:pPr>
      <w:bookmarkStart w:id="43" w:name="_Toc212149793"/>
      <w:r w:rsidRPr="00356FD7">
        <w:rPr>
          <w:rFonts w:eastAsia="Times New Roman"/>
        </w:rPr>
        <w:t>3.7 Sample size calculation</w:t>
      </w:r>
      <w:bookmarkEnd w:id="43"/>
    </w:p>
    <w:p w14:paraId="60033AA9" w14:textId="2D468281" w:rsidR="00A349B6" w:rsidRDefault="00A349B6" w:rsidP="00A349B6">
      <w:pPr>
        <w:spacing w:after="0"/>
        <w:rPr>
          <w:rFonts w:eastAsia="Times New Roman" w:cs="Times New Roman"/>
          <w:szCs w:val="24"/>
        </w:rPr>
      </w:pPr>
      <w:r w:rsidRPr="0020744C">
        <w:rPr>
          <w:rFonts w:eastAsia="Times New Roman" w:cs="Times New Roman"/>
          <w:szCs w:val="24"/>
        </w:rPr>
        <w:t xml:space="preserve">A census study </w:t>
      </w:r>
      <w:r w:rsidR="008A19E1">
        <w:rPr>
          <w:rFonts w:eastAsia="Times New Roman" w:cs="Times New Roman"/>
          <w:szCs w:val="24"/>
        </w:rPr>
        <w:t>was</w:t>
      </w:r>
      <w:r w:rsidRPr="0020744C">
        <w:rPr>
          <w:rFonts w:eastAsia="Times New Roman" w:cs="Times New Roman"/>
          <w:szCs w:val="24"/>
        </w:rPr>
        <w:t xml:space="preserve"> carried out involving all the adolescents with HIV/AIDS in all the health care facilities that have comprehensive care clinics within Ruiru subcounty.</w:t>
      </w:r>
    </w:p>
    <w:p w14:paraId="76EE4EF7" w14:textId="77777777" w:rsidR="00A349B6" w:rsidRDefault="00A349B6" w:rsidP="00A349B6">
      <w:pPr>
        <w:spacing w:after="0"/>
        <w:rPr>
          <w:rFonts w:eastAsia="Times New Roman"/>
        </w:rPr>
      </w:pPr>
    </w:p>
    <w:p w14:paraId="2F585750" w14:textId="77777777" w:rsidR="00A349B6" w:rsidRDefault="00A349B6" w:rsidP="00522E11">
      <w:pPr>
        <w:pStyle w:val="Heading2"/>
        <w:rPr>
          <w:rFonts w:eastAsia="Times New Roman" w:cs="Times New Roman"/>
          <w:szCs w:val="24"/>
        </w:rPr>
      </w:pPr>
      <w:bookmarkStart w:id="44" w:name="_Toc212149794"/>
      <w:r w:rsidRPr="00356FD7">
        <w:rPr>
          <w:rFonts w:eastAsia="Times New Roman"/>
        </w:rPr>
        <w:t>3.8 Data collection tools</w:t>
      </w:r>
      <w:bookmarkEnd w:id="44"/>
      <w:r>
        <w:rPr>
          <w:rFonts w:eastAsia="Times New Roman" w:cs="Times New Roman"/>
          <w:szCs w:val="24"/>
        </w:rPr>
        <w:t xml:space="preserve"> </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p>
    <w:p w14:paraId="6B1A5C05" w14:textId="70035A96" w:rsidR="00A349B6" w:rsidRPr="00064D72" w:rsidRDefault="008A19E1" w:rsidP="00A349B6">
      <w:pPr>
        <w:rPr>
          <w:rFonts w:eastAsia="Times New Roman" w:cs="Times New Roman"/>
          <w:szCs w:val="24"/>
        </w:rPr>
      </w:pPr>
      <w:r w:rsidRPr="00064D72">
        <w:rPr>
          <w:rFonts w:eastAsia="Times New Roman" w:cs="Times New Roman"/>
          <w:szCs w:val="24"/>
        </w:rPr>
        <w:t>The tools</w:t>
      </w:r>
      <w:r w:rsidR="00A349B6" w:rsidRPr="00064D72">
        <w:rPr>
          <w:rFonts w:eastAsia="Times New Roman" w:cs="Times New Roman"/>
          <w:szCs w:val="24"/>
        </w:rPr>
        <w:t xml:space="preserve"> that </w:t>
      </w:r>
      <w:r w:rsidR="00A349B6">
        <w:rPr>
          <w:rFonts w:eastAsia="Times New Roman" w:cs="Times New Roman"/>
          <w:szCs w:val="24"/>
        </w:rPr>
        <w:t>were</w:t>
      </w:r>
      <w:r w:rsidR="00A349B6" w:rsidRPr="00064D72">
        <w:rPr>
          <w:rFonts w:eastAsia="Times New Roman" w:cs="Times New Roman"/>
          <w:szCs w:val="24"/>
        </w:rPr>
        <w:t xml:space="preserve"> used </w:t>
      </w:r>
      <w:r w:rsidR="00326D5A">
        <w:rPr>
          <w:rFonts w:eastAsia="Times New Roman" w:cs="Times New Roman"/>
          <w:szCs w:val="24"/>
        </w:rPr>
        <w:t>were</w:t>
      </w:r>
      <w:r w:rsidR="00326D5A" w:rsidRPr="00064D72">
        <w:rPr>
          <w:rFonts w:eastAsia="Times New Roman" w:cs="Times New Roman"/>
          <w:szCs w:val="24"/>
        </w:rPr>
        <w:t xml:space="preserve"> </w:t>
      </w:r>
      <w:r w:rsidR="00A349B6" w:rsidRPr="00064D72">
        <w:rPr>
          <w:rFonts w:eastAsia="Times New Roman" w:cs="Times New Roman"/>
          <w:szCs w:val="24"/>
        </w:rPr>
        <w:t>the HEEADS (Appendix 1),</w:t>
      </w:r>
      <w:r w:rsidR="00A349B6">
        <w:rPr>
          <w:rFonts w:eastAsia="Times New Roman" w:cs="Times New Roman"/>
          <w:szCs w:val="24"/>
        </w:rPr>
        <w:t xml:space="preserve"> </w:t>
      </w:r>
      <w:r w:rsidR="00A349B6" w:rsidRPr="00064D72">
        <w:rPr>
          <w:rFonts w:eastAsia="Times New Roman" w:cs="Times New Roman"/>
          <w:szCs w:val="24"/>
        </w:rPr>
        <w:t>Patient Health Questionnaire- A (Appendix 2),</w:t>
      </w:r>
      <w:r w:rsidR="00A349B6">
        <w:rPr>
          <w:rFonts w:eastAsia="Times New Roman" w:cs="Times New Roman"/>
          <w:szCs w:val="24"/>
        </w:rPr>
        <w:t xml:space="preserve"> </w:t>
      </w:r>
      <w:r w:rsidR="00A349B6" w:rsidRPr="00064D72">
        <w:rPr>
          <w:rFonts w:eastAsia="Times New Roman" w:cs="Times New Roman"/>
          <w:szCs w:val="24"/>
        </w:rPr>
        <w:t xml:space="preserve">Child and Adolescent Trauma Screen (CATS) (Appendix 3) </w:t>
      </w:r>
      <w:r w:rsidRPr="00064D72">
        <w:rPr>
          <w:rFonts w:eastAsia="Times New Roman" w:cs="Times New Roman"/>
          <w:szCs w:val="24"/>
        </w:rPr>
        <w:t>and PTSD</w:t>
      </w:r>
      <w:r w:rsidR="00A349B6" w:rsidRPr="00064D72">
        <w:rPr>
          <w:rFonts w:eastAsia="Times New Roman" w:cs="Times New Roman"/>
          <w:szCs w:val="24"/>
        </w:rPr>
        <w:t xml:space="preserve"> Checklist for DSM-5 (PCL-5)</w:t>
      </w:r>
      <w:r w:rsidR="00A349B6" w:rsidRPr="00064D72">
        <w:rPr>
          <w:rFonts w:eastAsia="Times New Roman" w:cs="Times New Roman"/>
          <w:b/>
          <w:szCs w:val="24"/>
        </w:rPr>
        <w:t xml:space="preserve"> </w:t>
      </w:r>
      <w:r w:rsidR="00A349B6" w:rsidRPr="00064D72">
        <w:rPr>
          <w:rFonts w:cs="Times New Roman"/>
          <w:szCs w:val="24"/>
        </w:rPr>
        <w:t>(Appendix 4</w:t>
      </w:r>
      <w:r w:rsidRPr="00064D72">
        <w:rPr>
          <w:rFonts w:cs="Times New Roman"/>
          <w:szCs w:val="24"/>
        </w:rPr>
        <w:t>).</w:t>
      </w:r>
    </w:p>
    <w:p w14:paraId="6D49225A" w14:textId="3EAF7DEE" w:rsidR="00A349B6" w:rsidRPr="004913EC" w:rsidRDefault="00A349B6" w:rsidP="00A349B6">
      <w:pPr>
        <w:pStyle w:val="Heading3"/>
        <w:rPr>
          <w:rFonts w:eastAsia="Times New Roman"/>
        </w:rPr>
      </w:pPr>
      <w:bookmarkStart w:id="45" w:name="_Toc212149795"/>
      <w:r>
        <w:rPr>
          <w:rFonts w:eastAsia="Times New Roman"/>
        </w:rPr>
        <w:t xml:space="preserve">3.8.1 </w:t>
      </w:r>
      <w:r w:rsidRPr="004913EC">
        <w:rPr>
          <w:rFonts w:eastAsia="Times New Roman"/>
        </w:rPr>
        <w:t>HEEADSSS</w:t>
      </w:r>
      <w:bookmarkEnd w:id="45"/>
    </w:p>
    <w:p w14:paraId="29B7BE53" w14:textId="661F93B0" w:rsidR="00A349B6" w:rsidRPr="0020744C" w:rsidRDefault="00A349B6" w:rsidP="00A349B6">
      <w:pPr>
        <w:spacing w:after="240"/>
        <w:rPr>
          <w:rFonts w:eastAsia="Times New Roman" w:cs="Times New Roman"/>
          <w:szCs w:val="24"/>
        </w:rPr>
      </w:pPr>
      <w:r w:rsidRPr="0020744C">
        <w:rPr>
          <w:rFonts w:eastAsia="Times New Roman" w:cs="Times New Roman"/>
          <w:szCs w:val="24"/>
        </w:rPr>
        <w:t>The HEEADSSS</w:t>
      </w:r>
      <w:r>
        <w:rPr>
          <w:rFonts w:eastAsia="Times New Roman" w:cs="Times New Roman"/>
          <w:szCs w:val="24"/>
        </w:rPr>
        <w:t xml:space="preserve"> is an internationally recognized tool for the assessment of the </w:t>
      </w:r>
      <w:r w:rsidRPr="0020744C">
        <w:rPr>
          <w:rFonts w:eastAsia="Times New Roman" w:cs="Times New Roman"/>
          <w:szCs w:val="24"/>
        </w:rPr>
        <w:t xml:space="preserve">  psychosocial health</w:t>
      </w:r>
      <w:r>
        <w:rPr>
          <w:rFonts w:eastAsia="Times New Roman" w:cs="Times New Roman"/>
          <w:szCs w:val="24"/>
        </w:rPr>
        <w:t xml:space="preserve"> of</w:t>
      </w:r>
      <w:r w:rsidRPr="0020744C">
        <w:rPr>
          <w:rFonts w:eastAsia="Times New Roman" w:cs="Times New Roman"/>
          <w:szCs w:val="24"/>
        </w:rPr>
        <w:t xml:space="preserve"> adolescents and young adults. The acronym stands for the following domains - </w:t>
      </w:r>
      <w:r w:rsidRPr="0020744C">
        <w:rPr>
          <w:rStyle w:val="hgkelc"/>
          <w:rFonts w:cs="Times New Roman"/>
          <w:b/>
          <w:bCs/>
          <w:szCs w:val="24"/>
          <w:lang w:val="en"/>
        </w:rPr>
        <w:t>H</w:t>
      </w:r>
      <w:r w:rsidRPr="0020744C">
        <w:rPr>
          <w:rStyle w:val="hgkelc"/>
          <w:rFonts w:cs="Times New Roman"/>
          <w:bCs/>
          <w:szCs w:val="24"/>
          <w:lang w:val="en"/>
        </w:rPr>
        <w:t xml:space="preserve">ome, </w:t>
      </w:r>
      <w:r w:rsidRPr="0020744C">
        <w:rPr>
          <w:rStyle w:val="hgkelc"/>
          <w:rFonts w:cs="Times New Roman"/>
          <w:b/>
          <w:bCs/>
          <w:szCs w:val="24"/>
          <w:lang w:val="en"/>
        </w:rPr>
        <w:t>E</w:t>
      </w:r>
      <w:r w:rsidRPr="0020744C">
        <w:rPr>
          <w:rStyle w:val="hgkelc"/>
          <w:rFonts w:cs="Times New Roman"/>
          <w:bCs/>
          <w:szCs w:val="24"/>
          <w:lang w:val="en"/>
        </w:rPr>
        <w:t>ducation/</w:t>
      </w:r>
      <w:r w:rsidRPr="0020744C">
        <w:rPr>
          <w:rStyle w:val="hgkelc"/>
          <w:rFonts w:cs="Times New Roman"/>
          <w:b/>
          <w:bCs/>
          <w:szCs w:val="24"/>
          <w:lang w:val="en"/>
        </w:rPr>
        <w:t>E</w:t>
      </w:r>
      <w:r w:rsidRPr="0020744C">
        <w:rPr>
          <w:rStyle w:val="hgkelc"/>
          <w:rFonts w:cs="Times New Roman"/>
          <w:bCs/>
          <w:szCs w:val="24"/>
          <w:lang w:val="en"/>
        </w:rPr>
        <w:t xml:space="preserve">mployment, </w:t>
      </w:r>
      <w:r w:rsidRPr="0020744C">
        <w:rPr>
          <w:rStyle w:val="hgkelc"/>
          <w:rFonts w:cs="Times New Roman"/>
          <w:b/>
          <w:bCs/>
          <w:szCs w:val="24"/>
          <w:lang w:val="en"/>
        </w:rPr>
        <w:t>E</w:t>
      </w:r>
      <w:r w:rsidRPr="0020744C">
        <w:rPr>
          <w:rStyle w:val="hgkelc"/>
          <w:rFonts w:cs="Times New Roman"/>
          <w:bCs/>
          <w:szCs w:val="24"/>
          <w:lang w:val="en"/>
        </w:rPr>
        <w:t xml:space="preserve">ating, </w:t>
      </w:r>
      <w:r w:rsidRPr="0020744C">
        <w:rPr>
          <w:rStyle w:val="hgkelc"/>
          <w:rFonts w:cs="Times New Roman"/>
          <w:b/>
          <w:bCs/>
          <w:szCs w:val="24"/>
          <w:lang w:val="en"/>
        </w:rPr>
        <w:t>A</w:t>
      </w:r>
      <w:r w:rsidRPr="0020744C">
        <w:rPr>
          <w:rStyle w:val="hgkelc"/>
          <w:rFonts w:cs="Times New Roman"/>
          <w:bCs/>
          <w:szCs w:val="24"/>
          <w:lang w:val="en"/>
        </w:rPr>
        <w:t xml:space="preserve">ctivities, </w:t>
      </w:r>
      <w:r w:rsidRPr="0020744C">
        <w:rPr>
          <w:rStyle w:val="hgkelc"/>
          <w:rFonts w:cs="Times New Roman"/>
          <w:b/>
          <w:bCs/>
          <w:szCs w:val="24"/>
          <w:lang w:val="en"/>
        </w:rPr>
        <w:t>D</w:t>
      </w:r>
      <w:r w:rsidRPr="0020744C">
        <w:rPr>
          <w:rStyle w:val="hgkelc"/>
          <w:rFonts w:cs="Times New Roman"/>
          <w:bCs/>
          <w:szCs w:val="24"/>
          <w:lang w:val="en"/>
        </w:rPr>
        <w:t xml:space="preserve">rugs, </w:t>
      </w:r>
      <w:r w:rsidRPr="0020744C">
        <w:rPr>
          <w:rStyle w:val="hgkelc"/>
          <w:rFonts w:cs="Times New Roman"/>
          <w:b/>
          <w:bCs/>
          <w:szCs w:val="24"/>
          <w:lang w:val="en"/>
        </w:rPr>
        <w:t>S</w:t>
      </w:r>
      <w:r w:rsidRPr="0020744C">
        <w:rPr>
          <w:rStyle w:val="hgkelc"/>
          <w:rFonts w:cs="Times New Roman"/>
          <w:bCs/>
          <w:szCs w:val="24"/>
          <w:lang w:val="en"/>
        </w:rPr>
        <w:t xml:space="preserve">exuality, </w:t>
      </w:r>
      <w:r w:rsidRPr="0020744C">
        <w:rPr>
          <w:rStyle w:val="hgkelc"/>
          <w:rFonts w:cs="Times New Roman"/>
          <w:b/>
          <w:bCs/>
          <w:szCs w:val="24"/>
          <w:lang w:val="en"/>
        </w:rPr>
        <w:t>S</w:t>
      </w:r>
      <w:r w:rsidRPr="0020744C">
        <w:rPr>
          <w:rStyle w:val="hgkelc"/>
          <w:rFonts w:cs="Times New Roman"/>
          <w:bCs/>
          <w:szCs w:val="24"/>
          <w:lang w:val="en"/>
        </w:rPr>
        <w:t xml:space="preserve">uicide and </w:t>
      </w:r>
      <w:r w:rsidR="008A19E1" w:rsidRPr="0020744C">
        <w:rPr>
          <w:rStyle w:val="hgkelc"/>
          <w:rFonts w:cs="Times New Roman"/>
          <w:b/>
          <w:bCs/>
          <w:szCs w:val="24"/>
          <w:lang w:val="en"/>
        </w:rPr>
        <w:t>S</w:t>
      </w:r>
      <w:r w:rsidR="008A19E1" w:rsidRPr="0020744C">
        <w:rPr>
          <w:rStyle w:val="hgkelc"/>
          <w:rFonts w:cs="Times New Roman"/>
          <w:bCs/>
          <w:szCs w:val="24"/>
          <w:lang w:val="en"/>
        </w:rPr>
        <w:t>afety</w:t>
      </w:r>
      <w:r w:rsidR="008A19E1" w:rsidRPr="0020744C">
        <w:rPr>
          <w:rFonts w:eastAsia="Times New Roman" w:cs="Times New Roman"/>
          <w:szCs w:val="24"/>
        </w:rPr>
        <w:t>.</w:t>
      </w:r>
      <w:r w:rsidRPr="0020744C">
        <w:rPr>
          <w:rFonts w:eastAsia="Times New Roman" w:cs="Times New Roman"/>
          <w:szCs w:val="24"/>
        </w:rPr>
        <w:t xml:space="preserve"> </w:t>
      </w:r>
    </w:p>
    <w:p w14:paraId="090D31B9" w14:textId="534B6ADE" w:rsidR="00A349B6" w:rsidRPr="0020744C" w:rsidRDefault="00A349B6" w:rsidP="00A349B6">
      <w:pPr>
        <w:spacing w:after="240"/>
        <w:rPr>
          <w:rFonts w:eastAsia="Times New Roman" w:cs="Times New Roman"/>
          <w:szCs w:val="24"/>
        </w:rPr>
      </w:pPr>
      <w:r w:rsidRPr="0020744C">
        <w:rPr>
          <w:rFonts w:eastAsia="Times New Roman" w:cs="Times New Roman"/>
          <w:szCs w:val="24"/>
        </w:rPr>
        <w:lastRenderedPageBreak/>
        <w:t xml:space="preserve">It provides a structure for </w:t>
      </w:r>
      <w:r>
        <w:rPr>
          <w:rFonts w:eastAsia="Times New Roman" w:cs="Times New Roman"/>
          <w:szCs w:val="24"/>
        </w:rPr>
        <w:t xml:space="preserve">gradually </w:t>
      </w:r>
      <w:r w:rsidRPr="0020744C">
        <w:rPr>
          <w:rFonts w:eastAsia="Times New Roman" w:cs="Times New Roman"/>
          <w:szCs w:val="24"/>
        </w:rPr>
        <w:t>developing rapport with a young person</w:t>
      </w:r>
      <w:r>
        <w:rPr>
          <w:rFonts w:eastAsia="Times New Roman" w:cs="Times New Roman"/>
          <w:szCs w:val="24"/>
        </w:rPr>
        <w:t xml:space="preserve"> over a short period of time</w:t>
      </w:r>
      <w:r w:rsidRPr="0020744C">
        <w:rPr>
          <w:rFonts w:eastAsia="Times New Roman" w:cs="Times New Roman"/>
          <w:szCs w:val="24"/>
        </w:rPr>
        <w:t xml:space="preserve">, while systematically gathering information about their life; </w:t>
      </w:r>
      <w:r w:rsidR="008A19E1">
        <w:rPr>
          <w:rFonts w:eastAsia="Times New Roman" w:cs="Times New Roman"/>
          <w:szCs w:val="24"/>
        </w:rPr>
        <w:t xml:space="preserve">depicting </w:t>
      </w:r>
      <w:r w:rsidR="008A19E1" w:rsidRPr="0020744C">
        <w:rPr>
          <w:rFonts w:eastAsia="Times New Roman" w:cs="Times New Roman"/>
          <w:szCs w:val="24"/>
        </w:rPr>
        <w:t>a</w:t>
      </w:r>
      <w:r w:rsidRPr="0020744C">
        <w:rPr>
          <w:rFonts w:eastAsia="Times New Roman" w:cs="Times New Roman"/>
          <w:szCs w:val="24"/>
        </w:rPr>
        <w:t xml:space="preserve"> picture of the young person’s strengths and protective factors; c</w:t>
      </w:r>
      <w:r>
        <w:rPr>
          <w:rFonts w:eastAsia="Times New Roman" w:cs="Times New Roman"/>
          <w:szCs w:val="24"/>
        </w:rPr>
        <w:t xml:space="preserve">arrying </w:t>
      </w:r>
      <w:r w:rsidR="008A19E1">
        <w:rPr>
          <w:rFonts w:eastAsia="Times New Roman" w:cs="Times New Roman"/>
          <w:szCs w:val="24"/>
        </w:rPr>
        <w:t xml:space="preserve">out </w:t>
      </w:r>
      <w:r w:rsidR="008A19E1" w:rsidRPr="0020744C">
        <w:rPr>
          <w:rFonts w:eastAsia="Times New Roman" w:cs="Times New Roman"/>
          <w:szCs w:val="24"/>
        </w:rPr>
        <w:t>a</w:t>
      </w:r>
      <w:r w:rsidRPr="0020744C">
        <w:rPr>
          <w:rFonts w:eastAsia="Times New Roman" w:cs="Times New Roman"/>
          <w:szCs w:val="24"/>
        </w:rPr>
        <w:t xml:space="preserve"> risk assessment </w:t>
      </w:r>
      <w:r>
        <w:rPr>
          <w:rFonts w:eastAsia="Times New Roman" w:cs="Times New Roman"/>
          <w:szCs w:val="24"/>
        </w:rPr>
        <w:t xml:space="preserve">with </w:t>
      </w:r>
      <w:r w:rsidRPr="0020744C">
        <w:rPr>
          <w:rFonts w:eastAsia="Times New Roman" w:cs="Times New Roman"/>
          <w:szCs w:val="24"/>
        </w:rPr>
        <w:t xml:space="preserve">screening for specific risk factors; identifying areas </w:t>
      </w:r>
      <w:r>
        <w:rPr>
          <w:rFonts w:eastAsia="Times New Roman" w:cs="Times New Roman"/>
          <w:szCs w:val="24"/>
        </w:rPr>
        <w:t xml:space="preserve">that </w:t>
      </w:r>
      <w:r w:rsidR="008A19E1">
        <w:rPr>
          <w:rFonts w:eastAsia="Times New Roman" w:cs="Times New Roman"/>
          <w:szCs w:val="24"/>
        </w:rPr>
        <w:t xml:space="preserve">need </w:t>
      </w:r>
      <w:r w:rsidR="008A19E1" w:rsidRPr="0020744C">
        <w:rPr>
          <w:rFonts w:eastAsia="Times New Roman" w:cs="Times New Roman"/>
          <w:szCs w:val="24"/>
        </w:rPr>
        <w:t>intervention</w:t>
      </w:r>
      <w:r w:rsidRPr="0020744C">
        <w:rPr>
          <w:rFonts w:eastAsia="Times New Roman" w:cs="Times New Roman"/>
          <w:szCs w:val="24"/>
        </w:rPr>
        <w:t>; guiding health conversations and identifying need for intervention and referral.</w:t>
      </w:r>
    </w:p>
    <w:p w14:paraId="62B9C579" w14:textId="12DA6F72" w:rsidR="00A349B6" w:rsidRPr="0020744C" w:rsidRDefault="00A349B6" w:rsidP="00A349B6">
      <w:pPr>
        <w:spacing w:after="240"/>
        <w:rPr>
          <w:rStyle w:val="hgkelc"/>
          <w:rFonts w:cs="Times New Roman"/>
          <w:szCs w:val="24"/>
          <w:lang w:val="en"/>
        </w:rPr>
      </w:pPr>
      <w:r w:rsidRPr="0020744C">
        <w:rPr>
          <w:rStyle w:val="hgkelc"/>
          <w:rFonts w:cs="Times New Roman"/>
          <w:szCs w:val="24"/>
          <w:lang w:val="en"/>
        </w:rPr>
        <w:t>It is designed to start with general questions which then get more personal as the interview proceeds.</w:t>
      </w:r>
      <w:r w:rsidR="008A19E1">
        <w:rPr>
          <w:rStyle w:val="hgkelc"/>
          <w:rFonts w:cs="Times New Roman"/>
          <w:szCs w:val="24"/>
          <w:lang w:val="en"/>
        </w:rPr>
        <w:t xml:space="preserve"> </w:t>
      </w:r>
      <w:r w:rsidRPr="0020744C">
        <w:rPr>
          <w:rStyle w:val="hgkelc"/>
          <w:rFonts w:cs="Times New Roman"/>
          <w:szCs w:val="24"/>
          <w:lang w:val="en"/>
        </w:rPr>
        <w:t>It is used to screen the psychosocial factors of an adolescent.</w:t>
      </w:r>
    </w:p>
    <w:p w14:paraId="0BD9A9A6" w14:textId="4BB72820" w:rsidR="00A349B6" w:rsidRDefault="00A349B6" w:rsidP="00A349B6">
      <w:pPr>
        <w:spacing w:after="240"/>
        <w:rPr>
          <w:rStyle w:val="hgkelc"/>
          <w:rFonts w:cs="Times New Roman"/>
          <w:szCs w:val="24"/>
          <w:lang w:val="en"/>
        </w:rPr>
      </w:pPr>
      <w:r w:rsidRPr="0020744C">
        <w:rPr>
          <w:rStyle w:val="hgkelc"/>
          <w:rFonts w:cs="Times New Roman"/>
          <w:szCs w:val="24"/>
          <w:lang w:val="en"/>
        </w:rPr>
        <w:t>It is best completed w</w:t>
      </w:r>
      <w:r w:rsidR="002D7793">
        <w:rPr>
          <w:rStyle w:val="hgkelc"/>
          <w:rFonts w:cs="Times New Roman"/>
          <w:szCs w:val="24"/>
          <w:lang w:val="en"/>
        </w:rPr>
        <w:t>hen</w:t>
      </w:r>
      <w:r w:rsidRPr="0020744C">
        <w:rPr>
          <w:rStyle w:val="hgkelc"/>
          <w:rFonts w:cs="Times New Roman"/>
          <w:szCs w:val="24"/>
          <w:lang w:val="en"/>
        </w:rPr>
        <w:t xml:space="preserve"> the adolescent is alone, by the clinician. Once the assessment is completed, the findings are documented and appropriate </w:t>
      </w:r>
      <w:r>
        <w:rPr>
          <w:rStyle w:val="hgkelc"/>
          <w:rFonts w:cs="Times New Roman"/>
          <w:szCs w:val="24"/>
          <w:lang w:val="en"/>
        </w:rPr>
        <w:t>communication given to the adolescents.</w:t>
      </w:r>
    </w:p>
    <w:p w14:paraId="384DEDFE" w14:textId="77777777" w:rsidR="00A349B6" w:rsidRPr="00B36D95" w:rsidRDefault="00A349B6" w:rsidP="00A349B6">
      <w:pPr>
        <w:pStyle w:val="Heading3"/>
        <w:rPr>
          <w:rFonts w:cs="Times New Roman"/>
          <w:b w:val="0"/>
          <w:lang w:val="en"/>
        </w:rPr>
      </w:pPr>
      <w:bookmarkStart w:id="46" w:name="_Toc212149796"/>
      <w:r w:rsidRPr="00B36D95">
        <w:rPr>
          <w:rFonts w:cs="Times New Roman"/>
          <w:lang w:val="en"/>
        </w:rPr>
        <w:t>3.8.2 Patient Health Questionnaire -A</w:t>
      </w:r>
      <w:bookmarkEnd w:id="46"/>
    </w:p>
    <w:p w14:paraId="20AFF4F4" w14:textId="0D892B50" w:rsidR="00A349B6" w:rsidRPr="008B6577" w:rsidRDefault="00A349B6" w:rsidP="00A349B6">
      <w:pPr>
        <w:spacing w:after="240"/>
        <w:rPr>
          <w:rFonts w:eastAsia="Times New Roman" w:cs="Times New Roman"/>
          <w:szCs w:val="24"/>
        </w:rPr>
      </w:pPr>
      <w:r w:rsidRPr="008B6577">
        <w:rPr>
          <w:rFonts w:eastAsia="Times New Roman" w:cs="Times New Roman"/>
          <w:szCs w:val="24"/>
        </w:rPr>
        <w:t xml:space="preserve">The Patient Health </w:t>
      </w:r>
      <w:r w:rsidR="00766780" w:rsidRPr="008B6577">
        <w:rPr>
          <w:rFonts w:eastAsia="Times New Roman" w:cs="Times New Roman"/>
          <w:szCs w:val="24"/>
        </w:rPr>
        <w:t>Questionnaire (</w:t>
      </w:r>
      <w:r w:rsidRPr="008B6577">
        <w:rPr>
          <w:rFonts w:eastAsia="Times New Roman" w:cs="Times New Roman"/>
          <w:szCs w:val="24"/>
        </w:rPr>
        <w:t xml:space="preserve">PHQ-9) is a tool for screening, diagnosing, monitoring and measuring the severity </w:t>
      </w:r>
      <w:r w:rsidR="00766780" w:rsidRPr="008B6577">
        <w:rPr>
          <w:rFonts w:eastAsia="Times New Roman" w:cs="Times New Roman"/>
          <w:szCs w:val="24"/>
        </w:rPr>
        <w:t>of depression</w:t>
      </w:r>
      <w:r w:rsidRPr="008B6577">
        <w:rPr>
          <w:rFonts w:eastAsia="Times New Roman" w:cs="Times New Roman"/>
          <w:szCs w:val="24"/>
        </w:rPr>
        <w:t xml:space="preserve"> among patients. </w:t>
      </w:r>
    </w:p>
    <w:p w14:paraId="1954F9A7" w14:textId="77777777" w:rsidR="00A349B6" w:rsidRPr="006F510D" w:rsidRDefault="00A349B6" w:rsidP="00A349B6">
      <w:pPr>
        <w:spacing w:after="240"/>
        <w:rPr>
          <w:rFonts w:eastAsia="Times New Roman" w:cs="Times New Roman"/>
          <w:szCs w:val="24"/>
        </w:rPr>
      </w:pPr>
      <w:r w:rsidRPr="006F510D">
        <w:rPr>
          <w:rFonts w:eastAsia="Times New Roman" w:cs="Times New Roman"/>
          <w:szCs w:val="24"/>
        </w:rPr>
        <w:t xml:space="preserve">It was developed by a team of clinicians and researchers led by Dr. Robert L. Spitzer in order to help improve the recognition of mental health disorders by primary care physicians. </w:t>
      </w:r>
    </w:p>
    <w:p w14:paraId="6BFA3A4E" w14:textId="77777777" w:rsidR="00A349B6" w:rsidRPr="008B6577" w:rsidRDefault="00A349B6" w:rsidP="00A349B6">
      <w:pPr>
        <w:spacing w:after="240"/>
        <w:rPr>
          <w:rFonts w:eastAsia="Times New Roman" w:cs="Times New Roman"/>
          <w:szCs w:val="24"/>
        </w:rPr>
      </w:pPr>
      <w:r w:rsidRPr="006F510D">
        <w:rPr>
          <w:rFonts w:eastAsia="Times New Roman" w:cs="Times New Roman"/>
          <w:szCs w:val="24"/>
        </w:rPr>
        <w:t>The PHQ-9 Modified for Adolescents (PHQ-A) is a version that has easier questions for those below 18 years which explore several different aspects of depression and has a section that assesses the likelihood of suicidality.</w:t>
      </w:r>
      <w:r w:rsidRPr="008B6577">
        <w:rPr>
          <w:rFonts w:eastAsia="Times New Roman" w:cs="Times New Roman"/>
          <w:szCs w:val="24"/>
        </w:rPr>
        <w:t xml:space="preserve">                                                                                                </w:t>
      </w:r>
    </w:p>
    <w:p w14:paraId="799BBCD7" w14:textId="77777777" w:rsidR="00A349B6" w:rsidRPr="008B6577" w:rsidRDefault="00A349B6" w:rsidP="00A349B6">
      <w:pPr>
        <w:spacing w:after="240"/>
        <w:rPr>
          <w:rFonts w:eastAsia="Times New Roman" w:cs="Times New Roman"/>
          <w:szCs w:val="24"/>
        </w:rPr>
      </w:pPr>
      <w:r w:rsidRPr="008B6577">
        <w:rPr>
          <w:rFonts w:eastAsia="Times New Roman" w:cs="Times New Roman"/>
          <w:szCs w:val="24"/>
        </w:rPr>
        <w:t>The scoring ranges from 0 – 27. The grading is based on the score with higher scores being more predictive of depression.</w:t>
      </w:r>
    </w:p>
    <w:p w14:paraId="66A883B5" w14:textId="77777777" w:rsidR="00A349B6" w:rsidRPr="008B6577" w:rsidRDefault="00A349B6" w:rsidP="00A349B6">
      <w:pPr>
        <w:spacing w:after="240"/>
        <w:rPr>
          <w:rFonts w:eastAsia="Times New Roman" w:cs="Times New Roman"/>
          <w:szCs w:val="24"/>
        </w:rPr>
      </w:pPr>
      <w:r w:rsidRPr="008B6577">
        <w:rPr>
          <w:rFonts w:eastAsia="Times New Roman" w:cs="Times New Roman"/>
          <w:szCs w:val="24"/>
        </w:rPr>
        <w:t xml:space="preserve">It can either be administered by the clinician or </w:t>
      </w:r>
      <w:r>
        <w:rPr>
          <w:rFonts w:eastAsia="Times New Roman" w:cs="Times New Roman"/>
          <w:szCs w:val="24"/>
        </w:rPr>
        <w:t>adolescent</w:t>
      </w:r>
      <w:r w:rsidRPr="008B6577">
        <w:rPr>
          <w:rFonts w:eastAsia="Times New Roman" w:cs="Times New Roman"/>
          <w:szCs w:val="24"/>
        </w:rPr>
        <w:t>. It takes about 5 minutes to fill out.</w:t>
      </w:r>
    </w:p>
    <w:p w14:paraId="69D19D7A" w14:textId="77777777" w:rsidR="00A349B6" w:rsidRPr="008B6577" w:rsidRDefault="00A349B6" w:rsidP="00A349B6">
      <w:pPr>
        <w:spacing w:after="240"/>
        <w:rPr>
          <w:rFonts w:eastAsia="Times New Roman" w:cs="Times New Roman"/>
          <w:szCs w:val="24"/>
        </w:rPr>
      </w:pPr>
      <w:r>
        <w:rPr>
          <w:rFonts w:eastAsia="Times New Roman" w:cs="Times New Roman"/>
          <w:szCs w:val="24"/>
        </w:rPr>
        <w:t>Interpretation of the questionnaire involves scanning it with verification of the positive responses by the clinician then application of diagnostic algorithms at the bottom of the page</w:t>
      </w:r>
      <w:r w:rsidRPr="008B6577">
        <w:rPr>
          <w:rFonts w:eastAsia="Times New Roman" w:cs="Times New Roman"/>
          <w:szCs w:val="24"/>
        </w:rPr>
        <w:t xml:space="preserve"> </w:t>
      </w:r>
    </w:p>
    <w:p w14:paraId="299352A6" w14:textId="4C8B2260" w:rsidR="00A349B6" w:rsidRPr="008B6577" w:rsidRDefault="00A349B6" w:rsidP="00A349B6">
      <w:pPr>
        <w:spacing w:after="240"/>
        <w:rPr>
          <w:rFonts w:eastAsia="Times New Roman" w:cs="Times New Roman"/>
          <w:szCs w:val="24"/>
        </w:rPr>
      </w:pPr>
      <w:r w:rsidRPr="008B6577">
        <w:rPr>
          <w:rFonts w:eastAsia="Times New Roman" w:cs="Times New Roman"/>
          <w:szCs w:val="24"/>
        </w:rPr>
        <w:lastRenderedPageBreak/>
        <w:t xml:space="preserve">Before the final diagnosis is made, the clinician </w:t>
      </w:r>
      <w:r>
        <w:rPr>
          <w:rFonts w:eastAsia="Times New Roman" w:cs="Times New Roman"/>
          <w:szCs w:val="24"/>
        </w:rPr>
        <w:t>ha</w:t>
      </w:r>
      <w:r w:rsidR="00864BDF">
        <w:rPr>
          <w:rFonts w:eastAsia="Times New Roman" w:cs="Times New Roman"/>
          <w:szCs w:val="24"/>
        </w:rPr>
        <w:t>s</w:t>
      </w:r>
      <w:r w:rsidRPr="008B6577">
        <w:rPr>
          <w:rFonts w:eastAsia="Times New Roman" w:cs="Times New Roman"/>
          <w:szCs w:val="24"/>
        </w:rPr>
        <w:t xml:space="preserve"> to rule out physical causes of depression, normal bereavement and history of a manic episode.</w:t>
      </w:r>
    </w:p>
    <w:p w14:paraId="13D6716A" w14:textId="77777777" w:rsidR="00A349B6" w:rsidRPr="008B6577" w:rsidRDefault="00A349B6" w:rsidP="00A349B6">
      <w:pPr>
        <w:spacing w:after="240"/>
        <w:rPr>
          <w:rFonts w:eastAsia="Times New Roman" w:cs="Times New Roman"/>
          <w:szCs w:val="24"/>
        </w:rPr>
      </w:pPr>
      <w:r w:rsidRPr="008B6577">
        <w:rPr>
          <w:rFonts w:eastAsia="Times New Roman" w:cs="Times New Roman"/>
          <w:szCs w:val="24"/>
        </w:rPr>
        <w:t>A diagnosis of major depression is made when 5 or more of the 9 criteria have been present for at least more than half the days in the past 2 weeks and 1 of the symptoms is depressed mood or anhedonia.</w:t>
      </w:r>
    </w:p>
    <w:p w14:paraId="24C9B172" w14:textId="77777777" w:rsidR="00A349B6" w:rsidRDefault="00A349B6" w:rsidP="00A349B6">
      <w:pPr>
        <w:spacing w:after="240"/>
        <w:rPr>
          <w:rFonts w:eastAsia="Times New Roman" w:cs="Times New Roman"/>
          <w:szCs w:val="24"/>
        </w:rPr>
      </w:pPr>
      <w:r w:rsidRPr="008B6577">
        <w:rPr>
          <w:rFonts w:eastAsia="Times New Roman" w:cs="Times New Roman"/>
          <w:szCs w:val="24"/>
        </w:rPr>
        <w:t>The PHQ-A score of greater than 10 had a sensitivity of 88% and specificity of 88% for major depression.</w:t>
      </w:r>
    </w:p>
    <w:p w14:paraId="38FDDDCC" w14:textId="6CD0B432" w:rsidR="00F5494B" w:rsidRDefault="00F5494B" w:rsidP="00A349B6">
      <w:pPr>
        <w:pStyle w:val="Heading3"/>
        <w:rPr>
          <w:rFonts w:eastAsia="Times New Roman"/>
        </w:rPr>
      </w:pPr>
      <w:bookmarkStart w:id="47" w:name="_Toc212149797"/>
      <w:r>
        <w:rPr>
          <w:rFonts w:eastAsia="Times New Roman"/>
        </w:rPr>
        <w:t>3.8.3 Child and Adolescent Trauma Screen</w:t>
      </w:r>
      <w:r w:rsidR="00C716C3">
        <w:rPr>
          <w:rFonts w:eastAsia="Times New Roman"/>
        </w:rPr>
        <w:t xml:space="preserve"> (CATS)</w:t>
      </w:r>
      <w:r w:rsidR="00EB5DA6">
        <w:rPr>
          <w:rFonts w:eastAsia="Times New Roman"/>
        </w:rPr>
        <w:t xml:space="preserve"> </w:t>
      </w:r>
    </w:p>
    <w:p w14:paraId="669D49B5" w14:textId="77777777" w:rsidR="002A7285" w:rsidRPr="005D5C65" w:rsidRDefault="002A7285" w:rsidP="002A7285">
      <w:pPr>
        <w:rPr>
          <w:rFonts w:eastAsia="Times New Roman" w:cs="Times New Roman"/>
          <w:szCs w:val="24"/>
        </w:rPr>
      </w:pPr>
      <w:r w:rsidRPr="005D5C65">
        <w:rPr>
          <w:rFonts w:cs="Times New Roman"/>
          <w:szCs w:val="24"/>
        </w:rPr>
        <w:t>This is a tool based on DSM-5 is used as a measure of potentially traumatic events and of post-traumatic stress symptoms. It has been validated for use among adolescents in our local setting. It was designed by Profs L. Goldbeck and L. Berliner for use in children aged 7 to 17 years. It can either be self-administered or as an interview.</w:t>
      </w:r>
      <w:r>
        <w:rPr>
          <w:rFonts w:cs="Times New Roman"/>
          <w:szCs w:val="24"/>
        </w:rPr>
        <w:t xml:space="preserve"> </w:t>
      </w:r>
      <w:r w:rsidRPr="005D5C65">
        <w:rPr>
          <w:rFonts w:eastAsia="Times New Roman" w:cs="Times New Roman"/>
          <w:szCs w:val="24"/>
        </w:rPr>
        <w:t>The CATS tool has 15 items measuring traumatic events, 20 items measuring DSM-5 PTSD symptoms, and 5 items measuring psychosocial functioning, and can be administered in approximately 15 minutes.</w:t>
      </w:r>
      <w:r>
        <w:rPr>
          <w:rFonts w:eastAsia="Times New Roman" w:cs="Times New Roman"/>
          <w:szCs w:val="24"/>
        </w:rPr>
        <w:t xml:space="preserve"> </w:t>
      </w:r>
      <w:r w:rsidRPr="005D5C65">
        <w:rPr>
          <w:rFonts w:cs="Times New Roman"/>
          <w:szCs w:val="24"/>
        </w:rPr>
        <w:t xml:space="preserve">Scoring involves the respondents confirming that they have experienced at least one potential traumatic event (A – criterion). Those who don’t report any traumatic event are considered to have finished the assessment. </w:t>
      </w:r>
      <w:r w:rsidRPr="005D5C65">
        <w:rPr>
          <w:rFonts w:eastAsia="Times New Roman" w:cs="Times New Roman"/>
          <w:szCs w:val="24"/>
        </w:rPr>
        <w:t xml:space="preserve">The frequency of each symptom is graded on a 4-point scale ranging from 0-60 with a cut off of ≥ 21 being considered a clinically relevant level of symptoms. </w:t>
      </w:r>
    </w:p>
    <w:p w14:paraId="6C3391B5" w14:textId="77777777" w:rsidR="002A7285" w:rsidRPr="000C3FB7" w:rsidRDefault="002A7285" w:rsidP="000C3FB7"/>
    <w:p w14:paraId="68A93642" w14:textId="10B2930C" w:rsidR="00A349B6" w:rsidRPr="006F510D" w:rsidRDefault="00A349B6" w:rsidP="00A349B6">
      <w:pPr>
        <w:pStyle w:val="Heading3"/>
        <w:rPr>
          <w:rFonts w:eastAsia="Times New Roman"/>
        </w:rPr>
      </w:pPr>
      <w:r w:rsidRPr="006F510D">
        <w:rPr>
          <w:rFonts w:eastAsia="Times New Roman"/>
        </w:rPr>
        <w:t>3.8.</w:t>
      </w:r>
      <w:r w:rsidR="00C96EBE">
        <w:rPr>
          <w:rFonts w:eastAsia="Times New Roman"/>
        </w:rPr>
        <w:t>4</w:t>
      </w:r>
      <w:r w:rsidRPr="006F510D">
        <w:rPr>
          <w:rFonts w:eastAsia="Times New Roman"/>
        </w:rPr>
        <w:t xml:space="preserve"> </w:t>
      </w:r>
      <w:r w:rsidRPr="006F510D">
        <w:t>Post Traumatic Stress Disorder Checklist for DSM-5 (PCL-5)</w:t>
      </w:r>
      <w:bookmarkEnd w:id="47"/>
    </w:p>
    <w:p w14:paraId="3E9365A2" w14:textId="2198EA30" w:rsidR="00A349B6" w:rsidRPr="006F510D" w:rsidRDefault="00A349B6" w:rsidP="00A349B6">
      <w:pPr>
        <w:pStyle w:val="NormalWeb"/>
        <w:spacing w:before="0" w:beforeAutospacing="0" w:line="360" w:lineRule="auto"/>
      </w:pPr>
      <w:r w:rsidRPr="006F510D">
        <w:t xml:space="preserve">The Post Traumatic Stress Disorder Screen for </w:t>
      </w:r>
      <w:r w:rsidRPr="006F510D">
        <w:rPr>
          <w:rStyle w:val="Emphasis"/>
          <w:rFonts w:eastAsiaTheme="majorEastAsia"/>
        </w:rPr>
        <w:t>DSM-5</w:t>
      </w:r>
      <w:r w:rsidRPr="006F510D">
        <w:t xml:space="preserve"> (PCL-5) is a 20-item tool that corresponds to the 20 symptoms in DSM-5. It was designed by Frank Weathers et al based at the National Centre for PTSD for making a provisional diagnosis of PTSD, screening individuals for PTSD and monitoring symptom change during and after treatment. It takes about 5-10 minutes to complete. </w:t>
      </w:r>
      <w:r w:rsidR="00352EE5">
        <w:t xml:space="preserve">It is used for </w:t>
      </w:r>
      <w:r w:rsidR="00352DDB">
        <w:t xml:space="preserve">people aged </w:t>
      </w:r>
      <w:r w:rsidR="007E2B01">
        <w:t>18 years and above.</w:t>
      </w:r>
    </w:p>
    <w:p w14:paraId="37AEC1A8" w14:textId="079B7DD8" w:rsidR="00A349B6" w:rsidRPr="006F510D" w:rsidRDefault="00A349B6" w:rsidP="00A349B6">
      <w:pPr>
        <w:pStyle w:val="NormalWeb"/>
        <w:spacing w:before="0" w:beforeAutospacing="0" w:line="360" w:lineRule="auto"/>
      </w:pPr>
      <w:r w:rsidRPr="006F510D">
        <w:t>The first criterion for PTSD is having gone through an event that is traumatic. The other features include symptoms across four clusters: intrusions (cluster B</w:t>
      </w:r>
      <w:r w:rsidR="00766780" w:rsidRPr="006F510D">
        <w:t>), avoidance</w:t>
      </w:r>
      <w:r w:rsidRPr="006F510D">
        <w:t xml:space="preserve"> (cluster C), negative alterations in mood or cognition (cluster D) and alterations in </w:t>
      </w:r>
      <w:r w:rsidR="00766780" w:rsidRPr="006F510D">
        <w:lastRenderedPageBreak/>
        <w:t>arousal (</w:t>
      </w:r>
      <w:r w:rsidRPr="006F510D">
        <w:t xml:space="preserve">cluster E). The symptoms have to be present for more than a month and result in significant distress or impairment. </w:t>
      </w:r>
    </w:p>
    <w:p w14:paraId="5F8190AA" w14:textId="603AEEDD" w:rsidR="00A349B6" w:rsidRDefault="00A349B6" w:rsidP="00A349B6">
      <w:pPr>
        <w:pStyle w:val="NormalWeb"/>
        <w:spacing w:line="360" w:lineRule="auto"/>
      </w:pPr>
      <w:r w:rsidRPr="006F510D">
        <w:t xml:space="preserve">It assesses exposure to potential traumatic events then determines the response of the individuals to the events. If there is no exposure, the screening tool is complete with a score of 0. If there has been exposure to trauma, the respondents rate the degree to which each symptom has bothered them within at least the past month on a </w:t>
      </w:r>
      <w:r w:rsidR="00766780" w:rsidRPr="006F510D">
        <w:t>5-point</w:t>
      </w:r>
      <w:r w:rsidRPr="006F510D">
        <w:t xml:space="preserve"> scale The symptom cluster severity scores can be obtained by summing the scores for the items within a given cluster: cluster B</w:t>
      </w:r>
      <w:r w:rsidR="00766780">
        <w:t xml:space="preserve"> </w:t>
      </w:r>
      <w:r w:rsidRPr="006F510D">
        <w:t>(items 1-5) cluster C (items 6-7),</w:t>
      </w:r>
      <w:r w:rsidR="00766780">
        <w:t xml:space="preserve"> </w:t>
      </w:r>
      <w:r w:rsidRPr="006F510D">
        <w:t>cluster D (items 8-14) and cluster E</w:t>
      </w:r>
      <w:r w:rsidR="00766780">
        <w:t xml:space="preserve"> </w:t>
      </w:r>
      <w:r w:rsidRPr="006F510D">
        <w:t xml:space="preserve">(items 15-20). </w:t>
      </w:r>
      <w:r w:rsidR="00766780">
        <w:t xml:space="preserve"> </w:t>
      </w:r>
      <w:r w:rsidRPr="006F510D">
        <w:t>A provisional diagnosis of PTSD is made by treating each item rated as 2</w:t>
      </w:r>
      <w:r w:rsidR="00766780" w:rsidRPr="006F510D">
        <w:t>=” Moderately</w:t>
      </w:r>
      <w:r w:rsidRPr="006F510D">
        <w:t>” or higher as a symptom endorsed then following the DSM-5 diagnostic rule which requires at least: 1 B item,1 C item, 2 D items, 2 E items.  A PCL-5 cutoff score between 31-33 is indicative of PTSD. The respondents are then sent for further assessment by a mental health specialist.</w:t>
      </w:r>
    </w:p>
    <w:p w14:paraId="0897AE3E" w14:textId="77777777" w:rsidR="00A349B6" w:rsidRPr="00356FD7" w:rsidRDefault="00A349B6" w:rsidP="00522E11">
      <w:pPr>
        <w:pStyle w:val="Heading2"/>
        <w:rPr>
          <w:rFonts w:eastAsia="Times New Roman"/>
        </w:rPr>
      </w:pPr>
      <w:bookmarkStart w:id="48" w:name="_Toc212149798"/>
      <w:r w:rsidRPr="00356FD7">
        <w:rPr>
          <w:rFonts w:eastAsia="Times New Roman"/>
        </w:rPr>
        <w:t>3.9 Data collection procedure</w:t>
      </w:r>
      <w:bookmarkEnd w:id="48"/>
    </w:p>
    <w:p w14:paraId="3E0423E4" w14:textId="0E20B7F3" w:rsidR="00A349B6" w:rsidRPr="00356FD7" w:rsidRDefault="00CE6389" w:rsidP="00CE6389">
      <w:pPr>
        <w:pStyle w:val="Heading3"/>
        <w:rPr>
          <w:rFonts w:eastAsia="Times New Roman"/>
          <w:b w:val="0"/>
        </w:rPr>
      </w:pPr>
      <w:bookmarkStart w:id="49" w:name="_Toc212149799"/>
      <w:r>
        <w:rPr>
          <w:rFonts w:eastAsia="Times New Roman"/>
        </w:rPr>
        <w:t xml:space="preserve">3.9.1 </w:t>
      </w:r>
      <w:r w:rsidR="00A349B6" w:rsidRPr="00356FD7">
        <w:rPr>
          <w:rFonts w:eastAsia="Times New Roman"/>
        </w:rPr>
        <w:t>Patient Recruitment Procedure</w:t>
      </w:r>
      <w:bookmarkEnd w:id="49"/>
    </w:p>
    <w:p w14:paraId="3FE1B17A" w14:textId="73305775" w:rsidR="00A349B6" w:rsidRPr="008B6577" w:rsidRDefault="00A349B6" w:rsidP="00A349B6">
      <w:pPr>
        <w:rPr>
          <w:rFonts w:eastAsia="Times New Roman" w:cs="Times New Roman"/>
          <w:szCs w:val="24"/>
        </w:rPr>
      </w:pPr>
      <w:r w:rsidRPr="006F510D">
        <w:rPr>
          <w:rFonts w:eastAsia="Times New Roman" w:cs="Times New Roman"/>
          <w:szCs w:val="24"/>
        </w:rPr>
        <w:t xml:space="preserve">Patient identification and recruitment </w:t>
      </w:r>
      <w:r>
        <w:rPr>
          <w:rFonts w:eastAsia="Times New Roman" w:cs="Times New Roman"/>
          <w:szCs w:val="24"/>
        </w:rPr>
        <w:t>took</w:t>
      </w:r>
      <w:r w:rsidRPr="006F510D">
        <w:rPr>
          <w:rFonts w:eastAsia="Times New Roman" w:cs="Times New Roman"/>
          <w:szCs w:val="24"/>
        </w:rPr>
        <w:t xml:space="preserve"> place at the comprehensive care clinics at the various health facilities in Ruiru Subcounty. The health records </w:t>
      </w:r>
      <w:r>
        <w:rPr>
          <w:rFonts w:eastAsia="Times New Roman" w:cs="Times New Roman"/>
          <w:szCs w:val="24"/>
        </w:rPr>
        <w:t>were</w:t>
      </w:r>
      <w:r w:rsidRPr="006F510D">
        <w:rPr>
          <w:rFonts w:eastAsia="Times New Roman" w:cs="Times New Roman"/>
          <w:szCs w:val="24"/>
        </w:rPr>
        <w:t xml:space="preserve"> perused using the criteria set in the inclusion criteria in order to determine those that meet the criteria. Disclosure status of the adolescent </w:t>
      </w:r>
      <w:r>
        <w:rPr>
          <w:rFonts w:eastAsia="Times New Roman" w:cs="Times New Roman"/>
          <w:szCs w:val="24"/>
        </w:rPr>
        <w:t>was</w:t>
      </w:r>
      <w:r w:rsidRPr="006F510D">
        <w:rPr>
          <w:rFonts w:eastAsia="Times New Roman" w:cs="Times New Roman"/>
          <w:szCs w:val="24"/>
        </w:rPr>
        <w:t xml:space="preserve"> confirmed from the records as well in order to avoid accidental disclosure. Once the above data </w:t>
      </w:r>
      <w:r w:rsidR="002E61AE">
        <w:rPr>
          <w:rFonts w:eastAsia="Times New Roman" w:cs="Times New Roman"/>
          <w:szCs w:val="24"/>
        </w:rPr>
        <w:t>was</w:t>
      </w:r>
      <w:r w:rsidRPr="006F510D">
        <w:rPr>
          <w:rFonts w:eastAsia="Times New Roman" w:cs="Times New Roman"/>
          <w:szCs w:val="24"/>
        </w:rPr>
        <w:t xml:space="preserve"> obtained, it </w:t>
      </w:r>
      <w:r>
        <w:rPr>
          <w:rFonts w:eastAsia="Times New Roman" w:cs="Times New Roman"/>
          <w:szCs w:val="24"/>
        </w:rPr>
        <w:t>was</w:t>
      </w:r>
      <w:r w:rsidRPr="006F510D">
        <w:rPr>
          <w:rFonts w:eastAsia="Times New Roman" w:cs="Times New Roman"/>
          <w:szCs w:val="24"/>
        </w:rPr>
        <w:t xml:space="preserve"> taken by the PI and used to approach the adolescents</w:t>
      </w:r>
      <w:r w:rsidR="002E61AE">
        <w:rPr>
          <w:rFonts w:eastAsia="Times New Roman" w:cs="Times New Roman"/>
          <w:szCs w:val="24"/>
        </w:rPr>
        <w:t xml:space="preserve"> during their routine clinic visits</w:t>
      </w:r>
      <w:r w:rsidRPr="006F510D">
        <w:rPr>
          <w:rFonts w:eastAsia="Times New Roman" w:cs="Times New Roman"/>
          <w:szCs w:val="24"/>
        </w:rPr>
        <w:t>.</w:t>
      </w:r>
      <w:r w:rsidRPr="008B6577">
        <w:rPr>
          <w:rFonts w:eastAsia="Times New Roman" w:cs="Times New Roman"/>
          <w:szCs w:val="24"/>
        </w:rPr>
        <w:t xml:space="preserve"> </w:t>
      </w:r>
    </w:p>
    <w:p w14:paraId="50627261" w14:textId="61356F5F" w:rsidR="00A349B6" w:rsidRDefault="00A349B6" w:rsidP="00A349B6">
      <w:pPr>
        <w:spacing w:after="0"/>
        <w:rPr>
          <w:rFonts w:eastAsia="Times New Roman" w:cs="Times New Roman"/>
          <w:szCs w:val="24"/>
        </w:rPr>
      </w:pPr>
      <w:r w:rsidRPr="00B31F0A">
        <w:rPr>
          <w:rFonts w:eastAsia="Times New Roman" w:cs="Times New Roman"/>
          <w:szCs w:val="24"/>
        </w:rPr>
        <w:t>The process of informed</w:t>
      </w:r>
      <w:r w:rsidRPr="0020744C">
        <w:rPr>
          <w:rFonts w:eastAsia="Times New Roman" w:cs="Times New Roman"/>
          <w:szCs w:val="24"/>
        </w:rPr>
        <w:t xml:space="preserve"> consent </w:t>
      </w:r>
      <w:r>
        <w:rPr>
          <w:rFonts w:eastAsia="Times New Roman" w:cs="Times New Roman"/>
          <w:szCs w:val="24"/>
        </w:rPr>
        <w:t>was</w:t>
      </w:r>
      <w:r w:rsidRPr="0020744C">
        <w:rPr>
          <w:rFonts w:eastAsia="Times New Roman" w:cs="Times New Roman"/>
          <w:szCs w:val="24"/>
        </w:rPr>
        <w:t xml:space="preserve"> applied. After introducing themselves, the PI and RA explain</w:t>
      </w:r>
      <w:r>
        <w:rPr>
          <w:rFonts w:eastAsia="Times New Roman" w:cs="Times New Roman"/>
          <w:szCs w:val="24"/>
        </w:rPr>
        <w:t>ed</w:t>
      </w:r>
      <w:r w:rsidRPr="0020744C">
        <w:rPr>
          <w:rFonts w:eastAsia="Times New Roman" w:cs="Times New Roman"/>
          <w:szCs w:val="24"/>
        </w:rPr>
        <w:t xml:space="preserve"> the purpose of the study and ask</w:t>
      </w:r>
      <w:r w:rsidR="007705BE">
        <w:rPr>
          <w:rFonts w:eastAsia="Times New Roman" w:cs="Times New Roman"/>
          <w:szCs w:val="24"/>
        </w:rPr>
        <w:t>ed</w:t>
      </w:r>
      <w:r w:rsidRPr="0020744C">
        <w:rPr>
          <w:rFonts w:eastAsia="Times New Roman" w:cs="Times New Roman"/>
          <w:szCs w:val="24"/>
        </w:rPr>
        <w:t xml:space="preserve"> the adolescents whether they </w:t>
      </w:r>
      <w:r>
        <w:rPr>
          <w:rFonts w:eastAsia="Times New Roman" w:cs="Times New Roman"/>
          <w:szCs w:val="24"/>
        </w:rPr>
        <w:t>were</w:t>
      </w:r>
      <w:r w:rsidRPr="0020744C">
        <w:rPr>
          <w:rFonts w:eastAsia="Times New Roman" w:cs="Times New Roman"/>
          <w:szCs w:val="24"/>
        </w:rPr>
        <w:t xml:space="preserve"> willing to take part in the study. The aims of the study as well as any benefits or risks to the participants </w:t>
      </w:r>
      <w:r>
        <w:rPr>
          <w:rFonts w:eastAsia="Times New Roman" w:cs="Times New Roman"/>
          <w:szCs w:val="24"/>
        </w:rPr>
        <w:t>were</w:t>
      </w:r>
      <w:r w:rsidRPr="0020744C">
        <w:rPr>
          <w:rFonts w:eastAsia="Times New Roman" w:cs="Times New Roman"/>
          <w:szCs w:val="24"/>
        </w:rPr>
        <w:t xml:space="preserve"> explained in simple language that the adolescents c</w:t>
      </w:r>
      <w:r w:rsidR="007705BE">
        <w:rPr>
          <w:rFonts w:eastAsia="Times New Roman" w:cs="Times New Roman"/>
          <w:szCs w:val="24"/>
        </w:rPr>
        <w:t>ould</w:t>
      </w:r>
      <w:r w:rsidRPr="0020744C">
        <w:rPr>
          <w:rFonts w:eastAsia="Times New Roman" w:cs="Times New Roman"/>
          <w:szCs w:val="24"/>
        </w:rPr>
        <w:t xml:space="preserve"> understand based on their age and comprehension. They </w:t>
      </w:r>
      <w:r>
        <w:rPr>
          <w:rFonts w:eastAsia="Times New Roman" w:cs="Times New Roman"/>
          <w:szCs w:val="24"/>
        </w:rPr>
        <w:t>were</w:t>
      </w:r>
      <w:r w:rsidRPr="0020744C">
        <w:rPr>
          <w:rFonts w:eastAsia="Times New Roman" w:cs="Times New Roman"/>
          <w:szCs w:val="24"/>
        </w:rPr>
        <w:t xml:space="preserve"> informed that taking part in the study i</w:t>
      </w:r>
      <w:r w:rsidR="007705BE">
        <w:rPr>
          <w:rFonts w:eastAsia="Times New Roman" w:cs="Times New Roman"/>
          <w:szCs w:val="24"/>
        </w:rPr>
        <w:t>wa</w:t>
      </w:r>
      <w:r w:rsidRPr="0020744C">
        <w:rPr>
          <w:rFonts w:eastAsia="Times New Roman" w:cs="Times New Roman"/>
          <w:szCs w:val="24"/>
        </w:rPr>
        <w:t xml:space="preserve"> voluntary and they </w:t>
      </w:r>
      <w:r w:rsidR="004E3ACE">
        <w:rPr>
          <w:rFonts w:eastAsia="Times New Roman" w:cs="Times New Roman"/>
          <w:szCs w:val="24"/>
        </w:rPr>
        <w:t>were</w:t>
      </w:r>
      <w:r w:rsidRPr="0020744C">
        <w:rPr>
          <w:rFonts w:eastAsia="Times New Roman" w:cs="Times New Roman"/>
          <w:szCs w:val="24"/>
        </w:rPr>
        <w:t xml:space="preserve"> free to opt out at any time. Their participation or lack thereof in the study </w:t>
      </w:r>
      <w:r w:rsidR="004E3ACE">
        <w:rPr>
          <w:rFonts w:eastAsia="Times New Roman" w:cs="Times New Roman"/>
          <w:szCs w:val="24"/>
        </w:rPr>
        <w:t>would not</w:t>
      </w:r>
      <w:r>
        <w:rPr>
          <w:rFonts w:eastAsia="Times New Roman" w:cs="Times New Roman"/>
          <w:szCs w:val="24"/>
        </w:rPr>
        <w:t xml:space="preserve"> </w:t>
      </w:r>
      <w:r w:rsidRPr="0020744C">
        <w:rPr>
          <w:rFonts w:eastAsia="Times New Roman" w:cs="Times New Roman"/>
          <w:szCs w:val="24"/>
        </w:rPr>
        <w:t>affect the care they receive</w:t>
      </w:r>
      <w:r>
        <w:rPr>
          <w:rFonts w:eastAsia="Times New Roman" w:cs="Times New Roman"/>
          <w:szCs w:val="24"/>
        </w:rPr>
        <w:t>d</w:t>
      </w:r>
      <w:r w:rsidRPr="0020744C">
        <w:rPr>
          <w:rFonts w:eastAsia="Times New Roman" w:cs="Times New Roman"/>
          <w:szCs w:val="24"/>
        </w:rPr>
        <w:t xml:space="preserve"> in any way. The adolescents </w:t>
      </w:r>
      <w:r>
        <w:rPr>
          <w:rFonts w:eastAsia="Times New Roman" w:cs="Times New Roman"/>
          <w:szCs w:val="24"/>
        </w:rPr>
        <w:t>were</w:t>
      </w:r>
      <w:r w:rsidRPr="0020744C">
        <w:rPr>
          <w:rFonts w:eastAsia="Times New Roman" w:cs="Times New Roman"/>
          <w:szCs w:val="24"/>
        </w:rPr>
        <w:t xml:space="preserve"> also informed that the data collected </w:t>
      </w:r>
      <w:r>
        <w:rPr>
          <w:rFonts w:eastAsia="Times New Roman" w:cs="Times New Roman"/>
          <w:szCs w:val="24"/>
        </w:rPr>
        <w:t>w</w:t>
      </w:r>
      <w:r w:rsidR="004F2BAB">
        <w:rPr>
          <w:rFonts w:eastAsia="Times New Roman" w:cs="Times New Roman"/>
          <w:szCs w:val="24"/>
        </w:rPr>
        <w:t>ould be</w:t>
      </w:r>
      <w:r w:rsidRPr="0020744C">
        <w:rPr>
          <w:rFonts w:eastAsia="Times New Roman" w:cs="Times New Roman"/>
          <w:szCs w:val="24"/>
        </w:rPr>
        <w:t xml:space="preserve"> deidentified so that they remain</w:t>
      </w:r>
      <w:r w:rsidR="004F2BAB">
        <w:rPr>
          <w:rFonts w:eastAsia="Times New Roman" w:cs="Times New Roman"/>
          <w:szCs w:val="24"/>
        </w:rPr>
        <w:t>ed</w:t>
      </w:r>
      <w:r w:rsidRPr="0020744C">
        <w:rPr>
          <w:rFonts w:eastAsia="Times New Roman" w:cs="Times New Roman"/>
          <w:szCs w:val="24"/>
        </w:rPr>
        <w:t xml:space="preserve"> anonymous and the information gathered remain</w:t>
      </w:r>
      <w:r>
        <w:rPr>
          <w:rFonts w:eastAsia="Times New Roman" w:cs="Times New Roman"/>
          <w:szCs w:val="24"/>
        </w:rPr>
        <w:t>ed</w:t>
      </w:r>
      <w:r w:rsidRPr="0020744C">
        <w:rPr>
          <w:rFonts w:eastAsia="Times New Roman" w:cs="Times New Roman"/>
          <w:szCs w:val="24"/>
        </w:rPr>
        <w:t xml:space="preserve"> confidential. </w:t>
      </w:r>
    </w:p>
    <w:p w14:paraId="6BCAE401" w14:textId="77777777" w:rsidR="00A349B6" w:rsidRDefault="00A349B6" w:rsidP="00A349B6">
      <w:pPr>
        <w:spacing w:after="0"/>
        <w:rPr>
          <w:rFonts w:eastAsia="Times New Roman" w:cs="Times New Roman"/>
          <w:szCs w:val="24"/>
        </w:rPr>
      </w:pPr>
    </w:p>
    <w:p w14:paraId="6199E25D" w14:textId="167B3B62" w:rsidR="00A349B6" w:rsidRPr="0020744C" w:rsidRDefault="00A349B6" w:rsidP="00A349B6">
      <w:pPr>
        <w:spacing w:after="0"/>
        <w:rPr>
          <w:rFonts w:eastAsia="Times New Roman" w:cs="Times New Roman"/>
          <w:szCs w:val="24"/>
        </w:rPr>
      </w:pPr>
      <w:r w:rsidRPr="006F510D">
        <w:rPr>
          <w:rFonts w:eastAsia="Times New Roman" w:cs="Times New Roman"/>
          <w:szCs w:val="24"/>
        </w:rPr>
        <w:lastRenderedPageBreak/>
        <w:t>Once they agree</w:t>
      </w:r>
      <w:r w:rsidR="004F2BAB">
        <w:rPr>
          <w:rFonts w:eastAsia="Times New Roman" w:cs="Times New Roman"/>
          <w:szCs w:val="24"/>
        </w:rPr>
        <w:t>d</w:t>
      </w:r>
      <w:r w:rsidRPr="006F510D">
        <w:rPr>
          <w:rFonts w:eastAsia="Times New Roman" w:cs="Times New Roman"/>
          <w:szCs w:val="24"/>
        </w:rPr>
        <w:t xml:space="preserve"> to participate </w:t>
      </w:r>
      <w:r w:rsidR="004F2BAB">
        <w:rPr>
          <w:rFonts w:eastAsia="Times New Roman" w:cs="Times New Roman"/>
          <w:szCs w:val="24"/>
        </w:rPr>
        <w:t xml:space="preserve">in the </w:t>
      </w:r>
      <w:r w:rsidRPr="006F510D">
        <w:rPr>
          <w:rFonts w:eastAsia="Times New Roman" w:cs="Times New Roman"/>
          <w:szCs w:val="24"/>
        </w:rPr>
        <w:t xml:space="preserve">study, they </w:t>
      </w:r>
      <w:r>
        <w:rPr>
          <w:rFonts w:eastAsia="Times New Roman" w:cs="Times New Roman"/>
          <w:szCs w:val="24"/>
        </w:rPr>
        <w:t>were</w:t>
      </w:r>
      <w:r w:rsidRPr="006F510D">
        <w:rPr>
          <w:rFonts w:eastAsia="Times New Roman" w:cs="Times New Roman"/>
          <w:szCs w:val="24"/>
        </w:rPr>
        <w:t xml:space="preserve"> requested to sign a consent form (above 18 years) or assent form (below 18 years). Once the assent forms </w:t>
      </w:r>
      <w:r w:rsidR="009C4603">
        <w:rPr>
          <w:rFonts w:eastAsia="Times New Roman" w:cs="Times New Roman"/>
          <w:szCs w:val="24"/>
        </w:rPr>
        <w:t>were</w:t>
      </w:r>
      <w:r w:rsidRPr="006F510D">
        <w:rPr>
          <w:rFonts w:eastAsia="Times New Roman" w:cs="Times New Roman"/>
          <w:szCs w:val="24"/>
        </w:rPr>
        <w:t xml:space="preserve"> signed by the adolescents, the accompanying guardians/parents </w:t>
      </w:r>
      <w:r>
        <w:rPr>
          <w:rFonts w:eastAsia="Times New Roman" w:cs="Times New Roman"/>
          <w:szCs w:val="24"/>
        </w:rPr>
        <w:t>were</w:t>
      </w:r>
      <w:r w:rsidRPr="006F510D">
        <w:rPr>
          <w:rFonts w:eastAsia="Times New Roman" w:cs="Times New Roman"/>
          <w:szCs w:val="24"/>
        </w:rPr>
        <w:t xml:space="preserve"> asked to also sign consent forms</w:t>
      </w:r>
      <w:r w:rsidR="009C4603">
        <w:rPr>
          <w:rFonts w:eastAsia="Times New Roman" w:cs="Times New Roman"/>
          <w:szCs w:val="24"/>
        </w:rPr>
        <w:t xml:space="preserve"> before commencing the interviews.</w:t>
      </w:r>
      <w:r w:rsidRPr="006F510D">
        <w:rPr>
          <w:rFonts w:eastAsia="Times New Roman" w:cs="Times New Roman"/>
          <w:szCs w:val="24"/>
        </w:rPr>
        <w:t xml:space="preserve">. Waiver of parental consent forms </w:t>
      </w:r>
      <w:r>
        <w:rPr>
          <w:rFonts w:eastAsia="Times New Roman" w:cs="Times New Roman"/>
          <w:szCs w:val="24"/>
        </w:rPr>
        <w:t>were</w:t>
      </w:r>
      <w:r w:rsidR="00724271">
        <w:rPr>
          <w:rFonts w:eastAsia="Times New Roman" w:cs="Times New Roman"/>
          <w:szCs w:val="24"/>
        </w:rPr>
        <w:t xml:space="preserve"> present</w:t>
      </w:r>
      <w:r w:rsidRPr="006F510D">
        <w:rPr>
          <w:rFonts w:eastAsia="Times New Roman" w:cs="Times New Roman"/>
          <w:szCs w:val="24"/>
        </w:rPr>
        <w:t xml:space="preserve"> in order to allow the unaccompanied minors to take part in the study. </w:t>
      </w:r>
      <w:r>
        <w:rPr>
          <w:rFonts w:eastAsia="Times New Roman" w:cs="Times New Roman"/>
          <w:szCs w:val="24"/>
        </w:rPr>
        <w:t xml:space="preserve"> </w:t>
      </w:r>
      <w:r w:rsidRPr="006F510D">
        <w:rPr>
          <w:rFonts w:eastAsia="Times New Roman" w:cs="Times New Roman"/>
          <w:szCs w:val="24"/>
        </w:rPr>
        <w:t xml:space="preserve">The research assistants </w:t>
      </w:r>
      <w:r>
        <w:rPr>
          <w:rFonts w:eastAsia="Times New Roman" w:cs="Times New Roman"/>
          <w:szCs w:val="24"/>
        </w:rPr>
        <w:t>were</w:t>
      </w:r>
      <w:r w:rsidRPr="006F510D">
        <w:rPr>
          <w:rFonts w:eastAsia="Times New Roman" w:cs="Times New Roman"/>
          <w:szCs w:val="24"/>
        </w:rPr>
        <w:t xml:space="preserve"> 2 members of staff (nurses) from the Kiambu Level 5 Hospital comprehensive care clinic since they kn</w:t>
      </w:r>
      <w:r w:rsidR="00C75C30">
        <w:rPr>
          <w:rFonts w:eastAsia="Times New Roman" w:cs="Times New Roman"/>
          <w:szCs w:val="24"/>
        </w:rPr>
        <w:t>ew</w:t>
      </w:r>
      <w:r w:rsidRPr="006F510D">
        <w:rPr>
          <w:rFonts w:eastAsia="Times New Roman" w:cs="Times New Roman"/>
          <w:szCs w:val="24"/>
        </w:rPr>
        <w:t xml:space="preserve"> what it entail</w:t>
      </w:r>
      <w:r w:rsidR="00C75C30">
        <w:rPr>
          <w:rFonts w:eastAsia="Times New Roman" w:cs="Times New Roman"/>
          <w:szCs w:val="24"/>
        </w:rPr>
        <w:t>ed</w:t>
      </w:r>
      <w:r w:rsidRPr="006F510D">
        <w:rPr>
          <w:rFonts w:eastAsia="Times New Roman" w:cs="Times New Roman"/>
          <w:szCs w:val="24"/>
        </w:rPr>
        <w:t xml:space="preserve"> to work with the adolescents. They</w:t>
      </w:r>
      <w:r w:rsidR="00C75C30">
        <w:rPr>
          <w:rFonts w:eastAsia="Times New Roman" w:cs="Times New Roman"/>
          <w:szCs w:val="24"/>
        </w:rPr>
        <w:t xml:space="preserve"> were</w:t>
      </w:r>
      <w:r w:rsidRPr="006F510D">
        <w:rPr>
          <w:rFonts w:eastAsia="Times New Roman" w:cs="Times New Roman"/>
          <w:szCs w:val="24"/>
        </w:rPr>
        <w:t xml:space="preserve"> also trained in good clinical practice. They </w:t>
      </w:r>
      <w:r>
        <w:rPr>
          <w:rFonts w:eastAsia="Times New Roman" w:cs="Times New Roman"/>
          <w:szCs w:val="24"/>
        </w:rPr>
        <w:t>were</w:t>
      </w:r>
      <w:r w:rsidRPr="006F510D">
        <w:rPr>
          <w:rFonts w:eastAsia="Times New Roman" w:cs="Times New Roman"/>
          <w:szCs w:val="24"/>
        </w:rPr>
        <w:t xml:space="preserve"> unknown to the adolescents. The principal investigator (PI) and the research assistants (RA) </w:t>
      </w:r>
      <w:r>
        <w:rPr>
          <w:rFonts w:eastAsia="Times New Roman" w:cs="Times New Roman"/>
          <w:szCs w:val="24"/>
        </w:rPr>
        <w:t>had</w:t>
      </w:r>
      <w:r w:rsidRPr="006F510D">
        <w:rPr>
          <w:rFonts w:eastAsia="Times New Roman" w:cs="Times New Roman"/>
          <w:szCs w:val="24"/>
        </w:rPr>
        <w:t xml:space="preserve"> a brief training session with a psychiatrist on how to administer and interpret the questionnaires. </w:t>
      </w:r>
    </w:p>
    <w:p w14:paraId="678DE81E" w14:textId="2CF59BC1" w:rsidR="00A349B6" w:rsidRPr="00356FD7" w:rsidRDefault="00CE6389" w:rsidP="00A349B6">
      <w:pPr>
        <w:pStyle w:val="Heading3"/>
        <w:rPr>
          <w:rFonts w:eastAsia="Times New Roman" w:cs="Times New Roman"/>
          <w:b w:val="0"/>
        </w:rPr>
      </w:pPr>
      <w:bookmarkStart w:id="50" w:name="_Toc212149800"/>
      <w:r>
        <w:rPr>
          <w:rFonts w:eastAsia="Times New Roman" w:cs="Times New Roman"/>
        </w:rPr>
        <w:t xml:space="preserve">3.9.2 </w:t>
      </w:r>
      <w:r w:rsidR="00A349B6" w:rsidRPr="00356FD7">
        <w:rPr>
          <w:rFonts w:eastAsia="Times New Roman" w:cs="Times New Roman"/>
        </w:rPr>
        <w:t>Data Collection</w:t>
      </w:r>
      <w:bookmarkEnd w:id="50"/>
    </w:p>
    <w:p w14:paraId="4A0EBB09" w14:textId="2E6C7108" w:rsidR="00A349B6" w:rsidRPr="00C41E3E" w:rsidRDefault="00A349B6" w:rsidP="00A349B6">
      <w:pPr>
        <w:spacing w:after="0"/>
        <w:rPr>
          <w:rFonts w:eastAsia="Times New Roman" w:cs="Times New Roman"/>
          <w:color w:val="000000"/>
          <w:szCs w:val="24"/>
        </w:rPr>
      </w:pPr>
      <w:r w:rsidRPr="0020744C">
        <w:rPr>
          <w:rFonts w:eastAsia="Times New Roman" w:cs="Times New Roman"/>
          <w:color w:val="000000"/>
          <w:szCs w:val="24"/>
        </w:rPr>
        <w:t>After the study participants ha</w:t>
      </w:r>
      <w:r w:rsidR="006471A1">
        <w:rPr>
          <w:rFonts w:eastAsia="Times New Roman" w:cs="Times New Roman"/>
          <w:color w:val="000000"/>
          <w:szCs w:val="24"/>
        </w:rPr>
        <w:t>d</w:t>
      </w:r>
      <w:r w:rsidRPr="0020744C">
        <w:rPr>
          <w:rFonts w:eastAsia="Times New Roman" w:cs="Times New Roman"/>
          <w:color w:val="000000"/>
          <w:szCs w:val="24"/>
        </w:rPr>
        <w:t xml:space="preserve"> signed the consent and assent forms, a pre-tested structured questionnaire </w:t>
      </w:r>
      <w:r>
        <w:rPr>
          <w:rFonts w:eastAsia="Times New Roman" w:cs="Times New Roman"/>
          <w:color w:val="000000"/>
          <w:szCs w:val="24"/>
        </w:rPr>
        <w:t>was</w:t>
      </w:r>
      <w:r w:rsidRPr="0020744C">
        <w:rPr>
          <w:rFonts w:eastAsia="Times New Roman" w:cs="Times New Roman"/>
          <w:color w:val="000000"/>
          <w:szCs w:val="24"/>
        </w:rPr>
        <w:t xml:space="preserve"> administered by the investigator/research assistant.</w:t>
      </w:r>
      <w:r>
        <w:rPr>
          <w:rFonts w:eastAsia="Times New Roman" w:cs="Times New Roman"/>
          <w:color w:val="000000"/>
          <w:szCs w:val="24"/>
        </w:rPr>
        <w:t xml:space="preserve">  The interview took place in a private consultation room, one adolescent at a time.</w:t>
      </w:r>
      <w:r w:rsidRPr="0020744C">
        <w:rPr>
          <w:rFonts w:eastAsia="Times New Roman" w:cs="Times New Roman"/>
          <w:color w:val="000000"/>
          <w:szCs w:val="24"/>
        </w:rPr>
        <w:t xml:space="preserve"> </w:t>
      </w:r>
      <w:r>
        <w:rPr>
          <w:rFonts w:eastAsia="Times New Roman" w:cs="Times New Roman"/>
          <w:color w:val="000000"/>
          <w:szCs w:val="24"/>
        </w:rPr>
        <w:t>It took about 20 minutes to complete filling out the forms. The questionnaire was a combination of three tools, the modified HEEADSSS, the PHQ-A and PCL-5</w:t>
      </w:r>
      <w:r w:rsidR="001604FC">
        <w:rPr>
          <w:rFonts w:eastAsia="Times New Roman" w:cs="Times New Roman"/>
          <w:color w:val="000000"/>
          <w:szCs w:val="24"/>
        </w:rPr>
        <w:t xml:space="preserve"> </w:t>
      </w:r>
      <w:r w:rsidR="00FE07B4">
        <w:rPr>
          <w:rFonts w:eastAsia="Times New Roman" w:cs="Times New Roman"/>
          <w:color w:val="000000"/>
          <w:szCs w:val="24"/>
        </w:rPr>
        <w:t xml:space="preserve">/CATS </w:t>
      </w:r>
      <w:r>
        <w:rPr>
          <w:rFonts w:eastAsia="Times New Roman" w:cs="Times New Roman"/>
          <w:color w:val="000000"/>
          <w:szCs w:val="24"/>
        </w:rPr>
        <w:t xml:space="preserve"> tool. The modified HEEADSSS tool gives a glimpse of the global environment of the adolescent and also screened for adherence to medication and confirm</w:t>
      </w:r>
      <w:r w:rsidR="00FE07B4">
        <w:rPr>
          <w:rFonts w:eastAsia="Times New Roman" w:cs="Times New Roman"/>
          <w:color w:val="000000"/>
          <w:szCs w:val="24"/>
        </w:rPr>
        <w:t>ed</w:t>
      </w:r>
      <w:r>
        <w:rPr>
          <w:rFonts w:eastAsia="Times New Roman" w:cs="Times New Roman"/>
          <w:color w:val="000000"/>
          <w:szCs w:val="24"/>
        </w:rPr>
        <w:t xml:space="preserve"> whether disclosure ha</w:t>
      </w:r>
      <w:r w:rsidR="00FE35C8">
        <w:rPr>
          <w:rFonts w:eastAsia="Times New Roman" w:cs="Times New Roman"/>
          <w:color w:val="000000"/>
          <w:szCs w:val="24"/>
        </w:rPr>
        <w:t>d</w:t>
      </w:r>
      <w:r>
        <w:rPr>
          <w:rFonts w:eastAsia="Times New Roman" w:cs="Times New Roman"/>
          <w:color w:val="000000"/>
          <w:szCs w:val="24"/>
        </w:rPr>
        <w:t xml:space="preserve"> taken place. The PHQ-A questionnaire was used to screen for depression based on the score that the respondents got while the </w:t>
      </w:r>
      <w:r>
        <w:rPr>
          <w:rFonts w:cs="Times New Roman"/>
        </w:rPr>
        <w:t>PCL-5</w:t>
      </w:r>
      <w:r w:rsidR="00FE35C8">
        <w:rPr>
          <w:rFonts w:cs="Times New Roman"/>
        </w:rPr>
        <w:t>/CATS</w:t>
      </w:r>
      <w:r>
        <w:rPr>
          <w:rFonts w:cs="Times New Roman"/>
        </w:rPr>
        <w:t xml:space="preserve"> tool</w:t>
      </w:r>
      <w:r>
        <w:rPr>
          <w:rStyle w:val="Emphasis"/>
          <w:rFonts w:cs="Times New Roman"/>
        </w:rPr>
        <w:t xml:space="preserve"> </w:t>
      </w:r>
      <w:r w:rsidR="00FE35C8" w:rsidRPr="000C3FB7">
        <w:rPr>
          <w:rStyle w:val="Emphasis"/>
          <w:rFonts w:cs="Times New Roman"/>
          <w:i w:val="0"/>
          <w:iCs w:val="0"/>
        </w:rPr>
        <w:t>was</w:t>
      </w:r>
      <w:r>
        <w:rPr>
          <w:rStyle w:val="Emphasis"/>
          <w:rFonts w:cs="Times New Roman"/>
          <w:i w:val="0"/>
        </w:rPr>
        <w:t xml:space="preserve"> used to determine whether the adolescents have any features of PTSD. After daily completion of the questionnaires, the </w:t>
      </w:r>
      <w:r w:rsidRPr="00CE6389">
        <w:rPr>
          <w:rStyle w:val="Emphasis"/>
          <w:rFonts w:cs="Times New Roman"/>
          <w:i w:val="0"/>
        </w:rPr>
        <w:t>PI kept them</w:t>
      </w:r>
      <w:r>
        <w:rPr>
          <w:rStyle w:val="Emphasis"/>
          <w:rFonts w:cs="Times New Roman"/>
          <w:i w:val="0"/>
        </w:rPr>
        <w:t xml:space="preserve">. </w:t>
      </w:r>
    </w:p>
    <w:p w14:paraId="322A36F1" w14:textId="77777777" w:rsidR="00A349B6" w:rsidRPr="00AD2CA1" w:rsidRDefault="00A349B6" w:rsidP="008A19E1">
      <w:pPr>
        <w:pStyle w:val="Heading2"/>
        <w:rPr>
          <w:rFonts w:eastAsia="Times New Roman"/>
        </w:rPr>
      </w:pPr>
      <w:bookmarkStart w:id="51" w:name="_Toc212149801"/>
      <w:r w:rsidRPr="005646B2">
        <w:rPr>
          <w:rFonts w:eastAsia="Times New Roman"/>
        </w:rPr>
        <w:t xml:space="preserve">3.10 Data </w:t>
      </w:r>
      <w:r w:rsidRPr="008A19E1">
        <w:t>management</w:t>
      </w:r>
      <w:bookmarkEnd w:id="51"/>
    </w:p>
    <w:p w14:paraId="188A79E5" w14:textId="77777777" w:rsidR="00A349B6" w:rsidRPr="005646B2" w:rsidRDefault="00A349B6" w:rsidP="00A349B6">
      <w:pPr>
        <w:pStyle w:val="Heading3"/>
        <w:rPr>
          <w:rFonts w:eastAsia="Times New Roman" w:cs="Times New Roman"/>
          <w:b w:val="0"/>
        </w:rPr>
      </w:pPr>
      <w:bookmarkStart w:id="52" w:name="_Toc212149802"/>
      <w:r w:rsidRPr="005646B2">
        <w:rPr>
          <w:rFonts w:eastAsia="Times New Roman" w:cs="Times New Roman"/>
        </w:rPr>
        <w:t>3.10.1 Data Cleaning</w:t>
      </w:r>
      <w:bookmarkEnd w:id="52"/>
    </w:p>
    <w:p w14:paraId="1372FE77" w14:textId="1139030C" w:rsidR="00A349B6" w:rsidRDefault="00A349B6" w:rsidP="00A349B6">
      <w:pPr>
        <w:tabs>
          <w:tab w:val="left" w:pos="0"/>
        </w:tabs>
        <w:rPr>
          <w:rFonts w:cs="Times New Roman"/>
          <w:szCs w:val="24"/>
        </w:rPr>
      </w:pPr>
      <w:r w:rsidRPr="0020744C">
        <w:rPr>
          <w:rFonts w:cs="Times New Roman"/>
          <w:szCs w:val="24"/>
        </w:rPr>
        <w:t xml:space="preserve">Once the data </w:t>
      </w:r>
      <w:r w:rsidR="00872D81">
        <w:rPr>
          <w:rFonts w:cs="Times New Roman"/>
          <w:szCs w:val="24"/>
        </w:rPr>
        <w:t>was</w:t>
      </w:r>
      <w:r w:rsidRPr="0020744C">
        <w:rPr>
          <w:rFonts w:cs="Times New Roman"/>
          <w:szCs w:val="24"/>
        </w:rPr>
        <w:t xml:space="preserve"> extracted, it </w:t>
      </w:r>
      <w:r>
        <w:rPr>
          <w:rFonts w:cs="Times New Roman"/>
          <w:szCs w:val="24"/>
        </w:rPr>
        <w:t>was</w:t>
      </w:r>
      <w:r w:rsidRPr="0020744C">
        <w:rPr>
          <w:rFonts w:cs="Times New Roman"/>
          <w:szCs w:val="24"/>
        </w:rPr>
        <w:t xml:space="preserve"> cleaned by checking for missing, erroneous data.  Data </w:t>
      </w:r>
      <w:r>
        <w:rPr>
          <w:rFonts w:cs="Times New Roman"/>
          <w:szCs w:val="24"/>
        </w:rPr>
        <w:t>was</w:t>
      </w:r>
      <w:r w:rsidRPr="0020744C">
        <w:rPr>
          <w:rFonts w:cs="Times New Roman"/>
          <w:szCs w:val="24"/>
        </w:rPr>
        <w:t xml:space="preserve"> then exported to R software version 4.1.3 for analysis.</w:t>
      </w:r>
    </w:p>
    <w:p w14:paraId="3D98DE84" w14:textId="77777777" w:rsidR="00A349B6" w:rsidRPr="005646B2" w:rsidRDefault="00A349B6" w:rsidP="00A349B6">
      <w:pPr>
        <w:pStyle w:val="Heading3"/>
        <w:rPr>
          <w:rFonts w:eastAsia="Times New Roman" w:cs="Times New Roman"/>
          <w:b w:val="0"/>
        </w:rPr>
      </w:pPr>
      <w:bookmarkStart w:id="53" w:name="_Toc212149803"/>
      <w:r w:rsidRPr="005646B2">
        <w:rPr>
          <w:rFonts w:eastAsia="Times New Roman" w:cs="Times New Roman"/>
        </w:rPr>
        <w:t>3.10.2 Data Analysis</w:t>
      </w:r>
      <w:bookmarkEnd w:id="53"/>
    </w:p>
    <w:p w14:paraId="2C9D4C24" w14:textId="0D8206E5" w:rsidR="00A349B6" w:rsidRPr="0020744C" w:rsidRDefault="00A349B6" w:rsidP="00A349B6">
      <w:pPr>
        <w:spacing w:after="240"/>
        <w:rPr>
          <w:rFonts w:eastAsia="Times New Roman" w:cs="Times New Roman"/>
          <w:szCs w:val="24"/>
        </w:rPr>
      </w:pPr>
      <w:r w:rsidRPr="0020744C">
        <w:rPr>
          <w:rFonts w:cs="Times New Roman"/>
          <w:szCs w:val="24"/>
        </w:rPr>
        <w:t xml:space="preserve">Data </w:t>
      </w:r>
      <w:r w:rsidR="00B61D20">
        <w:rPr>
          <w:rFonts w:cs="Times New Roman"/>
          <w:szCs w:val="24"/>
        </w:rPr>
        <w:t>was</w:t>
      </w:r>
      <w:r w:rsidRPr="0020744C">
        <w:rPr>
          <w:rFonts w:cs="Times New Roman"/>
          <w:szCs w:val="24"/>
        </w:rPr>
        <w:t xml:space="preserve"> analyzed using R software version 4.1.3</w:t>
      </w:r>
      <w:r w:rsidRPr="0020744C">
        <w:rPr>
          <w:rFonts w:eastAsia="Times New Roman" w:cs="Times New Roman"/>
          <w:szCs w:val="24"/>
        </w:rPr>
        <w:t xml:space="preserve">. Descriptive statistics </w:t>
      </w:r>
      <w:r>
        <w:rPr>
          <w:rFonts w:eastAsia="Times New Roman" w:cs="Times New Roman"/>
          <w:szCs w:val="24"/>
        </w:rPr>
        <w:t>were</w:t>
      </w:r>
      <w:r w:rsidRPr="0020744C">
        <w:rPr>
          <w:rFonts w:eastAsia="Times New Roman" w:cs="Times New Roman"/>
          <w:szCs w:val="24"/>
        </w:rPr>
        <w:t xml:space="preserve"> computed for the study population</w:t>
      </w:r>
      <w:r w:rsidRPr="0020744C">
        <w:rPr>
          <w:rFonts w:cs="Times New Roman"/>
          <w:szCs w:val="24"/>
          <w:lang w:val="en-GB"/>
        </w:rPr>
        <w:t xml:space="preserve">. Continuous data </w:t>
      </w:r>
      <w:r w:rsidR="00B61D20">
        <w:rPr>
          <w:rFonts w:cs="Times New Roman"/>
          <w:szCs w:val="24"/>
          <w:lang w:val="en-GB"/>
        </w:rPr>
        <w:t>was</w:t>
      </w:r>
      <w:r w:rsidRPr="0020744C">
        <w:rPr>
          <w:rFonts w:cs="Times New Roman"/>
          <w:szCs w:val="24"/>
          <w:lang w:val="en-GB"/>
        </w:rPr>
        <w:t xml:space="preserve"> presented using medians and interquartile ranges (IQR) while categorical data </w:t>
      </w:r>
      <w:r>
        <w:rPr>
          <w:rFonts w:cs="Times New Roman"/>
          <w:szCs w:val="24"/>
          <w:lang w:val="en-GB"/>
        </w:rPr>
        <w:t>used</w:t>
      </w:r>
      <w:r w:rsidRPr="0020744C">
        <w:rPr>
          <w:rFonts w:cs="Times New Roman"/>
          <w:szCs w:val="24"/>
          <w:lang w:val="en-GB"/>
        </w:rPr>
        <w:t xml:space="preserve"> frequencies and percentages.</w:t>
      </w:r>
      <w:r>
        <w:rPr>
          <w:rFonts w:cs="Times New Roman"/>
          <w:szCs w:val="24"/>
          <w:lang w:val="en-GB"/>
        </w:rPr>
        <w:t xml:space="preserve"> </w:t>
      </w:r>
      <w:r w:rsidRPr="0020744C">
        <w:rPr>
          <w:rFonts w:eastAsia="Times New Roman" w:cs="Times New Roman"/>
          <w:szCs w:val="24"/>
        </w:rPr>
        <w:t xml:space="preserve">Univariate and multivariate linear regression analysis </w:t>
      </w:r>
      <w:r>
        <w:rPr>
          <w:rFonts w:eastAsia="Times New Roman" w:cs="Times New Roman"/>
          <w:szCs w:val="24"/>
        </w:rPr>
        <w:t>were</w:t>
      </w:r>
      <w:r w:rsidRPr="0020744C">
        <w:rPr>
          <w:rFonts w:eastAsia="Times New Roman" w:cs="Times New Roman"/>
          <w:szCs w:val="24"/>
        </w:rPr>
        <w:t xml:space="preserve"> applied to determine the factors associated with depression</w:t>
      </w:r>
      <w:r>
        <w:rPr>
          <w:rFonts w:eastAsia="Times New Roman" w:cs="Times New Roman"/>
          <w:szCs w:val="24"/>
        </w:rPr>
        <w:t xml:space="preserve"> and PTSD</w:t>
      </w:r>
      <w:r w:rsidRPr="0020744C">
        <w:rPr>
          <w:rFonts w:eastAsia="Times New Roman" w:cs="Times New Roman"/>
          <w:szCs w:val="24"/>
        </w:rPr>
        <w:t xml:space="preserve">. Chi square statistics and binary logistic </w:t>
      </w:r>
      <w:r w:rsidRPr="0020744C">
        <w:rPr>
          <w:rFonts w:eastAsia="Times New Roman" w:cs="Times New Roman"/>
          <w:szCs w:val="24"/>
        </w:rPr>
        <w:lastRenderedPageBreak/>
        <w:t xml:space="preserve">regression </w:t>
      </w:r>
      <w:r>
        <w:rPr>
          <w:rFonts w:eastAsia="Times New Roman" w:cs="Times New Roman"/>
          <w:szCs w:val="24"/>
        </w:rPr>
        <w:t>were</w:t>
      </w:r>
      <w:r w:rsidRPr="0020744C">
        <w:rPr>
          <w:rFonts w:eastAsia="Times New Roman" w:cs="Times New Roman"/>
          <w:szCs w:val="24"/>
        </w:rPr>
        <w:t xml:space="preserve"> used to determine whether there </w:t>
      </w:r>
      <w:r w:rsidR="00B61D20">
        <w:rPr>
          <w:rFonts w:eastAsia="Times New Roman" w:cs="Times New Roman"/>
          <w:szCs w:val="24"/>
        </w:rPr>
        <w:t>was</w:t>
      </w:r>
      <w:r w:rsidRPr="0020744C">
        <w:rPr>
          <w:rFonts w:eastAsia="Times New Roman" w:cs="Times New Roman"/>
          <w:szCs w:val="24"/>
        </w:rPr>
        <w:t xml:space="preserve"> an association between the dependent and independent variables.</w:t>
      </w:r>
    </w:p>
    <w:p w14:paraId="297EC0EB" w14:textId="77777777" w:rsidR="00A349B6" w:rsidRPr="005646B2" w:rsidRDefault="00A349B6" w:rsidP="00522E11">
      <w:pPr>
        <w:pStyle w:val="Heading2"/>
        <w:rPr>
          <w:rFonts w:eastAsia="Times New Roman"/>
        </w:rPr>
      </w:pPr>
      <w:bookmarkStart w:id="54" w:name="_Toc212149804"/>
      <w:r w:rsidRPr="005646B2">
        <w:rPr>
          <w:rFonts w:eastAsia="Times New Roman"/>
        </w:rPr>
        <w:t>3.11 Ethical considerations</w:t>
      </w:r>
      <w:bookmarkEnd w:id="54"/>
    </w:p>
    <w:p w14:paraId="090375D4" w14:textId="62F24F84" w:rsidR="000E3B7C" w:rsidRDefault="00A349B6" w:rsidP="00A349B6">
      <w:pPr>
        <w:rPr>
          <w:rFonts w:eastAsia="Times New Roman" w:cs="Times New Roman"/>
          <w:szCs w:val="24"/>
        </w:rPr>
      </w:pPr>
      <w:r w:rsidRPr="0020744C">
        <w:rPr>
          <w:rFonts w:eastAsia="Times New Roman" w:cs="Times New Roman"/>
          <w:szCs w:val="24"/>
        </w:rPr>
        <w:t xml:space="preserve">The proposal </w:t>
      </w:r>
      <w:r>
        <w:rPr>
          <w:rFonts w:eastAsia="Times New Roman" w:cs="Times New Roman"/>
          <w:szCs w:val="24"/>
        </w:rPr>
        <w:t>was</w:t>
      </w:r>
      <w:r w:rsidRPr="0020744C">
        <w:rPr>
          <w:rFonts w:eastAsia="Times New Roman" w:cs="Times New Roman"/>
          <w:szCs w:val="24"/>
        </w:rPr>
        <w:t xml:space="preserve"> presented to the University of Nairobi/Kenyatta National Hospital ethical review committee in order to get approval to carry out the study. </w:t>
      </w:r>
      <w:r w:rsidR="00456A07">
        <w:rPr>
          <w:rFonts w:eastAsia="Times New Roman" w:cs="Times New Roman"/>
          <w:szCs w:val="24"/>
        </w:rPr>
        <w:t xml:space="preserve">The approval </w:t>
      </w:r>
      <w:r w:rsidR="005B634B">
        <w:rPr>
          <w:rFonts w:eastAsia="Times New Roman" w:cs="Times New Roman"/>
          <w:szCs w:val="24"/>
        </w:rPr>
        <w:t xml:space="preserve">number </w:t>
      </w:r>
      <w:r w:rsidR="00D74BAA">
        <w:rPr>
          <w:rFonts w:eastAsia="Times New Roman" w:cs="Times New Roman"/>
          <w:szCs w:val="24"/>
        </w:rPr>
        <w:t>was</w:t>
      </w:r>
      <w:r w:rsidR="004C51CD">
        <w:rPr>
          <w:rFonts w:eastAsia="Times New Roman" w:cs="Times New Roman"/>
          <w:szCs w:val="24"/>
        </w:rPr>
        <w:t xml:space="preserve"> </w:t>
      </w:r>
      <w:r w:rsidR="00024048">
        <w:rPr>
          <w:rFonts w:eastAsia="Times New Roman" w:cs="Times New Roman"/>
          <w:szCs w:val="24"/>
        </w:rPr>
        <w:t xml:space="preserve">P520/07/2024. </w:t>
      </w:r>
    </w:p>
    <w:p w14:paraId="2D5372E9" w14:textId="77777777" w:rsidR="008C79F4" w:rsidRDefault="000E3B7C" w:rsidP="00A349B6">
      <w:pPr>
        <w:rPr>
          <w:rFonts w:eastAsia="Times New Roman" w:cs="Times New Roman"/>
          <w:szCs w:val="24"/>
        </w:rPr>
      </w:pPr>
      <w:r>
        <w:rPr>
          <w:rFonts w:eastAsia="Times New Roman" w:cs="Times New Roman"/>
          <w:szCs w:val="24"/>
        </w:rPr>
        <w:t xml:space="preserve">NACOSTI approval was granted with the </w:t>
      </w:r>
      <w:r w:rsidR="004E4011">
        <w:rPr>
          <w:rFonts w:eastAsia="Times New Roman" w:cs="Times New Roman"/>
          <w:szCs w:val="24"/>
        </w:rPr>
        <w:t xml:space="preserve">license number </w:t>
      </w:r>
      <w:r w:rsidR="002927A0">
        <w:rPr>
          <w:rFonts w:eastAsia="Times New Roman" w:cs="Times New Roman"/>
          <w:szCs w:val="24"/>
        </w:rPr>
        <w:t xml:space="preserve">328555. </w:t>
      </w:r>
    </w:p>
    <w:p w14:paraId="085242A4" w14:textId="66C1A13C" w:rsidR="00B71111" w:rsidRDefault="002927A0" w:rsidP="00A349B6">
      <w:pPr>
        <w:rPr>
          <w:rFonts w:eastAsia="Times New Roman" w:cs="Times New Roman"/>
          <w:szCs w:val="24"/>
        </w:rPr>
      </w:pPr>
      <w:r>
        <w:rPr>
          <w:rFonts w:eastAsia="Times New Roman" w:cs="Times New Roman"/>
          <w:szCs w:val="24"/>
        </w:rPr>
        <w:t xml:space="preserve">Approval from the Kiambu County was granted </w:t>
      </w:r>
      <w:r w:rsidR="00F01F32">
        <w:rPr>
          <w:rFonts w:eastAsia="Times New Roman" w:cs="Times New Roman"/>
          <w:szCs w:val="24"/>
        </w:rPr>
        <w:t xml:space="preserve">under reference </w:t>
      </w:r>
      <w:r w:rsidR="00B71111">
        <w:rPr>
          <w:rFonts w:eastAsia="Times New Roman" w:cs="Times New Roman"/>
          <w:szCs w:val="24"/>
        </w:rPr>
        <w:t xml:space="preserve">Kiambu/HRDU/WK/01. </w:t>
      </w:r>
    </w:p>
    <w:p w14:paraId="33BCDC58" w14:textId="4B9A3F85" w:rsidR="0020792B" w:rsidRDefault="0020792B" w:rsidP="0020792B">
      <w:pPr>
        <w:rPr>
          <w:rFonts w:eastAsia="Times New Roman" w:cs="Times New Roman"/>
          <w:szCs w:val="24"/>
        </w:rPr>
      </w:pPr>
      <w:r w:rsidRPr="0020744C">
        <w:rPr>
          <w:rFonts w:eastAsia="Times New Roman" w:cs="Times New Roman"/>
          <w:szCs w:val="24"/>
        </w:rPr>
        <w:t>Once the approval</w:t>
      </w:r>
      <w:r>
        <w:rPr>
          <w:rFonts w:eastAsia="Times New Roman" w:cs="Times New Roman"/>
          <w:szCs w:val="24"/>
        </w:rPr>
        <w:t xml:space="preserve"> letters were</w:t>
      </w:r>
      <w:r w:rsidRPr="0020744C">
        <w:rPr>
          <w:rFonts w:eastAsia="Times New Roman" w:cs="Times New Roman"/>
          <w:szCs w:val="24"/>
        </w:rPr>
        <w:t xml:space="preserve"> obtained, </w:t>
      </w:r>
      <w:r w:rsidR="0091236B">
        <w:rPr>
          <w:rFonts w:eastAsia="Times New Roman" w:cs="Times New Roman"/>
          <w:szCs w:val="24"/>
        </w:rPr>
        <w:t>they were</w:t>
      </w:r>
      <w:r w:rsidRPr="0020744C">
        <w:rPr>
          <w:rFonts w:eastAsia="Times New Roman" w:cs="Times New Roman"/>
          <w:szCs w:val="24"/>
        </w:rPr>
        <w:t xml:space="preserve"> attached to the </w:t>
      </w:r>
      <w:r w:rsidR="0091236B">
        <w:rPr>
          <w:rFonts w:eastAsia="Times New Roman" w:cs="Times New Roman"/>
          <w:szCs w:val="24"/>
        </w:rPr>
        <w:t xml:space="preserve">introduction </w:t>
      </w:r>
      <w:r w:rsidRPr="0020744C">
        <w:rPr>
          <w:rFonts w:eastAsia="Times New Roman" w:cs="Times New Roman"/>
          <w:szCs w:val="24"/>
        </w:rPr>
        <w:t>letter</w:t>
      </w:r>
      <w:r>
        <w:rPr>
          <w:rFonts w:eastAsia="Times New Roman" w:cs="Times New Roman"/>
          <w:szCs w:val="24"/>
        </w:rPr>
        <w:t>s</w:t>
      </w:r>
      <w:r w:rsidRPr="0020744C">
        <w:rPr>
          <w:rFonts w:eastAsia="Times New Roman" w:cs="Times New Roman"/>
          <w:szCs w:val="24"/>
        </w:rPr>
        <w:t xml:space="preserve"> that </w:t>
      </w:r>
      <w:r>
        <w:rPr>
          <w:rFonts w:eastAsia="Times New Roman" w:cs="Times New Roman"/>
          <w:szCs w:val="24"/>
        </w:rPr>
        <w:t>were</w:t>
      </w:r>
      <w:r w:rsidRPr="0020744C">
        <w:rPr>
          <w:rFonts w:eastAsia="Times New Roman" w:cs="Times New Roman"/>
          <w:szCs w:val="24"/>
        </w:rPr>
        <w:t xml:space="preserve"> presented to the various hospitals where data collection </w:t>
      </w:r>
      <w:r>
        <w:rPr>
          <w:rFonts w:eastAsia="Times New Roman" w:cs="Times New Roman"/>
          <w:szCs w:val="24"/>
        </w:rPr>
        <w:t>was</w:t>
      </w:r>
      <w:r w:rsidRPr="0020744C">
        <w:rPr>
          <w:rFonts w:eastAsia="Times New Roman" w:cs="Times New Roman"/>
          <w:szCs w:val="24"/>
        </w:rPr>
        <w:t xml:space="preserve"> done.</w:t>
      </w:r>
      <w:r>
        <w:rPr>
          <w:rFonts w:eastAsia="Times New Roman" w:cs="Times New Roman"/>
          <w:szCs w:val="24"/>
        </w:rPr>
        <w:t xml:space="preserve"> </w:t>
      </w:r>
    </w:p>
    <w:p w14:paraId="04F16654" w14:textId="44C12548" w:rsidR="00A349B6" w:rsidRDefault="00A349B6" w:rsidP="000C3FB7">
      <w:pPr>
        <w:rPr>
          <w:rFonts w:eastAsia="Times New Roman" w:cs="Times New Roman"/>
          <w:szCs w:val="24"/>
        </w:rPr>
      </w:pPr>
      <w:r w:rsidRPr="0020744C">
        <w:rPr>
          <w:rFonts w:eastAsia="Times New Roman" w:cs="Times New Roman"/>
          <w:szCs w:val="24"/>
        </w:rPr>
        <w:t xml:space="preserve">The process of informed consent </w:t>
      </w:r>
      <w:r>
        <w:rPr>
          <w:rFonts w:eastAsia="Times New Roman" w:cs="Times New Roman"/>
          <w:szCs w:val="24"/>
        </w:rPr>
        <w:t>was</w:t>
      </w:r>
      <w:r w:rsidRPr="0020744C">
        <w:rPr>
          <w:rFonts w:eastAsia="Times New Roman" w:cs="Times New Roman"/>
          <w:szCs w:val="24"/>
        </w:rPr>
        <w:t xml:space="preserve"> applied. </w:t>
      </w:r>
    </w:p>
    <w:p w14:paraId="3BEF63FB" w14:textId="77777777" w:rsidR="00A349B6" w:rsidRDefault="00A349B6" w:rsidP="00A349B6">
      <w:pPr>
        <w:spacing w:after="0"/>
        <w:rPr>
          <w:rFonts w:eastAsia="Times New Roman" w:cs="Times New Roman"/>
          <w:szCs w:val="24"/>
        </w:rPr>
      </w:pPr>
    </w:p>
    <w:p w14:paraId="69DB6840" w14:textId="5F7BD46E" w:rsidR="00A349B6" w:rsidRDefault="00A349B6" w:rsidP="00A349B6">
      <w:pPr>
        <w:spacing w:after="0"/>
        <w:rPr>
          <w:rFonts w:eastAsia="Times New Roman" w:cs="Times New Roman"/>
          <w:szCs w:val="24"/>
        </w:rPr>
      </w:pPr>
      <w:r w:rsidRPr="006F510D">
        <w:rPr>
          <w:rFonts w:eastAsia="Times New Roman" w:cs="Times New Roman"/>
          <w:szCs w:val="24"/>
        </w:rPr>
        <w:t>The risk category of this study isminimal risk. This may come about during the filling of the questionnaire leading to discomfort from recounting unpleasant happenings to the adolescent and prolonged stay in the hospital outpatient department after completing their clinic appointment.</w:t>
      </w:r>
      <w:r w:rsidRPr="0020744C">
        <w:rPr>
          <w:rFonts w:eastAsia="Times New Roman" w:cs="Times New Roman"/>
          <w:szCs w:val="24"/>
        </w:rPr>
        <w:t xml:space="preserve"> </w:t>
      </w:r>
      <w:r w:rsidRPr="00F75F65">
        <w:rPr>
          <w:rFonts w:eastAsia="Times New Roman" w:cs="Times New Roman"/>
          <w:szCs w:val="24"/>
        </w:rPr>
        <w:t xml:space="preserve">In the event that the adolescents </w:t>
      </w:r>
      <w:r w:rsidR="00EA6356">
        <w:rPr>
          <w:rFonts w:eastAsia="Times New Roman" w:cs="Times New Roman"/>
          <w:szCs w:val="24"/>
        </w:rPr>
        <w:t>would be</w:t>
      </w:r>
      <w:r w:rsidRPr="00F75F65">
        <w:rPr>
          <w:rFonts w:eastAsia="Times New Roman" w:cs="Times New Roman"/>
          <w:szCs w:val="24"/>
        </w:rPr>
        <w:t xml:space="preserve"> uncomfortable sharing details that may be traumatizing to them, they </w:t>
      </w:r>
      <w:r>
        <w:rPr>
          <w:rFonts w:eastAsia="Times New Roman" w:cs="Times New Roman"/>
          <w:szCs w:val="24"/>
        </w:rPr>
        <w:t>were</w:t>
      </w:r>
      <w:r w:rsidRPr="00F75F65">
        <w:rPr>
          <w:rFonts w:eastAsia="Times New Roman" w:cs="Times New Roman"/>
          <w:szCs w:val="24"/>
        </w:rPr>
        <w:t xml:space="preserve"> given the option of not recounting the episode with referral to a psychologist who help</w:t>
      </w:r>
      <w:r>
        <w:rPr>
          <w:rFonts w:eastAsia="Times New Roman" w:cs="Times New Roman"/>
          <w:szCs w:val="24"/>
        </w:rPr>
        <w:t>ed</w:t>
      </w:r>
      <w:r w:rsidRPr="00F75F65">
        <w:rPr>
          <w:rFonts w:eastAsia="Times New Roman" w:cs="Times New Roman"/>
          <w:szCs w:val="24"/>
        </w:rPr>
        <w:t xml:space="preserve"> them deal with the stressful event. In order to </w:t>
      </w:r>
      <w:r w:rsidR="00EA6356">
        <w:rPr>
          <w:rFonts w:eastAsia="Times New Roman" w:cs="Times New Roman"/>
          <w:szCs w:val="24"/>
        </w:rPr>
        <w:t>shorten</w:t>
      </w:r>
      <w:r w:rsidR="008F10DA">
        <w:rPr>
          <w:rFonts w:eastAsia="Times New Roman" w:cs="Times New Roman"/>
          <w:szCs w:val="24"/>
        </w:rPr>
        <w:t xml:space="preserve"> the</w:t>
      </w:r>
      <w:r w:rsidRPr="00F75F65">
        <w:rPr>
          <w:rFonts w:eastAsia="Times New Roman" w:cs="Times New Roman"/>
          <w:szCs w:val="24"/>
        </w:rPr>
        <w:t xml:space="preserve">  time</w:t>
      </w:r>
      <w:r w:rsidR="008F10DA">
        <w:rPr>
          <w:rFonts w:eastAsia="Times New Roman" w:cs="Times New Roman"/>
          <w:szCs w:val="24"/>
        </w:rPr>
        <w:t xml:space="preserve"> spent in the hospital</w:t>
      </w:r>
      <w:r w:rsidRPr="00F75F65">
        <w:rPr>
          <w:rFonts w:eastAsia="Times New Roman" w:cs="Times New Roman"/>
          <w:szCs w:val="24"/>
        </w:rPr>
        <w:t xml:space="preserve">, some adolescents </w:t>
      </w:r>
      <w:r>
        <w:rPr>
          <w:rFonts w:eastAsia="Times New Roman" w:cs="Times New Roman"/>
          <w:szCs w:val="24"/>
        </w:rPr>
        <w:t>were</w:t>
      </w:r>
      <w:r w:rsidRPr="00F75F65">
        <w:rPr>
          <w:rFonts w:eastAsia="Times New Roman" w:cs="Times New Roman"/>
          <w:szCs w:val="24"/>
        </w:rPr>
        <w:t xml:space="preserve"> interviewed before getting to be reviewed in the clinic.</w:t>
      </w:r>
      <w:r>
        <w:rPr>
          <w:rFonts w:eastAsia="Times New Roman" w:cs="Times New Roman"/>
          <w:szCs w:val="24"/>
        </w:rPr>
        <w:t xml:space="preserve"> </w:t>
      </w:r>
      <w:r w:rsidRPr="0020744C">
        <w:rPr>
          <w:rFonts w:eastAsia="Times New Roman" w:cs="Times New Roman"/>
          <w:szCs w:val="24"/>
        </w:rPr>
        <w:t xml:space="preserve">The same recruitment and data collection procedure </w:t>
      </w:r>
      <w:r>
        <w:rPr>
          <w:rFonts w:eastAsia="Times New Roman" w:cs="Times New Roman"/>
          <w:szCs w:val="24"/>
        </w:rPr>
        <w:t>were</w:t>
      </w:r>
      <w:r w:rsidRPr="0020744C">
        <w:rPr>
          <w:rFonts w:eastAsia="Times New Roman" w:cs="Times New Roman"/>
          <w:szCs w:val="24"/>
        </w:rPr>
        <w:t xml:space="preserve"> applied to all adolescents. </w:t>
      </w:r>
    </w:p>
    <w:p w14:paraId="213B57D0" w14:textId="77777777" w:rsidR="00A349B6" w:rsidRPr="0020744C" w:rsidRDefault="00A349B6" w:rsidP="00A349B6">
      <w:pPr>
        <w:spacing w:after="0"/>
        <w:rPr>
          <w:rFonts w:eastAsia="Times New Roman" w:cs="Times New Roman"/>
          <w:szCs w:val="24"/>
        </w:rPr>
      </w:pPr>
    </w:p>
    <w:p w14:paraId="7CA48400" w14:textId="0E5C64FB" w:rsidR="00A349B6" w:rsidRPr="0020744C" w:rsidRDefault="00A349B6" w:rsidP="00A349B6">
      <w:pPr>
        <w:spacing w:after="240"/>
        <w:rPr>
          <w:rFonts w:eastAsia="Times New Roman" w:cs="Times New Roman"/>
          <w:szCs w:val="24"/>
        </w:rPr>
      </w:pPr>
      <w:r w:rsidRPr="006F510D">
        <w:rPr>
          <w:rFonts w:eastAsia="Times New Roman" w:cs="Times New Roman"/>
          <w:szCs w:val="24"/>
        </w:rPr>
        <w:t xml:space="preserve">Confidentiality: The information that </w:t>
      </w:r>
      <w:r w:rsidR="00FA6324">
        <w:rPr>
          <w:rFonts w:eastAsia="Times New Roman" w:cs="Times New Roman"/>
          <w:szCs w:val="24"/>
        </w:rPr>
        <w:t xml:space="preserve">was </w:t>
      </w:r>
      <w:r w:rsidRPr="006F510D">
        <w:rPr>
          <w:rFonts w:eastAsia="Times New Roman" w:cs="Times New Roman"/>
          <w:szCs w:val="24"/>
        </w:rPr>
        <w:t xml:space="preserve"> obtained </w:t>
      </w:r>
      <w:r w:rsidR="00FA6324">
        <w:rPr>
          <w:rFonts w:eastAsia="Times New Roman" w:cs="Times New Roman"/>
          <w:szCs w:val="24"/>
        </w:rPr>
        <w:t>was</w:t>
      </w:r>
      <w:r w:rsidRPr="006F510D">
        <w:rPr>
          <w:rFonts w:eastAsia="Times New Roman" w:cs="Times New Roman"/>
          <w:szCs w:val="24"/>
        </w:rPr>
        <w:t xml:space="preserve"> deidentified in order to maintain anonymity with each participant having a unique study number only known to the PI. The information collected </w:t>
      </w:r>
      <w:r>
        <w:rPr>
          <w:rFonts w:eastAsia="Times New Roman" w:cs="Times New Roman"/>
          <w:szCs w:val="24"/>
        </w:rPr>
        <w:t>was</w:t>
      </w:r>
      <w:r w:rsidRPr="006F510D">
        <w:rPr>
          <w:rFonts w:eastAsia="Times New Roman" w:cs="Times New Roman"/>
          <w:szCs w:val="24"/>
        </w:rPr>
        <w:t xml:space="preserve"> only available to the PI. The questionnaires </w:t>
      </w:r>
      <w:r>
        <w:rPr>
          <w:rFonts w:eastAsia="Times New Roman" w:cs="Times New Roman"/>
          <w:szCs w:val="24"/>
        </w:rPr>
        <w:t>were</w:t>
      </w:r>
      <w:r w:rsidRPr="006F510D">
        <w:rPr>
          <w:rFonts w:eastAsia="Times New Roman" w:cs="Times New Roman"/>
          <w:szCs w:val="24"/>
        </w:rPr>
        <w:t xml:space="preserve"> stored in a locker that </w:t>
      </w:r>
      <w:r w:rsidR="00FA6324">
        <w:rPr>
          <w:rFonts w:eastAsia="Times New Roman" w:cs="Times New Roman"/>
          <w:szCs w:val="24"/>
        </w:rPr>
        <w:t>had</w:t>
      </w:r>
      <w:r w:rsidRPr="006F510D">
        <w:rPr>
          <w:rFonts w:eastAsia="Times New Roman" w:cs="Times New Roman"/>
          <w:szCs w:val="24"/>
        </w:rPr>
        <w:t xml:space="preserve"> a key, in the office of the PI. Soft copy information </w:t>
      </w:r>
      <w:r>
        <w:rPr>
          <w:rFonts w:eastAsia="Times New Roman" w:cs="Times New Roman"/>
          <w:szCs w:val="24"/>
        </w:rPr>
        <w:t>was</w:t>
      </w:r>
      <w:r w:rsidRPr="006F510D">
        <w:rPr>
          <w:rFonts w:eastAsia="Times New Roman" w:cs="Times New Roman"/>
          <w:szCs w:val="24"/>
        </w:rPr>
        <w:t xml:space="preserve"> stored in the PI’s password protected computer and on the cloud. Any access to the information </w:t>
      </w:r>
      <w:r w:rsidR="00CA1190">
        <w:rPr>
          <w:rFonts w:eastAsia="Times New Roman" w:cs="Times New Roman"/>
          <w:szCs w:val="24"/>
        </w:rPr>
        <w:t>was</w:t>
      </w:r>
      <w:r w:rsidRPr="006F510D">
        <w:rPr>
          <w:rFonts w:eastAsia="Times New Roman" w:cs="Times New Roman"/>
          <w:szCs w:val="24"/>
        </w:rPr>
        <w:t xml:space="preserve"> on need-to-know basis. The principles of data minimization </w:t>
      </w:r>
      <w:r>
        <w:rPr>
          <w:rFonts w:eastAsia="Times New Roman" w:cs="Times New Roman"/>
          <w:szCs w:val="24"/>
        </w:rPr>
        <w:t>were</w:t>
      </w:r>
      <w:r w:rsidRPr="006F510D">
        <w:rPr>
          <w:rFonts w:eastAsia="Times New Roman" w:cs="Times New Roman"/>
          <w:szCs w:val="24"/>
        </w:rPr>
        <w:t xml:space="preserve"> applied. After the study period is over, the information collected </w:t>
      </w:r>
      <w:r w:rsidR="00CA1190">
        <w:rPr>
          <w:rFonts w:eastAsia="Times New Roman" w:cs="Times New Roman"/>
          <w:szCs w:val="24"/>
        </w:rPr>
        <w:t>was</w:t>
      </w:r>
      <w:r w:rsidRPr="006F510D">
        <w:rPr>
          <w:rFonts w:eastAsia="Times New Roman" w:cs="Times New Roman"/>
          <w:szCs w:val="24"/>
        </w:rPr>
        <w:t xml:space="preserve"> disposed of based </w:t>
      </w:r>
      <w:r w:rsidRPr="006F510D">
        <w:rPr>
          <w:rFonts w:eastAsia="Times New Roman" w:cs="Times New Roman"/>
          <w:szCs w:val="24"/>
        </w:rPr>
        <w:lastRenderedPageBreak/>
        <w:t>on the retention and deletion policies of the university mostly involving secure methods: shredding and erasing.</w:t>
      </w:r>
      <w:r>
        <w:rPr>
          <w:rFonts w:eastAsia="Times New Roman" w:cs="Times New Roman"/>
          <w:szCs w:val="24"/>
        </w:rPr>
        <w:t xml:space="preserve">  </w:t>
      </w:r>
    </w:p>
    <w:p w14:paraId="4E68F21B" w14:textId="77777777" w:rsidR="00A349B6" w:rsidRPr="005646B2" w:rsidRDefault="00A349B6" w:rsidP="00522E11">
      <w:pPr>
        <w:pStyle w:val="Heading2"/>
        <w:rPr>
          <w:rFonts w:eastAsia="Times New Roman"/>
        </w:rPr>
      </w:pPr>
      <w:bookmarkStart w:id="55" w:name="_Toc212149805"/>
      <w:r w:rsidRPr="005646B2">
        <w:rPr>
          <w:rFonts w:eastAsia="Times New Roman"/>
        </w:rPr>
        <w:t>3.12 Study strengths and limitations</w:t>
      </w:r>
      <w:bookmarkEnd w:id="55"/>
    </w:p>
    <w:p w14:paraId="2B1CC443" w14:textId="77777777" w:rsidR="00A349B6" w:rsidRPr="005646B2" w:rsidRDefault="00A349B6" w:rsidP="00A349B6">
      <w:pPr>
        <w:pStyle w:val="Heading3"/>
        <w:rPr>
          <w:rFonts w:eastAsia="Times New Roman" w:cs="Times New Roman"/>
          <w:b w:val="0"/>
        </w:rPr>
      </w:pPr>
      <w:bookmarkStart w:id="56" w:name="_Toc212149806"/>
      <w:r w:rsidRPr="005646B2">
        <w:rPr>
          <w:rFonts w:eastAsia="Times New Roman" w:cs="Times New Roman"/>
        </w:rPr>
        <w:t>3.12.1 Strengths</w:t>
      </w:r>
      <w:bookmarkEnd w:id="56"/>
    </w:p>
    <w:p w14:paraId="09A1F8A3" w14:textId="17FB8564" w:rsidR="00A349B6" w:rsidRPr="0020744C" w:rsidRDefault="00A349B6" w:rsidP="00A349B6">
      <w:pPr>
        <w:spacing w:after="0"/>
        <w:rPr>
          <w:rFonts w:eastAsia="Times New Roman" w:cs="Times New Roman"/>
          <w:color w:val="000000" w:themeColor="text1"/>
          <w:szCs w:val="24"/>
        </w:rPr>
      </w:pPr>
      <w:r w:rsidRPr="0020744C">
        <w:rPr>
          <w:rFonts w:eastAsia="Times New Roman" w:cs="Times New Roman"/>
          <w:color w:val="000000" w:themeColor="text1"/>
          <w:szCs w:val="24"/>
        </w:rPr>
        <w:t xml:space="preserve">The strength of the study </w:t>
      </w:r>
      <w:r>
        <w:rPr>
          <w:rFonts w:eastAsia="Times New Roman" w:cs="Times New Roman"/>
          <w:color w:val="000000" w:themeColor="text1"/>
          <w:szCs w:val="24"/>
        </w:rPr>
        <w:t>w</w:t>
      </w:r>
      <w:r w:rsidR="006E11B0">
        <w:rPr>
          <w:rFonts w:eastAsia="Times New Roman" w:cs="Times New Roman"/>
          <w:color w:val="000000" w:themeColor="text1"/>
          <w:szCs w:val="24"/>
        </w:rPr>
        <w:t>as</w:t>
      </w:r>
      <w:r w:rsidRPr="0020744C">
        <w:rPr>
          <w:rFonts w:eastAsia="Times New Roman" w:cs="Times New Roman"/>
          <w:color w:val="000000" w:themeColor="text1"/>
          <w:szCs w:val="24"/>
        </w:rPr>
        <w:t xml:space="preserve"> that the information gathered </w:t>
      </w:r>
      <w:r>
        <w:rPr>
          <w:rFonts w:eastAsia="Times New Roman" w:cs="Times New Roman"/>
          <w:color w:val="000000" w:themeColor="text1"/>
          <w:szCs w:val="24"/>
        </w:rPr>
        <w:t>w</w:t>
      </w:r>
      <w:r w:rsidR="006E11B0">
        <w:rPr>
          <w:rFonts w:eastAsia="Times New Roman" w:cs="Times New Roman"/>
          <w:color w:val="000000" w:themeColor="text1"/>
          <w:szCs w:val="24"/>
        </w:rPr>
        <w:t>as</w:t>
      </w:r>
      <w:r w:rsidRPr="0020744C">
        <w:rPr>
          <w:rFonts w:eastAsia="Times New Roman" w:cs="Times New Roman"/>
          <w:color w:val="000000" w:themeColor="text1"/>
          <w:szCs w:val="24"/>
        </w:rPr>
        <w:t xml:space="preserve"> able to </w:t>
      </w:r>
      <w:r w:rsidR="006E11B0">
        <w:rPr>
          <w:rFonts w:eastAsia="Times New Roman" w:cs="Times New Roman"/>
          <w:color w:val="000000" w:themeColor="text1"/>
          <w:szCs w:val="24"/>
        </w:rPr>
        <w:t>show</w:t>
      </w:r>
      <w:r w:rsidRPr="0020744C">
        <w:rPr>
          <w:rFonts w:eastAsia="Times New Roman" w:cs="Times New Roman"/>
          <w:color w:val="000000" w:themeColor="text1"/>
          <w:szCs w:val="24"/>
        </w:rPr>
        <w:t xml:space="preserve"> the burden of depression</w:t>
      </w:r>
      <w:r>
        <w:rPr>
          <w:rFonts w:eastAsia="Times New Roman" w:cs="Times New Roman"/>
          <w:color w:val="000000" w:themeColor="text1"/>
          <w:szCs w:val="24"/>
        </w:rPr>
        <w:t xml:space="preserve"> and PTSD</w:t>
      </w:r>
      <w:r w:rsidRPr="0020744C">
        <w:rPr>
          <w:rFonts w:eastAsia="Times New Roman" w:cs="Times New Roman"/>
          <w:color w:val="000000" w:themeColor="text1"/>
          <w:szCs w:val="24"/>
        </w:rPr>
        <w:t xml:space="preserve"> among ALHIV hence project the need for inclusion of screening for </w:t>
      </w:r>
      <w:r>
        <w:rPr>
          <w:rFonts w:eastAsia="Times New Roman" w:cs="Times New Roman"/>
          <w:color w:val="000000" w:themeColor="text1"/>
          <w:szCs w:val="24"/>
        </w:rPr>
        <w:t>mental health disorders</w:t>
      </w:r>
      <w:r w:rsidRPr="0020744C">
        <w:rPr>
          <w:rFonts w:eastAsia="Times New Roman" w:cs="Times New Roman"/>
          <w:color w:val="000000" w:themeColor="text1"/>
          <w:szCs w:val="24"/>
        </w:rPr>
        <w:t xml:space="preserve"> in routine care as well as show the need for treatment. </w:t>
      </w:r>
    </w:p>
    <w:p w14:paraId="25CC44D5" w14:textId="77777777" w:rsidR="00A349B6" w:rsidRPr="005646B2" w:rsidRDefault="00A349B6" w:rsidP="00A349B6">
      <w:pPr>
        <w:pStyle w:val="Heading3"/>
        <w:rPr>
          <w:rFonts w:eastAsia="Times New Roman" w:cs="Times New Roman"/>
          <w:b w:val="0"/>
        </w:rPr>
      </w:pPr>
      <w:bookmarkStart w:id="57" w:name="_Toc212149807"/>
      <w:r w:rsidRPr="005646B2">
        <w:rPr>
          <w:rFonts w:eastAsia="Times New Roman" w:cs="Times New Roman"/>
        </w:rPr>
        <w:t>3.12.2 Limitations</w:t>
      </w:r>
      <w:bookmarkEnd w:id="57"/>
    </w:p>
    <w:p w14:paraId="28795B06" w14:textId="27391869" w:rsidR="00A349B6" w:rsidRPr="008B6577" w:rsidRDefault="00A349B6" w:rsidP="00A349B6">
      <w:pPr>
        <w:spacing w:after="0"/>
        <w:rPr>
          <w:rFonts w:eastAsia="Times New Roman" w:cs="Times New Roman"/>
          <w:color w:val="000000" w:themeColor="text1"/>
          <w:szCs w:val="24"/>
        </w:rPr>
      </w:pPr>
      <w:r w:rsidRPr="008B6577">
        <w:rPr>
          <w:rFonts w:eastAsia="Times New Roman" w:cs="Times New Roman"/>
          <w:color w:val="000000" w:themeColor="text1"/>
          <w:szCs w:val="24"/>
        </w:rPr>
        <w:t xml:space="preserve">Most of the information </w:t>
      </w:r>
      <w:r w:rsidR="00FA24ED">
        <w:rPr>
          <w:rFonts w:eastAsia="Times New Roman" w:cs="Times New Roman"/>
          <w:color w:val="000000" w:themeColor="text1"/>
          <w:szCs w:val="24"/>
        </w:rPr>
        <w:t>was</w:t>
      </w:r>
      <w:r w:rsidRPr="008B6577">
        <w:rPr>
          <w:rFonts w:eastAsia="Times New Roman" w:cs="Times New Roman"/>
          <w:color w:val="000000" w:themeColor="text1"/>
          <w:szCs w:val="24"/>
        </w:rPr>
        <w:t xml:space="preserve"> generated on basis of self-reported information from the respondents hence the authenticity of the details may not be adequately confirmed.</w:t>
      </w:r>
    </w:p>
    <w:p w14:paraId="52A5BF22" w14:textId="0AF7087A" w:rsidR="00A349B6" w:rsidRDefault="00A349B6" w:rsidP="00A349B6">
      <w:pPr>
        <w:spacing w:after="0"/>
        <w:rPr>
          <w:rFonts w:eastAsia="Times New Roman" w:cs="Times New Roman"/>
          <w:color w:val="000000" w:themeColor="text1"/>
          <w:szCs w:val="24"/>
        </w:rPr>
      </w:pPr>
      <w:r w:rsidRPr="006F510D">
        <w:rPr>
          <w:rFonts w:eastAsia="Times New Roman" w:cs="Times New Roman"/>
          <w:color w:val="000000" w:themeColor="text1"/>
          <w:szCs w:val="24"/>
        </w:rPr>
        <w:t xml:space="preserve">In order to ensure that authenticity is attained, the participants </w:t>
      </w:r>
      <w:r>
        <w:rPr>
          <w:rFonts w:eastAsia="Times New Roman" w:cs="Times New Roman"/>
          <w:color w:val="000000" w:themeColor="text1"/>
          <w:szCs w:val="24"/>
        </w:rPr>
        <w:t>were</w:t>
      </w:r>
      <w:r w:rsidRPr="006F510D">
        <w:rPr>
          <w:rFonts w:eastAsia="Times New Roman" w:cs="Times New Roman"/>
          <w:color w:val="000000" w:themeColor="text1"/>
          <w:szCs w:val="24"/>
        </w:rPr>
        <w:t xml:space="preserve"> reminded that the forms </w:t>
      </w:r>
      <w:r w:rsidR="00FA24ED">
        <w:rPr>
          <w:rFonts w:eastAsia="Times New Roman" w:cs="Times New Roman"/>
          <w:color w:val="000000" w:themeColor="text1"/>
          <w:szCs w:val="24"/>
        </w:rPr>
        <w:t>were</w:t>
      </w:r>
      <w:r w:rsidRPr="006F510D">
        <w:rPr>
          <w:rFonts w:eastAsia="Times New Roman" w:cs="Times New Roman"/>
          <w:color w:val="000000" w:themeColor="text1"/>
          <w:szCs w:val="24"/>
        </w:rPr>
        <w:t xml:space="preserve"> anonymized so no information </w:t>
      </w:r>
      <w:r w:rsidR="00FA24ED">
        <w:rPr>
          <w:rFonts w:eastAsia="Times New Roman" w:cs="Times New Roman"/>
          <w:color w:val="000000" w:themeColor="text1"/>
          <w:szCs w:val="24"/>
        </w:rPr>
        <w:t>was</w:t>
      </w:r>
      <w:r w:rsidRPr="006F510D">
        <w:rPr>
          <w:rFonts w:eastAsia="Times New Roman" w:cs="Times New Roman"/>
          <w:color w:val="000000" w:themeColor="text1"/>
          <w:szCs w:val="24"/>
        </w:rPr>
        <w:t xml:space="preserve"> traced back to any respondent.</w:t>
      </w:r>
      <w:r>
        <w:rPr>
          <w:rFonts w:eastAsia="Times New Roman" w:cs="Times New Roman"/>
          <w:color w:val="000000" w:themeColor="text1"/>
          <w:szCs w:val="24"/>
        </w:rPr>
        <w:t xml:space="preserve"> </w:t>
      </w:r>
    </w:p>
    <w:p w14:paraId="3BA25FE8" w14:textId="77777777" w:rsidR="00A349B6" w:rsidRDefault="00A349B6" w:rsidP="00A349B6"/>
    <w:p w14:paraId="238F4CC8" w14:textId="2E8EAA0A" w:rsidR="00AD2CA1" w:rsidRDefault="00AD2CA1" w:rsidP="00074500">
      <w:pPr>
        <w:spacing w:after="0"/>
        <w:rPr>
          <w:rFonts w:eastAsia="Times New Roman" w:cs="Times New Roman"/>
          <w:color w:val="000000" w:themeColor="text1"/>
          <w:szCs w:val="24"/>
        </w:rPr>
      </w:pPr>
    </w:p>
    <w:p w14:paraId="08962162" w14:textId="77777777" w:rsidR="00F75802" w:rsidRDefault="00F75802">
      <w:pPr>
        <w:spacing w:line="259" w:lineRule="auto"/>
        <w:jc w:val="left"/>
        <w:rPr>
          <w:rFonts w:eastAsiaTheme="majorEastAsia" w:cstheme="majorBidi"/>
          <w:b/>
          <w:szCs w:val="24"/>
        </w:rPr>
      </w:pPr>
      <w:bookmarkStart w:id="58" w:name="_Toc179908738"/>
      <w:r>
        <w:rPr>
          <w:szCs w:val="24"/>
        </w:rPr>
        <w:br w:type="page"/>
      </w:r>
    </w:p>
    <w:p w14:paraId="048E239E" w14:textId="6CD6D429" w:rsidR="00F75802" w:rsidRPr="00682771" w:rsidRDefault="00F75802" w:rsidP="00F75802">
      <w:pPr>
        <w:pStyle w:val="Heading1"/>
        <w:numPr>
          <w:ilvl w:val="0"/>
          <w:numId w:val="65"/>
        </w:numPr>
        <w:tabs>
          <w:tab w:val="left" w:pos="0"/>
          <w:tab w:val="num" w:pos="720"/>
        </w:tabs>
        <w:spacing w:before="0"/>
        <w:ind w:left="720" w:hanging="360"/>
        <w:rPr>
          <w:lang w:eastAsia="zh-CN"/>
        </w:rPr>
      </w:pPr>
      <w:bookmarkStart w:id="59" w:name="_Toc212149808"/>
      <w:r w:rsidRPr="00682771">
        <w:rPr>
          <w:szCs w:val="24"/>
        </w:rPr>
        <w:lastRenderedPageBreak/>
        <w:t>CHAPTER FOUR: RESULTS</w:t>
      </w:r>
      <w:bookmarkEnd w:id="58"/>
      <w:bookmarkEnd w:id="59"/>
    </w:p>
    <w:p w14:paraId="5BF917DF" w14:textId="77777777" w:rsidR="00F75802" w:rsidRPr="00682771" w:rsidRDefault="00F75802" w:rsidP="00F75802">
      <w:pPr>
        <w:pStyle w:val="Heading2"/>
        <w:spacing w:before="0"/>
      </w:pPr>
      <w:bookmarkStart w:id="60" w:name="__RefHeading___Toc136407368"/>
      <w:bookmarkStart w:id="61" w:name="__RefHeading___Toc136407369"/>
      <w:bookmarkStart w:id="62" w:name="_Toc149085569"/>
      <w:bookmarkStart w:id="63" w:name="_Toc179908739"/>
      <w:bookmarkStart w:id="64" w:name="_Toc212149809"/>
      <w:bookmarkEnd w:id="60"/>
      <w:bookmarkEnd w:id="61"/>
      <w:r w:rsidRPr="00682771">
        <w:t>4.1 Introduction</w:t>
      </w:r>
      <w:bookmarkEnd w:id="62"/>
      <w:bookmarkEnd w:id="63"/>
      <w:bookmarkEnd w:id="64"/>
    </w:p>
    <w:p w14:paraId="58752B45" w14:textId="3FA82634" w:rsidR="008D7D01" w:rsidRDefault="00BA2D6C" w:rsidP="001940DD">
      <w:pPr>
        <w:spacing w:after="0"/>
        <w:rPr>
          <w:rFonts w:eastAsia="Times New Roman" w:cs="Times New Roman"/>
          <w:color w:val="000000"/>
          <w:szCs w:val="24"/>
          <w:lang w:val="en-GB"/>
        </w:rPr>
      </w:pPr>
      <w:r>
        <w:rPr>
          <w:rFonts w:eastAsia="Times New Roman" w:cs="Times New Roman"/>
          <w:color w:val="000000"/>
          <w:szCs w:val="24"/>
          <w:lang w:val="en-GB"/>
        </w:rPr>
        <w:t>140 adolescents were approached and offered the opportunity to take part in the study</w:t>
      </w:r>
      <w:r w:rsidR="00AE2FD2">
        <w:rPr>
          <w:rFonts w:eastAsia="Times New Roman" w:cs="Times New Roman"/>
          <w:color w:val="000000"/>
          <w:szCs w:val="24"/>
          <w:lang w:val="en-GB"/>
        </w:rPr>
        <w:t xml:space="preserve">. 18 declined to take part while 122 </w:t>
      </w:r>
      <w:r w:rsidR="00BC6F9F">
        <w:rPr>
          <w:rFonts w:eastAsia="Times New Roman" w:cs="Times New Roman"/>
          <w:color w:val="000000"/>
          <w:szCs w:val="24"/>
          <w:lang w:val="en-GB"/>
        </w:rPr>
        <w:t xml:space="preserve">took part. </w:t>
      </w:r>
    </w:p>
    <w:p w14:paraId="334C3CD1" w14:textId="4AF7BB6E" w:rsidR="00CA634C" w:rsidRDefault="00FF47DA" w:rsidP="001940DD">
      <w:pPr>
        <w:spacing w:after="0"/>
        <w:rPr>
          <w:rFonts w:eastAsia="Times New Roman" w:cs="Times New Roman"/>
          <w:color w:val="000000" w:themeColor="text1"/>
          <w:szCs w:val="24"/>
        </w:rPr>
      </w:pPr>
      <w:r>
        <w:rPr>
          <w:rFonts w:eastAsia="Times New Roman" w:cs="Times New Roman"/>
          <w:noProof/>
          <w:color w:val="000000"/>
          <w:szCs w:val="24"/>
          <w:lang w:val="en-GB"/>
        </w:rPr>
        <mc:AlternateContent>
          <mc:Choice Requires="wpg">
            <w:drawing>
              <wp:anchor distT="0" distB="0" distL="114300" distR="114300" simplePos="0" relativeHeight="251706368" behindDoc="0" locked="0" layoutInCell="1" allowOverlap="1" wp14:anchorId="169BA2F6" wp14:editId="61C9F5E1">
                <wp:simplePos x="0" y="0"/>
                <wp:positionH relativeFrom="column">
                  <wp:posOffset>-119149</wp:posOffset>
                </wp:positionH>
                <wp:positionV relativeFrom="paragraph">
                  <wp:posOffset>118456</wp:posOffset>
                </wp:positionV>
                <wp:extent cx="6073775" cy="2548890"/>
                <wp:effectExtent l="0" t="0" r="22225" b="22860"/>
                <wp:wrapNone/>
                <wp:docPr id="1949361278" name="Group 19"/>
                <wp:cNvGraphicFramePr/>
                <a:graphic xmlns:a="http://schemas.openxmlformats.org/drawingml/2006/main">
                  <a:graphicData uri="http://schemas.microsoft.com/office/word/2010/wordprocessingGroup">
                    <wpg:wgp>
                      <wpg:cNvGrpSpPr/>
                      <wpg:grpSpPr>
                        <a:xfrm>
                          <a:off x="0" y="0"/>
                          <a:ext cx="6073775" cy="2548890"/>
                          <a:chOff x="0" y="0"/>
                          <a:chExt cx="6073833" cy="2549236"/>
                        </a:xfrm>
                      </wpg:grpSpPr>
                      <wps:wsp>
                        <wps:cNvPr id="1256876942" name="Oval 7"/>
                        <wps:cNvSpPr/>
                        <wps:spPr>
                          <a:xfrm>
                            <a:off x="0" y="725978"/>
                            <a:ext cx="714895" cy="8421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8FB73A6" w14:textId="025C17A1" w:rsidR="00960473" w:rsidRDefault="00796FFE" w:rsidP="000C3FB7">
                              <w:pPr>
                                <w:jc w:val="center"/>
                              </w:pPr>
                              <w:r>
                                <w:t>N</w:t>
                              </w:r>
                              <w:r w:rsidR="007207EE">
                                <w:t xml:space="preserve">= </w:t>
                              </w:r>
                              <w:r w:rsidR="00960473">
                                <w:t>140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4231965" name="Oval 8"/>
                        <wps:cNvSpPr/>
                        <wps:spPr>
                          <a:xfrm>
                            <a:off x="1224742" y="798021"/>
                            <a:ext cx="925484" cy="709353"/>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19E47E6" w14:textId="52EBDE8A" w:rsidR="00724B0B" w:rsidRDefault="007207EE" w:rsidP="000C3FB7">
                              <w:pPr>
                                <w:jc w:val="center"/>
                              </w:pPr>
                              <w:r>
                                <w:t>N=</w:t>
                              </w:r>
                              <w:r w:rsidR="00724B0B">
                                <w:t xml:space="preserve">122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8918335" name="Oval 10"/>
                        <wps:cNvSpPr/>
                        <wps:spPr>
                          <a:xfrm>
                            <a:off x="2837411" y="387927"/>
                            <a:ext cx="1180407" cy="7924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AEBA608" w14:textId="3F58FBBE" w:rsidR="00502AB9" w:rsidRDefault="00CD26FF" w:rsidP="000C3FB7">
                              <w:pPr>
                                <w:jc w:val="center"/>
                              </w:pPr>
                              <w:r>
                                <w:t>88 (10</w:t>
                              </w:r>
                              <w:r w:rsidR="00502AB9">
                                <w:t xml:space="preserve"> -17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0903867" name="Oval 11"/>
                        <wps:cNvSpPr/>
                        <wps:spPr>
                          <a:xfrm>
                            <a:off x="2765367" y="1634836"/>
                            <a:ext cx="1252971"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0412A81" w14:textId="148D2611" w:rsidR="00CD26FF" w:rsidRDefault="00CD26FF" w:rsidP="000C3FB7">
                              <w:pPr>
                                <w:jc w:val="center"/>
                              </w:pPr>
                              <w:r>
                                <w:t>34 (18 -19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588800" name="Straight Arrow Connector 12"/>
                        <wps:cNvCnPr>
                          <a:stCxn id="1256876942" idx="6"/>
                          <a:endCxn id="1964231965" idx="2"/>
                        </wps:cNvCnPr>
                        <wps:spPr>
                          <a:xfrm>
                            <a:off x="714895" y="1147041"/>
                            <a:ext cx="509847" cy="56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75800332" name="Straight Arrow Connector 13"/>
                        <wps:cNvCnPr/>
                        <wps:spPr>
                          <a:xfrm flipV="1">
                            <a:off x="2061556" y="675409"/>
                            <a:ext cx="775335" cy="271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7916342" name="Straight Arrow Connector 14"/>
                        <wps:cNvCnPr/>
                        <wps:spPr>
                          <a:xfrm>
                            <a:off x="1983451" y="1424246"/>
                            <a:ext cx="853440" cy="487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2973301" name="Straight Arrow Connector 15"/>
                        <wps:cNvCnPr/>
                        <wps:spPr>
                          <a:xfrm flipV="1">
                            <a:off x="3884815" y="276398"/>
                            <a:ext cx="587433" cy="243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2043900" name="Straight Arrow Connector 16"/>
                        <wps:cNvCnPr/>
                        <wps:spPr>
                          <a:xfrm>
                            <a:off x="3940271" y="975492"/>
                            <a:ext cx="531977" cy="4986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50502742" name="Oval 17"/>
                        <wps:cNvSpPr/>
                        <wps:spPr>
                          <a:xfrm>
                            <a:off x="4472247" y="0"/>
                            <a:ext cx="1501833" cy="803563"/>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741BA06" w14:textId="36DB040D" w:rsidR="00A71C77" w:rsidRDefault="00A71C77" w:rsidP="000C3FB7">
                              <w:pPr>
                                <w:jc w:val="center"/>
                              </w:pPr>
                              <w:r>
                                <w:t>30 accompanied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7616320" name="Oval 17"/>
                        <wps:cNvSpPr/>
                        <wps:spPr>
                          <a:xfrm>
                            <a:off x="4438996" y="1169323"/>
                            <a:ext cx="1634837" cy="847898"/>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2E0B615" w14:textId="4C4D60BC" w:rsidR="00A71C77" w:rsidRDefault="00A71C77" w:rsidP="000C3FB7">
                              <w:pPr>
                                <w:jc w:val="center"/>
                              </w:pPr>
                              <w:r>
                                <w:t>58 unaccompanied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69BA2F6" id="Group 19" o:spid="_x0000_s1026" style="position:absolute;left:0;text-align:left;margin-left:-9.4pt;margin-top:9.35pt;width:478.25pt;height:200.7pt;z-index:251706368" coordsize="60738,25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">
                <v:oval id="Oval 7" o:spid="_x0000_s1027" style="position:absolute;top:7259;width:7148;height:8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" fillcolor="white [3201]" strokecolor="#70ad47 [3209]" strokeweight="1pt">
                  <v:stroke joinstyle="miter"/>
                  <v:textbox>
                    <w:txbxContent>
                      <w:p w14:paraId="28FB73A6" w14:textId="025C17A1" w:rsidR="00960473" w:rsidRDefault="00796FFE" w:rsidP="000C3FB7">
                        <w:pPr>
                          <w:jc w:val="center"/>
                        </w:pPr>
                        <w:r>
                          <w:t>N</w:t>
                        </w:r>
                        <w:r w:rsidR="007207EE">
                          <w:t xml:space="preserve">= </w:t>
                        </w:r>
                        <w:r w:rsidR="00960473">
                          <w:t>140</w:t>
                        </w:r>
                      </w:p>
                    </w:txbxContent>
                  </v:textbox>
                </v:oval>
                <v:oval id="Oval 8" o:spid="_x0000_s1028" style="position:absolute;left:12247;top:7980;width:9255;height:7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" fillcolor="white [3201]" strokecolor="#70ad47 [3209]" strokeweight="1pt">
                  <v:stroke joinstyle="miter"/>
                  <v:textbox>
                    <w:txbxContent>
                      <w:p w14:paraId="219E47E6" w14:textId="52EBDE8A" w:rsidR="00724B0B" w:rsidRDefault="007207EE" w:rsidP="000C3FB7">
                        <w:pPr>
                          <w:jc w:val="center"/>
                        </w:pPr>
                        <w:r>
                          <w:t>N=</w:t>
                        </w:r>
                        <w:r w:rsidR="00724B0B">
                          <w:t xml:space="preserve">122 </w:t>
                        </w:r>
                      </w:p>
                    </w:txbxContent>
                  </v:textbox>
                </v:oval>
                <v:oval id="Oval 10" o:spid="_x0000_s1029" style="position:absolute;left:28374;top:3879;width:11804;height:7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" fillcolor="white [3201]" strokecolor="#70ad47 [3209]" strokeweight="1pt">
                  <v:stroke joinstyle="miter"/>
                  <v:textbox>
                    <w:txbxContent>
                      <w:p w14:paraId="4AEBA608" w14:textId="3F58FBBE" w:rsidR="00502AB9" w:rsidRDefault="00CD26FF" w:rsidP="000C3FB7">
                        <w:pPr>
                          <w:jc w:val="center"/>
                        </w:pPr>
                        <w:r>
                          <w:t>88 (10</w:t>
                        </w:r>
                        <w:r w:rsidR="00502AB9">
                          <w:t xml:space="preserve"> -17 years)</w:t>
                        </w:r>
                      </w:p>
                    </w:txbxContent>
                  </v:textbox>
                </v:oval>
                <v:oval id="Oval 11" o:spid="_x0000_s1030" style="position:absolute;left:27653;top:16348;width:1253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" fillcolor="white [3201]" strokecolor="#70ad47 [3209]" strokeweight="1pt">
                  <v:stroke joinstyle="miter"/>
                  <v:textbox>
                    <w:txbxContent>
                      <w:p w14:paraId="70412A81" w14:textId="148D2611" w:rsidR="00CD26FF" w:rsidRDefault="00CD26FF" w:rsidP="000C3FB7">
                        <w:pPr>
                          <w:jc w:val="center"/>
                        </w:pPr>
                        <w:r>
                          <w:t>34 (18 -19 years)</w:t>
                        </w:r>
                      </w:p>
                    </w:txbxContent>
                  </v:textbox>
                </v:oval>
                <v:shapetype id="_x0000_t32" coordsize="21600,21600" o:spt="32" o:oned="t" path="m,l21600,21600e" filled="f">
                  <v:path arrowok="t" fillok="f" o:connecttype="none"/>
                  <o:lock v:ext="edit" shapetype="t"/>
                </v:shapetype>
                <v:shape id="Straight Arrow Connector 12" o:spid="_x0000_s1031" type="#_x0000_t32" style="position:absolute;left:7148;top:11470;width:5099;height: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" strokecolor="#4472c4 [3204]" strokeweight=".5pt">
                  <v:stroke endarrow="block" joinstyle="miter"/>
                </v:shape>
                <v:shape id="Straight Arrow Connector 13" o:spid="_x0000_s1032" type="#_x0000_t32" style="position:absolute;left:20615;top:6754;width:7753;height:27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" strokecolor="#4472c4 [3204]" strokeweight=".5pt">
                  <v:stroke endarrow="block" joinstyle="miter"/>
                </v:shape>
                <v:shape id="Straight Arrow Connector 14" o:spid="_x0000_s1033" type="#_x0000_t32" style="position:absolute;left:19834;top:14242;width:8534;height:4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" strokecolor="#4472c4 [3204]" strokeweight=".5pt">
                  <v:stroke endarrow="block" joinstyle="miter"/>
                </v:shape>
                <v:shape id="Straight Arrow Connector 15" o:spid="_x0000_s1034" type="#_x0000_t32" style="position:absolute;left:38848;top:2763;width:5874;height:24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" strokecolor="#4472c4 [3204]" strokeweight=".5pt">
                  <v:stroke endarrow="block" joinstyle="miter"/>
                </v:shape>
                <v:shape id="Straight Arrow Connector 16" o:spid="_x0000_s1035" type="#_x0000_t32" style="position:absolute;left:39402;top:9754;width:5320;height:49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" strokecolor="#4472c4 [3204]" strokeweight=".5pt">
                  <v:stroke endarrow="block" joinstyle="miter"/>
                </v:shape>
                <v:oval id="Oval 17" o:spid="_x0000_s1036" style="position:absolute;left:44722;width:15018;height:8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" fillcolor="white [3201]" strokecolor="#70ad47 [3209]" strokeweight="1pt">
                  <v:stroke joinstyle="miter"/>
                  <v:textbox>
                    <w:txbxContent>
                      <w:p w14:paraId="6741BA06" w14:textId="36DB040D" w:rsidR="00A71C77" w:rsidRDefault="00A71C77" w:rsidP="000C3FB7">
                        <w:pPr>
                          <w:jc w:val="center"/>
                        </w:pPr>
                        <w:r>
                          <w:t>30 accompanied</w:t>
                        </w:r>
                      </w:p>
                    </w:txbxContent>
                  </v:textbox>
                </v:oval>
                <v:oval id="Oval 17" o:spid="_x0000_s1037" style="position:absolute;left:44389;top:11693;width:16349;height:8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" fillcolor="white [3201]" strokecolor="#70ad47 [3209]" strokeweight="1pt">
                  <v:stroke joinstyle="miter"/>
                  <v:textbox>
                    <w:txbxContent>
                      <w:p w14:paraId="62E0B615" w14:textId="4C4D60BC" w:rsidR="00A71C77" w:rsidRDefault="00A71C77" w:rsidP="000C3FB7">
                        <w:pPr>
                          <w:jc w:val="center"/>
                        </w:pPr>
                        <w:r>
                          <w:t>58 unaccompanied</w:t>
                        </w:r>
                      </w:p>
                    </w:txbxContent>
                  </v:textbox>
                </v:oval>
              </v:group>
            </w:pict>
          </mc:Fallback>
        </mc:AlternateContent>
      </w:r>
      <w:r w:rsidR="00476739">
        <w:rPr>
          <w:rFonts w:eastAsia="Times New Roman" w:cs="Times New Roman"/>
          <w:noProof/>
          <w:color w:val="000000" w:themeColor="text1"/>
          <w:szCs w:val="24"/>
        </w:rPr>
        <mc:AlternateContent>
          <mc:Choice Requires="wps">
            <w:drawing>
              <wp:anchor distT="0" distB="0" distL="114300" distR="114300" simplePos="0" relativeHeight="251712512" behindDoc="0" locked="0" layoutInCell="1" allowOverlap="1" wp14:anchorId="30E560E8" wp14:editId="1CDE4A33">
                <wp:simplePos x="0" y="0"/>
                <wp:positionH relativeFrom="column">
                  <wp:posOffset>191078</wp:posOffset>
                </wp:positionH>
                <wp:positionV relativeFrom="paragraph">
                  <wp:posOffset>164177</wp:posOffset>
                </wp:positionV>
                <wp:extent cx="1490750" cy="521220"/>
                <wp:effectExtent l="0" t="0" r="14605" b="12700"/>
                <wp:wrapNone/>
                <wp:docPr id="1574947780" name="Oval 21"/>
                <wp:cNvGraphicFramePr/>
                <a:graphic xmlns:a="http://schemas.openxmlformats.org/drawingml/2006/main">
                  <a:graphicData uri="http://schemas.microsoft.com/office/word/2010/wordprocessingShape">
                    <wps:wsp>
                      <wps:cNvSpPr/>
                      <wps:spPr>
                        <a:xfrm>
                          <a:off x="0" y="0"/>
                          <a:ext cx="1490750" cy="5212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47B18E0" w14:textId="76038F94" w:rsidR="00476739" w:rsidRDefault="00476739" w:rsidP="003A797E">
                            <w:pPr>
                              <w:jc w:val="center"/>
                            </w:pPr>
                            <w:r>
                              <w:t xml:space="preserve">18 declined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560E8" id="Oval 21" o:spid="_x0000_s1038" style="position:absolute;left:0;text-align:left;margin-left:15.05pt;margin-top:12.95pt;width:117.4pt;height:41.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" fillcolor="white [3201]" strokecolor="#70ad47 [3209]" strokeweight="1pt">
                <v:stroke joinstyle="miter"/>
                <v:textbox>
                  <w:txbxContent>
                    <w:p w14:paraId="247B18E0" w14:textId="76038F94" w:rsidR="00476739" w:rsidRDefault="00476739" w:rsidP="003A797E">
                      <w:pPr>
                        <w:jc w:val="center"/>
                      </w:pPr>
                      <w:r>
                        <w:t xml:space="preserve">18 declined </w:t>
                      </w:r>
                    </w:p>
                  </w:txbxContent>
                </v:textbox>
              </v:oval>
            </w:pict>
          </mc:Fallback>
        </mc:AlternateContent>
      </w:r>
    </w:p>
    <w:p w14:paraId="1D764BBE" w14:textId="38B5E2C3" w:rsidR="0084591E" w:rsidRDefault="0084591E" w:rsidP="001940DD">
      <w:pPr>
        <w:spacing w:after="0"/>
        <w:rPr>
          <w:rFonts w:eastAsia="Times New Roman" w:cs="Times New Roman"/>
          <w:color w:val="000000" w:themeColor="text1"/>
          <w:szCs w:val="24"/>
        </w:rPr>
      </w:pPr>
    </w:p>
    <w:p w14:paraId="48B4941A" w14:textId="5F50031F" w:rsidR="0084591E" w:rsidRDefault="007207EE" w:rsidP="001940DD">
      <w:pPr>
        <w:spacing w:after="0"/>
        <w:rPr>
          <w:rFonts w:eastAsia="Times New Roman" w:cs="Times New Roman"/>
          <w:color w:val="000000" w:themeColor="text1"/>
          <w:szCs w:val="24"/>
        </w:rPr>
      </w:pPr>
      <w:r>
        <w:rPr>
          <w:rFonts w:eastAsia="Times New Roman" w:cs="Times New Roman"/>
          <w:noProof/>
          <w:color w:val="000000" w:themeColor="text1"/>
          <w:szCs w:val="24"/>
        </w:rPr>
        <mc:AlternateContent>
          <mc:Choice Requires="wps">
            <w:drawing>
              <wp:anchor distT="0" distB="0" distL="114300" distR="114300" simplePos="0" relativeHeight="251708416" behindDoc="0" locked="0" layoutInCell="1" allowOverlap="1" wp14:anchorId="1B94AFBB" wp14:editId="5C6F7C14">
                <wp:simplePos x="0" y="0"/>
                <wp:positionH relativeFrom="column">
                  <wp:posOffset>850669</wp:posOffset>
                </wp:positionH>
                <wp:positionV relativeFrom="paragraph">
                  <wp:posOffset>160366</wp:posOffset>
                </wp:positionV>
                <wp:extent cx="0" cy="503468"/>
                <wp:effectExtent l="76200" t="38100" r="57150" b="11430"/>
                <wp:wrapNone/>
                <wp:docPr id="2026132841" name="Straight Arrow Connector 20"/>
                <wp:cNvGraphicFramePr/>
                <a:graphic xmlns:a="http://schemas.openxmlformats.org/drawingml/2006/main">
                  <a:graphicData uri="http://schemas.microsoft.com/office/word/2010/wordprocessingShape">
                    <wps:wsp>
                      <wps:cNvCnPr/>
                      <wps:spPr>
                        <a:xfrm flipV="1">
                          <a:off x="0" y="0"/>
                          <a:ext cx="0" cy="5034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982C4C" id="Straight Arrow Connector 20" o:spid="_x0000_s1026" type="#_x0000_t32" style="position:absolute;margin-left:67pt;margin-top:12.65pt;width:0;height:39.65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" strokecolor="#4472c4 [3204]" strokeweight=".5pt">
                <v:stroke endarrow="block" joinstyle="miter"/>
              </v:shape>
            </w:pict>
          </mc:Fallback>
        </mc:AlternateContent>
      </w:r>
    </w:p>
    <w:p w14:paraId="0C4924E0" w14:textId="77777777" w:rsidR="0084591E" w:rsidRDefault="0084591E" w:rsidP="001940DD">
      <w:pPr>
        <w:spacing w:after="0"/>
        <w:rPr>
          <w:rFonts w:eastAsia="Times New Roman" w:cs="Times New Roman"/>
          <w:color w:val="000000" w:themeColor="text1"/>
          <w:szCs w:val="24"/>
        </w:rPr>
      </w:pPr>
    </w:p>
    <w:p w14:paraId="62676859" w14:textId="77777777" w:rsidR="0084591E" w:rsidRDefault="0084591E" w:rsidP="001940DD">
      <w:pPr>
        <w:spacing w:after="0"/>
        <w:rPr>
          <w:rFonts w:eastAsia="Times New Roman" w:cs="Times New Roman"/>
          <w:color w:val="000000" w:themeColor="text1"/>
          <w:szCs w:val="24"/>
        </w:rPr>
      </w:pPr>
    </w:p>
    <w:p w14:paraId="2BDB3B2C" w14:textId="7A0226AA" w:rsidR="00A05FB0" w:rsidRDefault="00A05FB0" w:rsidP="001940DD">
      <w:pPr>
        <w:spacing w:after="0"/>
        <w:rPr>
          <w:rFonts w:eastAsia="Times New Roman" w:cs="Times New Roman"/>
          <w:color w:val="000000" w:themeColor="text1"/>
          <w:szCs w:val="24"/>
        </w:rPr>
      </w:pPr>
    </w:p>
    <w:p w14:paraId="1853CDB6" w14:textId="140BCAEA" w:rsidR="00A05FB0" w:rsidRDefault="00A05FB0" w:rsidP="001940DD">
      <w:pPr>
        <w:spacing w:after="0"/>
        <w:rPr>
          <w:rFonts w:eastAsia="Times New Roman" w:cs="Times New Roman"/>
          <w:color w:val="000000" w:themeColor="text1"/>
          <w:szCs w:val="24"/>
        </w:rPr>
      </w:pPr>
    </w:p>
    <w:p w14:paraId="1AE998D2" w14:textId="4ADDB83E" w:rsidR="00A05FB0" w:rsidRDefault="00A05FB0" w:rsidP="001940DD">
      <w:pPr>
        <w:spacing w:after="0"/>
        <w:rPr>
          <w:rFonts w:eastAsia="Times New Roman" w:cs="Times New Roman"/>
          <w:color w:val="000000" w:themeColor="text1"/>
          <w:szCs w:val="24"/>
        </w:rPr>
      </w:pPr>
    </w:p>
    <w:p w14:paraId="2DE6ABEE" w14:textId="3629440D" w:rsidR="00A05FB0" w:rsidRDefault="00A05FB0" w:rsidP="001940DD">
      <w:pPr>
        <w:spacing w:after="0"/>
        <w:rPr>
          <w:rFonts w:eastAsia="Times New Roman" w:cs="Times New Roman"/>
          <w:color w:val="000000" w:themeColor="text1"/>
          <w:szCs w:val="24"/>
        </w:rPr>
      </w:pPr>
    </w:p>
    <w:p w14:paraId="139580C4" w14:textId="38303295" w:rsidR="00A05FB0" w:rsidRDefault="00A05FB0" w:rsidP="001940DD">
      <w:pPr>
        <w:spacing w:after="0"/>
        <w:rPr>
          <w:rFonts w:eastAsia="Times New Roman" w:cs="Times New Roman"/>
          <w:color w:val="000000" w:themeColor="text1"/>
          <w:szCs w:val="24"/>
        </w:rPr>
      </w:pPr>
    </w:p>
    <w:p w14:paraId="08EAFCE8" w14:textId="77777777" w:rsidR="00A05FB0" w:rsidRDefault="00A05FB0" w:rsidP="001940DD">
      <w:pPr>
        <w:spacing w:after="0"/>
        <w:rPr>
          <w:rFonts w:eastAsia="Times New Roman" w:cs="Times New Roman"/>
          <w:color w:val="000000" w:themeColor="text1"/>
          <w:szCs w:val="24"/>
        </w:rPr>
      </w:pPr>
    </w:p>
    <w:p w14:paraId="4AD7340D" w14:textId="2C1942D3" w:rsidR="00A05FB0" w:rsidRDefault="00D45528" w:rsidP="001940DD">
      <w:pPr>
        <w:spacing w:after="0"/>
        <w:rPr>
          <w:rFonts w:eastAsia="Times New Roman" w:cs="Times New Roman"/>
          <w:color w:val="000000" w:themeColor="text1"/>
          <w:szCs w:val="24"/>
        </w:rPr>
      </w:pPr>
      <w:r>
        <w:rPr>
          <w:rFonts w:eastAsia="Times New Roman" w:cs="Times New Roman"/>
          <w:color w:val="000000" w:themeColor="text1"/>
          <w:szCs w:val="24"/>
        </w:rPr>
        <w:t xml:space="preserve">Figure 4.1: </w:t>
      </w:r>
      <w:r w:rsidR="00E447F4">
        <w:rPr>
          <w:rFonts w:eastAsia="Times New Roman" w:cs="Times New Roman"/>
          <w:color w:val="000000" w:themeColor="text1"/>
          <w:szCs w:val="24"/>
        </w:rPr>
        <w:t>Flow diagram for study participants</w:t>
      </w:r>
    </w:p>
    <w:p w14:paraId="1EB734E4" w14:textId="77777777" w:rsidR="00A05FB0" w:rsidRDefault="00A05FB0" w:rsidP="001940DD">
      <w:pPr>
        <w:spacing w:after="0"/>
        <w:rPr>
          <w:rFonts w:eastAsia="Times New Roman" w:cs="Times New Roman"/>
          <w:color w:val="000000" w:themeColor="text1"/>
          <w:szCs w:val="24"/>
        </w:rPr>
      </w:pPr>
    </w:p>
    <w:p w14:paraId="7022020F" w14:textId="725C4EB8" w:rsidR="00EB0967" w:rsidRPr="005B1508" w:rsidRDefault="00EB0967" w:rsidP="00EB0967">
      <w:pPr>
        <w:pStyle w:val="Heading2"/>
        <w:spacing w:before="0"/>
        <w:rPr>
          <w:szCs w:val="24"/>
          <w:lang w:eastAsia="en-GB"/>
        </w:rPr>
      </w:pPr>
      <w:bookmarkStart w:id="65" w:name="_Toc149085571"/>
      <w:bookmarkStart w:id="66" w:name="_Toc206454994"/>
      <w:bookmarkStart w:id="67" w:name="_Toc212149810"/>
      <w:r>
        <w:t>4.</w:t>
      </w:r>
      <w:r w:rsidR="00B4269F">
        <w:t>2</w:t>
      </w:r>
      <w:r>
        <w:t xml:space="preserve"> </w:t>
      </w:r>
      <w:bookmarkStart w:id="68" w:name="_Toc533278406"/>
      <w:bookmarkStart w:id="69" w:name="_Toc2981588"/>
      <w:bookmarkStart w:id="70" w:name="_Toc4361112"/>
      <w:bookmarkStart w:id="71" w:name="_Toc15638544"/>
      <w:bookmarkStart w:id="72" w:name="_Toc73732755"/>
      <w:bookmarkStart w:id="73" w:name="_Toc93353361"/>
      <w:bookmarkStart w:id="74" w:name="_Toc112510521"/>
      <w:r>
        <w:t>D</w:t>
      </w:r>
      <w:r w:rsidRPr="005B1508">
        <w:rPr>
          <w:szCs w:val="24"/>
          <w:lang w:eastAsia="en-GB"/>
        </w:rPr>
        <w:t>emographic characteristics of the respondents</w:t>
      </w:r>
      <w:bookmarkEnd w:id="65"/>
      <w:bookmarkEnd w:id="66"/>
      <w:bookmarkEnd w:id="67"/>
      <w:bookmarkEnd w:id="68"/>
      <w:bookmarkEnd w:id="69"/>
      <w:bookmarkEnd w:id="70"/>
      <w:bookmarkEnd w:id="71"/>
      <w:bookmarkEnd w:id="72"/>
      <w:bookmarkEnd w:id="73"/>
      <w:bookmarkEnd w:id="74"/>
    </w:p>
    <w:p w14:paraId="63B5E526" w14:textId="19037345" w:rsidR="00EB0967" w:rsidRPr="009F748E" w:rsidRDefault="00EB0967" w:rsidP="00EB0967">
      <w:pPr>
        <w:pStyle w:val="Heading3"/>
        <w:spacing w:before="0"/>
        <w:rPr>
          <w:rFonts w:eastAsia="Calibri"/>
          <w:lang w:eastAsia="en-GB"/>
        </w:rPr>
      </w:pPr>
      <w:bookmarkStart w:id="75" w:name="_Toc2981589"/>
      <w:bookmarkStart w:id="76" w:name="_Toc4361113"/>
      <w:bookmarkStart w:id="77" w:name="_Toc15638545"/>
      <w:bookmarkStart w:id="78" w:name="_Toc73732756"/>
      <w:bookmarkStart w:id="79" w:name="_Toc93353362"/>
      <w:bookmarkStart w:id="80" w:name="_Toc112510522"/>
      <w:bookmarkStart w:id="81" w:name="_Toc149085572"/>
      <w:bookmarkStart w:id="82" w:name="_Toc206454995"/>
      <w:bookmarkStart w:id="83" w:name="_Toc212149811"/>
      <w:r w:rsidRPr="009F748E">
        <w:rPr>
          <w:lang w:eastAsia="en-GB"/>
        </w:rPr>
        <w:t>4.</w:t>
      </w:r>
      <w:r w:rsidR="00B4269F">
        <w:rPr>
          <w:lang w:eastAsia="en-GB"/>
        </w:rPr>
        <w:t>2</w:t>
      </w:r>
      <w:r w:rsidRPr="009F748E">
        <w:rPr>
          <w:lang w:eastAsia="en-GB"/>
        </w:rPr>
        <w:t>.1 Socio-Demographic Characteristics</w:t>
      </w:r>
      <w:bookmarkEnd w:id="75"/>
      <w:bookmarkEnd w:id="76"/>
      <w:bookmarkEnd w:id="77"/>
      <w:bookmarkEnd w:id="78"/>
      <w:bookmarkEnd w:id="79"/>
      <w:bookmarkEnd w:id="80"/>
      <w:bookmarkEnd w:id="81"/>
      <w:bookmarkEnd w:id="82"/>
      <w:bookmarkEnd w:id="83"/>
    </w:p>
    <w:p w14:paraId="5424C4BC" w14:textId="6ECBD902" w:rsidR="00EB0967" w:rsidRDefault="0085246B" w:rsidP="00EB0967">
      <w:pPr>
        <w:rPr>
          <w:szCs w:val="24"/>
          <w:lang w:eastAsia="x-none"/>
        </w:rPr>
      </w:pPr>
      <w:bookmarkStart w:id="84" w:name="_Toc323985738"/>
      <w:r w:rsidRPr="0085246B">
        <w:t>The respondents’ ages ranged from 10 to 19 years, with a mean age of 14.89 ± 2.25 years. The findings indicated that the majority, 88 (72.1%), were aged between 10–17 years, slightly more than half of the respondents, 64 (52.5%), were female, 120 (98.4%), reported living at home, while 1 (0.8%) lived in a children’s home</w:t>
      </w:r>
      <w:r w:rsidR="001F4390">
        <w:t>.</w:t>
      </w:r>
      <w:r w:rsidRPr="0085246B">
        <w:t xml:space="preserve"> </w:t>
      </w:r>
      <w:r w:rsidR="00EB0967" w:rsidRPr="00496B62">
        <w:t>as shown in table 4.</w:t>
      </w:r>
      <w:r w:rsidR="00496B62" w:rsidRPr="00496B62">
        <w:t>1</w:t>
      </w:r>
      <w:r w:rsidR="00EB0967">
        <w:rPr>
          <w:szCs w:val="24"/>
        </w:rPr>
        <w:t>.</w:t>
      </w:r>
    </w:p>
    <w:p w14:paraId="63FDAB37" w14:textId="2446DAF4" w:rsidR="00EB0967" w:rsidRDefault="00EB0967" w:rsidP="00416EEF">
      <w:pPr>
        <w:pStyle w:val="Caption"/>
        <w:spacing w:after="0"/>
      </w:pPr>
      <w:bookmarkStart w:id="85" w:name="_Toc533278445"/>
      <w:bookmarkStart w:id="86" w:name="_Toc2964911"/>
      <w:bookmarkStart w:id="87" w:name="_Toc3045355"/>
      <w:bookmarkStart w:id="88" w:name="_Toc15638489"/>
      <w:bookmarkStart w:id="89" w:name="_Toc73732626"/>
      <w:bookmarkStart w:id="90" w:name="_Toc93353288"/>
      <w:bookmarkStart w:id="91" w:name="_Toc112510406"/>
      <w:bookmarkStart w:id="92" w:name="_Toc149085495"/>
      <w:bookmarkStart w:id="93" w:name="_Toc206455046"/>
      <w:bookmarkStart w:id="94" w:name="_Toc212149858"/>
      <w:r>
        <w:rPr>
          <w:szCs w:val="24"/>
        </w:rPr>
        <w:t>Table 4.</w:t>
      </w:r>
      <w:r w:rsidRPr="009F748E">
        <w:rPr>
          <w:szCs w:val="24"/>
        </w:rPr>
        <w:t xml:space="preserve"> </w:t>
      </w:r>
      <w:r>
        <w:rPr>
          <w:i w:val="0"/>
          <w:iCs w:val="0"/>
          <w:szCs w:val="24"/>
        </w:rPr>
        <w:fldChar w:fldCharType="begin"/>
      </w:r>
      <w:r>
        <w:rPr>
          <w:szCs w:val="24"/>
        </w:rPr>
        <w:instrText xml:space="preserve"> SEQ Table_4. \* ARABIC </w:instrText>
      </w:r>
      <w:r>
        <w:rPr>
          <w:i w:val="0"/>
          <w:iCs w:val="0"/>
          <w:szCs w:val="24"/>
        </w:rPr>
        <w:fldChar w:fldCharType="separate"/>
      </w:r>
      <w:r w:rsidR="002034F7">
        <w:rPr>
          <w:noProof/>
          <w:szCs w:val="24"/>
        </w:rPr>
        <w:t>1</w:t>
      </w:r>
      <w:r>
        <w:rPr>
          <w:i w:val="0"/>
          <w:iCs w:val="0"/>
          <w:szCs w:val="24"/>
        </w:rPr>
        <w:fldChar w:fldCharType="end"/>
      </w:r>
      <w:r w:rsidRPr="009F748E">
        <w:rPr>
          <w:szCs w:val="24"/>
        </w:rPr>
        <w:t>: Socio-demographic characteristics of the respondents</w:t>
      </w:r>
      <w:bookmarkEnd w:id="84"/>
      <w:bookmarkEnd w:id="85"/>
      <w:bookmarkEnd w:id="86"/>
      <w:bookmarkEnd w:id="87"/>
      <w:bookmarkEnd w:id="88"/>
      <w:bookmarkEnd w:id="89"/>
      <w:bookmarkEnd w:id="90"/>
      <w:bookmarkEnd w:id="91"/>
      <w:bookmarkEnd w:id="92"/>
      <w:bookmarkEnd w:id="93"/>
      <w:bookmarkEnd w:id="94"/>
    </w:p>
    <w:tbl>
      <w:tblPr>
        <w:tblW w:w="56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8"/>
        <w:gridCol w:w="2140"/>
        <w:gridCol w:w="1416"/>
        <w:gridCol w:w="2257"/>
      </w:tblGrid>
      <w:tr w:rsidR="005D00E3" w:rsidRPr="00F52C4D" w14:paraId="1B283C41" w14:textId="77777777" w:rsidTr="003A797E">
        <w:trPr>
          <w:trHeight w:val="375"/>
        </w:trPr>
        <w:tc>
          <w:tcPr>
            <w:tcW w:w="3036" w:type="pct"/>
            <w:gridSpan w:val="2"/>
            <w:vAlign w:val="center"/>
            <w:hideMark/>
          </w:tcPr>
          <w:p w14:paraId="2592A22D" w14:textId="77777777" w:rsidR="005D00E3" w:rsidRPr="00F52C4D" w:rsidRDefault="005D00E3" w:rsidP="009119C7">
            <w:pPr>
              <w:spacing w:after="0" w:line="240" w:lineRule="auto"/>
              <w:rPr>
                <w:rFonts w:eastAsia="Times New Roman" w:cs="Times New Roman"/>
                <w:b/>
                <w:bCs/>
                <w:szCs w:val="24"/>
              </w:rPr>
            </w:pPr>
            <w:r w:rsidRPr="00F52C4D">
              <w:rPr>
                <w:rFonts w:eastAsia="Times New Roman" w:cs="Times New Roman"/>
                <w:b/>
                <w:bCs/>
                <w:szCs w:val="24"/>
              </w:rPr>
              <w:t xml:space="preserve"> Characteristics </w:t>
            </w:r>
          </w:p>
        </w:tc>
        <w:tc>
          <w:tcPr>
            <w:tcW w:w="757" w:type="pct"/>
            <w:vAlign w:val="center"/>
            <w:hideMark/>
          </w:tcPr>
          <w:p w14:paraId="05646873" w14:textId="77777777" w:rsidR="005D00E3" w:rsidRDefault="005D00E3" w:rsidP="009119C7">
            <w:pPr>
              <w:spacing w:after="0" w:line="240" w:lineRule="auto"/>
              <w:jc w:val="center"/>
              <w:rPr>
                <w:rFonts w:eastAsia="Times New Roman" w:cs="Times New Roman"/>
                <w:b/>
                <w:bCs/>
                <w:szCs w:val="24"/>
              </w:rPr>
            </w:pPr>
            <w:r w:rsidRPr="00F52C4D">
              <w:rPr>
                <w:rFonts w:eastAsia="Times New Roman" w:cs="Times New Roman"/>
                <w:b/>
                <w:bCs/>
                <w:szCs w:val="24"/>
              </w:rPr>
              <w:t>Frequency</w:t>
            </w:r>
          </w:p>
          <w:p w14:paraId="7807BDEB" w14:textId="77777777" w:rsidR="005D00E3" w:rsidRPr="00F52C4D" w:rsidRDefault="005D00E3" w:rsidP="009119C7">
            <w:pPr>
              <w:spacing w:after="0" w:line="240" w:lineRule="auto"/>
              <w:jc w:val="center"/>
              <w:rPr>
                <w:rFonts w:eastAsia="Times New Roman" w:cs="Times New Roman"/>
                <w:b/>
                <w:bCs/>
                <w:szCs w:val="24"/>
              </w:rPr>
            </w:pPr>
            <w:r>
              <w:rPr>
                <w:rFonts w:eastAsia="Times New Roman" w:cs="Times New Roman"/>
                <w:b/>
                <w:bCs/>
                <w:szCs w:val="24"/>
              </w:rPr>
              <w:t>N=122</w:t>
            </w:r>
          </w:p>
        </w:tc>
        <w:tc>
          <w:tcPr>
            <w:tcW w:w="1207" w:type="pct"/>
            <w:vAlign w:val="center"/>
            <w:hideMark/>
          </w:tcPr>
          <w:p w14:paraId="5C0DDEC6" w14:textId="77777777" w:rsidR="005D00E3" w:rsidRPr="00F52C4D" w:rsidRDefault="005D00E3" w:rsidP="009119C7">
            <w:pPr>
              <w:spacing w:after="0" w:line="240" w:lineRule="auto"/>
              <w:jc w:val="center"/>
              <w:rPr>
                <w:rFonts w:eastAsia="Times New Roman" w:cs="Times New Roman"/>
                <w:b/>
                <w:bCs/>
                <w:szCs w:val="24"/>
              </w:rPr>
            </w:pPr>
            <w:r w:rsidRPr="00F52C4D">
              <w:rPr>
                <w:rFonts w:eastAsia="Times New Roman" w:cs="Times New Roman"/>
                <w:b/>
                <w:bCs/>
                <w:szCs w:val="24"/>
              </w:rPr>
              <w:t>Percent</w:t>
            </w:r>
            <w:r>
              <w:rPr>
                <w:rFonts w:eastAsia="Times New Roman" w:cs="Times New Roman"/>
                <w:b/>
                <w:bCs/>
                <w:szCs w:val="24"/>
              </w:rPr>
              <w:t xml:space="preserve"> /standard deviation</w:t>
            </w:r>
          </w:p>
        </w:tc>
      </w:tr>
      <w:tr w:rsidR="005D00E3" w:rsidRPr="00F52C4D" w14:paraId="7B184294" w14:textId="77777777" w:rsidTr="003A797E">
        <w:trPr>
          <w:trHeight w:val="375"/>
        </w:trPr>
        <w:tc>
          <w:tcPr>
            <w:tcW w:w="3036" w:type="pct"/>
            <w:gridSpan w:val="2"/>
            <w:vAlign w:val="center"/>
          </w:tcPr>
          <w:p w14:paraId="719C59C9" w14:textId="77777777" w:rsidR="005D00E3" w:rsidRPr="00F52C4D" w:rsidRDefault="005D00E3" w:rsidP="009119C7">
            <w:pPr>
              <w:spacing w:after="0" w:line="240" w:lineRule="auto"/>
              <w:rPr>
                <w:rFonts w:eastAsia="Times New Roman" w:cs="Times New Roman"/>
                <w:b/>
                <w:bCs/>
                <w:szCs w:val="24"/>
              </w:rPr>
            </w:pPr>
            <w:r>
              <w:rPr>
                <w:rFonts w:eastAsia="Times New Roman" w:cs="Times New Roman"/>
                <w:b/>
                <w:bCs/>
                <w:szCs w:val="24"/>
              </w:rPr>
              <w:t>Mean Age [standard deviation(</w:t>
            </w:r>
            <w:commentRangeStart w:id="95"/>
            <w:r>
              <w:rPr>
                <w:rFonts w:eastAsia="Times New Roman" w:cs="Times New Roman"/>
                <w:b/>
                <w:bCs/>
                <w:szCs w:val="24"/>
              </w:rPr>
              <w:t>sd</w:t>
            </w:r>
            <w:commentRangeEnd w:id="95"/>
            <w:r w:rsidR="0086591C">
              <w:rPr>
                <w:rStyle w:val="CommentReference"/>
                <w:rFonts w:eastAsia="Times New Roman" w:cs="Times New Roman"/>
                <w:b/>
                <w:bCs/>
                <w:sz w:val="24"/>
                <w:szCs w:val="24"/>
              </w:rPr>
              <w:commentReference w:id="95"/>
            </w:r>
            <w:r>
              <w:rPr>
                <w:rFonts w:eastAsia="Times New Roman" w:cs="Times New Roman"/>
                <w:b/>
                <w:bCs/>
                <w:szCs w:val="24"/>
              </w:rPr>
              <w:t>)]</w:t>
            </w:r>
          </w:p>
        </w:tc>
        <w:tc>
          <w:tcPr>
            <w:tcW w:w="757" w:type="pct"/>
            <w:vAlign w:val="center"/>
          </w:tcPr>
          <w:p w14:paraId="162D5B80" w14:textId="77777777" w:rsidR="005D00E3" w:rsidRPr="00F52C4D" w:rsidRDefault="005D00E3" w:rsidP="009119C7">
            <w:pPr>
              <w:spacing w:after="0" w:line="240" w:lineRule="auto"/>
              <w:jc w:val="center"/>
              <w:rPr>
                <w:rFonts w:eastAsia="Times New Roman" w:cs="Times New Roman"/>
                <w:b/>
                <w:bCs/>
                <w:szCs w:val="24"/>
              </w:rPr>
            </w:pPr>
            <w:r>
              <w:rPr>
                <w:rFonts w:eastAsia="Times New Roman" w:cs="Times New Roman"/>
                <w:b/>
                <w:bCs/>
                <w:szCs w:val="24"/>
              </w:rPr>
              <w:t xml:space="preserve">14.89 </w:t>
            </w:r>
          </w:p>
        </w:tc>
        <w:tc>
          <w:tcPr>
            <w:tcW w:w="1207" w:type="pct"/>
            <w:vAlign w:val="center"/>
          </w:tcPr>
          <w:p w14:paraId="651BEB21" w14:textId="77777777" w:rsidR="005D00E3" w:rsidRPr="00F52C4D" w:rsidRDefault="005D00E3" w:rsidP="009119C7">
            <w:pPr>
              <w:spacing w:after="0" w:line="240" w:lineRule="auto"/>
              <w:jc w:val="center"/>
              <w:rPr>
                <w:rFonts w:eastAsia="Times New Roman" w:cs="Times New Roman"/>
                <w:b/>
                <w:bCs/>
                <w:szCs w:val="24"/>
              </w:rPr>
            </w:pPr>
            <w:r>
              <w:rPr>
                <w:rFonts w:eastAsia="Times New Roman" w:cs="Times New Roman"/>
                <w:b/>
                <w:bCs/>
                <w:szCs w:val="24"/>
              </w:rPr>
              <w:t>2.25</w:t>
            </w:r>
          </w:p>
        </w:tc>
      </w:tr>
      <w:tr w:rsidR="00875832" w:rsidRPr="00F52C4D" w14:paraId="1A7DBEA7" w14:textId="77777777" w:rsidTr="00875832">
        <w:trPr>
          <w:trHeight w:val="360"/>
        </w:trPr>
        <w:tc>
          <w:tcPr>
            <w:tcW w:w="1892" w:type="pct"/>
            <w:vMerge w:val="restart"/>
            <w:hideMark/>
          </w:tcPr>
          <w:p w14:paraId="6CBF0FB0"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Age</w:t>
            </w:r>
          </w:p>
        </w:tc>
        <w:tc>
          <w:tcPr>
            <w:tcW w:w="1144" w:type="pct"/>
            <w:vAlign w:val="center"/>
            <w:hideMark/>
          </w:tcPr>
          <w:p w14:paraId="78C9D0BD"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10-17 years</w:t>
            </w:r>
          </w:p>
        </w:tc>
        <w:tc>
          <w:tcPr>
            <w:tcW w:w="757" w:type="pct"/>
            <w:noWrap/>
            <w:vAlign w:val="center"/>
            <w:hideMark/>
          </w:tcPr>
          <w:p w14:paraId="7159E1F6"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88</w:t>
            </w:r>
          </w:p>
        </w:tc>
        <w:tc>
          <w:tcPr>
            <w:tcW w:w="1207" w:type="pct"/>
            <w:noWrap/>
            <w:vAlign w:val="center"/>
            <w:hideMark/>
          </w:tcPr>
          <w:p w14:paraId="203E8B96"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72.1%</w:t>
            </w:r>
          </w:p>
        </w:tc>
      </w:tr>
      <w:tr w:rsidR="00875832" w:rsidRPr="00F52C4D" w14:paraId="7590E484" w14:textId="77777777" w:rsidTr="00875832">
        <w:trPr>
          <w:trHeight w:val="360"/>
        </w:trPr>
        <w:tc>
          <w:tcPr>
            <w:tcW w:w="1892" w:type="pct"/>
            <w:vMerge/>
            <w:vAlign w:val="center"/>
            <w:hideMark/>
          </w:tcPr>
          <w:p w14:paraId="6507D93E" w14:textId="77777777" w:rsidR="005D00E3" w:rsidRPr="00F52C4D" w:rsidRDefault="005D00E3" w:rsidP="009119C7">
            <w:pPr>
              <w:spacing w:after="0" w:line="240" w:lineRule="auto"/>
              <w:rPr>
                <w:rFonts w:eastAsia="Times New Roman" w:cs="Times New Roman"/>
                <w:szCs w:val="24"/>
              </w:rPr>
            </w:pPr>
          </w:p>
        </w:tc>
        <w:tc>
          <w:tcPr>
            <w:tcW w:w="1144" w:type="pct"/>
            <w:vAlign w:val="center"/>
            <w:hideMark/>
          </w:tcPr>
          <w:p w14:paraId="792611C9"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18-19 years</w:t>
            </w:r>
          </w:p>
        </w:tc>
        <w:tc>
          <w:tcPr>
            <w:tcW w:w="757" w:type="pct"/>
            <w:noWrap/>
            <w:vAlign w:val="center"/>
            <w:hideMark/>
          </w:tcPr>
          <w:p w14:paraId="44854C4C"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34</w:t>
            </w:r>
          </w:p>
        </w:tc>
        <w:tc>
          <w:tcPr>
            <w:tcW w:w="1207" w:type="pct"/>
            <w:noWrap/>
            <w:vAlign w:val="center"/>
            <w:hideMark/>
          </w:tcPr>
          <w:p w14:paraId="48CCD840"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27.9%</w:t>
            </w:r>
          </w:p>
        </w:tc>
      </w:tr>
      <w:tr w:rsidR="00875832" w:rsidRPr="00F52C4D" w14:paraId="27410236" w14:textId="77777777" w:rsidTr="00875832">
        <w:trPr>
          <w:trHeight w:val="360"/>
        </w:trPr>
        <w:tc>
          <w:tcPr>
            <w:tcW w:w="1892" w:type="pct"/>
            <w:vMerge w:val="restart"/>
            <w:hideMark/>
          </w:tcPr>
          <w:p w14:paraId="529B90EA"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Gender</w:t>
            </w:r>
          </w:p>
        </w:tc>
        <w:tc>
          <w:tcPr>
            <w:tcW w:w="1144" w:type="pct"/>
            <w:vAlign w:val="center"/>
            <w:hideMark/>
          </w:tcPr>
          <w:p w14:paraId="35134FAE"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Male</w:t>
            </w:r>
          </w:p>
        </w:tc>
        <w:tc>
          <w:tcPr>
            <w:tcW w:w="757" w:type="pct"/>
            <w:noWrap/>
            <w:vAlign w:val="center"/>
            <w:hideMark/>
          </w:tcPr>
          <w:p w14:paraId="40E4848D"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58</w:t>
            </w:r>
          </w:p>
        </w:tc>
        <w:tc>
          <w:tcPr>
            <w:tcW w:w="1207" w:type="pct"/>
            <w:noWrap/>
            <w:vAlign w:val="center"/>
            <w:hideMark/>
          </w:tcPr>
          <w:p w14:paraId="19BDF3DC"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47.5%</w:t>
            </w:r>
          </w:p>
        </w:tc>
      </w:tr>
      <w:tr w:rsidR="00875832" w:rsidRPr="00F52C4D" w14:paraId="3A1C6AB2" w14:textId="77777777" w:rsidTr="00875832">
        <w:trPr>
          <w:trHeight w:val="360"/>
        </w:trPr>
        <w:tc>
          <w:tcPr>
            <w:tcW w:w="1892" w:type="pct"/>
            <w:vMerge/>
            <w:vAlign w:val="center"/>
            <w:hideMark/>
          </w:tcPr>
          <w:p w14:paraId="03FE8971" w14:textId="77777777" w:rsidR="005D00E3" w:rsidRPr="00F52C4D" w:rsidRDefault="005D00E3" w:rsidP="009119C7">
            <w:pPr>
              <w:spacing w:after="0" w:line="240" w:lineRule="auto"/>
              <w:rPr>
                <w:rFonts w:eastAsia="Times New Roman" w:cs="Times New Roman"/>
                <w:szCs w:val="24"/>
              </w:rPr>
            </w:pPr>
          </w:p>
        </w:tc>
        <w:tc>
          <w:tcPr>
            <w:tcW w:w="1144" w:type="pct"/>
            <w:vAlign w:val="center"/>
            <w:hideMark/>
          </w:tcPr>
          <w:p w14:paraId="56EB73E3"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Female</w:t>
            </w:r>
          </w:p>
        </w:tc>
        <w:tc>
          <w:tcPr>
            <w:tcW w:w="757" w:type="pct"/>
            <w:noWrap/>
            <w:vAlign w:val="center"/>
            <w:hideMark/>
          </w:tcPr>
          <w:p w14:paraId="21C9C261"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64</w:t>
            </w:r>
          </w:p>
        </w:tc>
        <w:tc>
          <w:tcPr>
            <w:tcW w:w="1207" w:type="pct"/>
            <w:noWrap/>
            <w:vAlign w:val="center"/>
            <w:hideMark/>
          </w:tcPr>
          <w:p w14:paraId="5432C0D4"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52.5%</w:t>
            </w:r>
          </w:p>
        </w:tc>
      </w:tr>
      <w:tr w:rsidR="00E470AE" w:rsidRPr="00F52C4D" w14:paraId="30864EDC" w14:textId="77777777" w:rsidTr="003A797E">
        <w:trPr>
          <w:trHeight w:val="360"/>
        </w:trPr>
        <w:tc>
          <w:tcPr>
            <w:tcW w:w="1892" w:type="pct"/>
            <w:vMerge w:val="restart"/>
            <w:noWrap/>
          </w:tcPr>
          <w:p w14:paraId="5F3971AB" w14:textId="77777777" w:rsidR="00453CA7" w:rsidRDefault="00453CA7" w:rsidP="009119C7">
            <w:pPr>
              <w:spacing w:after="0" w:line="240" w:lineRule="auto"/>
              <w:rPr>
                <w:rFonts w:eastAsia="Times New Roman" w:cs="Times New Roman"/>
                <w:szCs w:val="24"/>
              </w:rPr>
            </w:pPr>
          </w:p>
          <w:p w14:paraId="1F2518C1" w14:textId="77777777" w:rsidR="00453CA7" w:rsidRDefault="00453CA7" w:rsidP="009119C7">
            <w:pPr>
              <w:spacing w:after="0" w:line="240" w:lineRule="auto"/>
              <w:rPr>
                <w:rFonts w:eastAsia="Times New Roman" w:cs="Times New Roman"/>
                <w:szCs w:val="24"/>
              </w:rPr>
            </w:pPr>
          </w:p>
          <w:p w14:paraId="6F35F4CB" w14:textId="04E6A3C3"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Level of education</w:t>
            </w:r>
          </w:p>
        </w:tc>
        <w:tc>
          <w:tcPr>
            <w:tcW w:w="1144" w:type="pct"/>
            <w:vAlign w:val="center"/>
          </w:tcPr>
          <w:p w14:paraId="03FD108D" w14:textId="77777777"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Primary</w:t>
            </w:r>
          </w:p>
        </w:tc>
        <w:tc>
          <w:tcPr>
            <w:tcW w:w="757" w:type="pct"/>
            <w:noWrap/>
            <w:vAlign w:val="center"/>
          </w:tcPr>
          <w:p w14:paraId="1E70ADFE"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70</w:t>
            </w:r>
          </w:p>
        </w:tc>
        <w:tc>
          <w:tcPr>
            <w:tcW w:w="1207" w:type="pct"/>
            <w:noWrap/>
            <w:vAlign w:val="center"/>
          </w:tcPr>
          <w:p w14:paraId="63CFA8A9"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57.4%</w:t>
            </w:r>
          </w:p>
        </w:tc>
      </w:tr>
      <w:tr w:rsidR="00E470AE" w:rsidRPr="00F52C4D" w14:paraId="7C18AF8D" w14:textId="77777777" w:rsidTr="003A797E">
        <w:trPr>
          <w:trHeight w:val="360"/>
        </w:trPr>
        <w:tc>
          <w:tcPr>
            <w:tcW w:w="1892" w:type="pct"/>
            <w:vMerge/>
            <w:noWrap/>
          </w:tcPr>
          <w:p w14:paraId="2B8C243E" w14:textId="77777777" w:rsidR="00E470AE" w:rsidRPr="00F52C4D" w:rsidRDefault="00E470AE" w:rsidP="009119C7">
            <w:pPr>
              <w:spacing w:after="0" w:line="240" w:lineRule="auto"/>
              <w:rPr>
                <w:rFonts w:eastAsia="Times New Roman" w:cs="Times New Roman"/>
                <w:szCs w:val="24"/>
              </w:rPr>
            </w:pPr>
          </w:p>
        </w:tc>
        <w:tc>
          <w:tcPr>
            <w:tcW w:w="1144" w:type="pct"/>
            <w:vAlign w:val="center"/>
          </w:tcPr>
          <w:p w14:paraId="3A571B97" w14:textId="77777777" w:rsidR="00E470AE" w:rsidRPr="00F52C4D" w:rsidRDefault="00E470AE" w:rsidP="009119C7">
            <w:pPr>
              <w:spacing w:after="0" w:line="240" w:lineRule="auto"/>
              <w:rPr>
                <w:rFonts w:eastAsia="Times New Roman" w:cs="Times New Roman"/>
                <w:szCs w:val="24"/>
              </w:rPr>
            </w:pPr>
            <w:r>
              <w:rPr>
                <w:rFonts w:eastAsia="Times New Roman" w:cs="Times New Roman"/>
                <w:szCs w:val="24"/>
              </w:rPr>
              <w:t>Primary incomplete (post primary)</w:t>
            </w:r>
          </w:p>
        </w:tc>
        <w:tc>
          <w:tcPr>
            <w:tcW w:w="757" w:type="pct"/>
            <w:noWrap/>
            <w:vAlign w:val="center"/>
          </w:tcPr>
          <w:p w14:paraId="3ACA4B1E"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2</w:t>
            </w:r>
          </w:p>
        </w:tc>
        <w:tc>
          <w:tcPr>
            <w:tcW w:w="1207" w:type="pct"/>
            <w:noWrap/>
            <w:vAlign w:val="center"/>
          </w:tcPr>
          <w:p w14:paraId="7DB0A0E0"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1.6%</w:t>
            </w:r>
          </w:p>
        </w:tc>
      </w:tr>
      <w:tr w:rsidR="00E470AE" w:rsidRPr="00F52C4D" w14:paraId="09BC4CC1" w14:textId="77777777" w:rsidTr="003A797E">
        <w:trPr>
          <w:trHeight w:val="360"/>
        </w:trPr>
        <w:tc>
          <w:tcPr>
            <w:tcW w:w="1892" w:type="pct"/>
            <w:vMerge/>
            <w:noWrap/>
          </w:tcPr>
          <w:p w14:paraId="5A13AFEE" w14:textId="77777777" w:rsidR="00E470AE" w:rsidRPr="00F52C4D" w:rsidRDefault="00E470AE" w:rsidP="009119C7">
            <w:pPr>
              <w:spacing w:after="0" w:line="240" w:lineRule="auto"/>
              <w:rPr>
                <w:rFonts w:eastAsia="Times New Roman" w:cs="Times New Roman"/>
                <w:szCs w:val="24"/>
              </w:rPr>
            </w:pPr>
          </w:p>
        </w:tc>
        <w:tc>
          <w:tcPr>
            <w:tcW w:w="1144" w:type="pct"/>
            <w:vAlign w:val="center"/>
          </w:tcPr>
          <w:p w14:paraId="4051131B" w14:textId="77777777"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Secondary</w:t>
            </w:r>
          </w:p>
        </w:tc>
        <w:tc>
          <w:tcPr>
            <w:tcW w:w="757" w:type="pct"/>
            <w:noWrap/>
            <w:vAlign w:val="center"/>
          </w:tcPr>
          <w:p w14:paraId="0156BDE4"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49</w:t>
            </w:r>
          </w:p>
        </w:tc>
        <w:tc>
          <w:tcPr>
            <w:tcW w:w="1207" w:type="pct"/>
            <w:noWrap/>
            <w:vAlign w:val="center"/>
          </w:tcPr>
          <w:p w14:paraId="77BF8773"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40.2%</w:t>
            </w:r>
          </w:p>
        </w:tc>
      </w:tr>
      <w:tr w:rsidR="00E470AE" w:rsidRPr="00F52C4D" w14:paraId="61E7ADFF" w14:textId="77777777" w:rsidTr="003A797E">
        <w:trPr>
          <w:trHeight w:val="360"/>
        </w:trPr>
        <w:tc>
          <w:tcPr>
            <w:tcW w:w="1892" w:type="pct"/>
            <w:vMerge/>
            <w:noWrap/>
          </w:tcPr>
          <w:p w14:paraId="17D93E70" w14:textId="77777777" w:rsidR="00E470AE" w:rsidRPr="00F52C4D" w:rsidRDefault="00E470AE" w:rsidP="009119C7">
            <w:pPr>
              <w:spacing w:after="0" w:line="240" w:lineRule="auto"/>
              <w:rPr>
                <w:rFonts w:eastAsia="Times New Roman" w:cs="Times New Roman"/>
                <w:szCs w:val="24"/>
              </w:rPr>
            </w:pPr>
          </w:p>
        </w:tc>
        <w:tc>
          <w:tcPr>
            <w:tcW w:w="1144" w:type="pct"/>
            <w:vAlign w:val="center"/>
          </w:tcPr>
          <w:p w14:paraId="043D1C9E" w14:textId="77777777"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College</w:t>
            </w:r>
          </w:p>
        </w:tc>
        <w:tc>
          <w:tcPr>
            <w:tcW w:w="757" w:type="pct"/>
            <w:noWrap/>
            <w:vAlign w:val="center"/>
          </w:tcPr>
          <w:p w14:paraId="377F8947"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1</w:t>
            </w:r>
          </w:p>
        </w:tc>
        <w:tc>
          <w:tcPr>
            <w:tcW w:w="1207" w:type="pct"/>
            <w:noWrap/>
            <w:vAlign w:val="center"/>
          </w:tcPr>
          <w:p w14:paraId="32C24541"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0.8%</w:t>
            </w:r>
          </w:p>
        </w:tc>
      </w:tr>
      <w:tr w:rsidR="00E470AE" w:rsidRPr="00F52C4D" w14:paraId="00EF6F8D" w14:textId="77777777" w:rsidTr="003A797E">
        <w:trPr>
          <w:trHeight w:val="360"/>
        </w:trPr>
        <w:tc>
          <w:tcPr>
            <w:tcW w:w="1892" w:type="pct"/>
            <w:vMerge w:val="restart"/>
            <w:noWrap/>
          </w:tcPr>
          <w:p w14:paraId="100AF23F" w14:textId="77777777"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Currently enrolled in school</w:t>
            </w:r>
          </w:p>
        </w:tc>
        <w:tc>
          <w:tcPr>
            <w:tcW w:w="1144" w:type="pct"/>
            <w:vAlign w:val="center"/>
          </w:tcPr>
          <w:p w14:paraId="0EFC0FDD" w14:textId="77777777"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Yes</w:t>
            </w:r>
          </w:p>
        </w:tc>
        <w:tc>
          <w:tcPr>
            <w:tcW w:w="757" w:type="pct"/>
            <w:noWrap/>
            <w:vAlign w:val="center"/>
          </w:tcPr>
          <w:p w14:paraId="76F954DE"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113</w:t>
            </w:r>
          </w:p>
        </w:tc>
        <w:tc>
          <w:tcPr>
            <w:tcW w:w="1207" w:type="pct"/>
            <w:noWrap/>
            <w:vAlign w:val="center"/>
          </w:tcPr>
          <w:p w14:paraId="5639C2B5"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92.6%</w:t>
            </w:r>
          </w:p>
        </w:tc>
      </w:tr>
      <w:tr w:rsidR="00E470AE" w:rsidRPr="00F52C4D" w14:paraId="3C4D98D4" w14:textId="77777777" w:rsidTr="003A797E">
        <w:trPr>
          <w:trHeight w:val="360"/>
        </w:trPr>
        <w:tc>
          <w:tcPr>
            <w:tcW w:w="1892" w:type="pct"/>
            <w:vMerge/>
            <w:noWrap/>
          </w:tcPr>
          <w:p w14:paraId="7C9726DF" w14:textId="77777777" w:rsidR="00E470AE" w:rsidRPr="00F52C4D" w:rsidRDefault="00E470AE" w:rsidP="009119C7">
            <w:pPr>
              <w:spacing w:after="0" w:line="240" w:lineRule="auto"/>
              <w:rPr>
                <w:rFonts w:eastAsia="Times New Roman" w:cs="Times New Roman"/>
                <w:szCs w:val="24"/>
              </w:rPr>
            </w:pPr>
          </w:p>
        </w:tc>
        <w:tc>
          <w:tcPr>
            <w:tcW w:w="1144" w:type="pct"/>
            <w:vAlign w:val="center"/>
          </w:tcPr>
          <w:p w14:paraId="4DBB311F" w14:textId="77777777" w:rsidR="00E470AE" w:rsidRPr="00F52C4D" w:rsidRDefault="00E470AE" w:rsidP="009119C7">
            <w:pPr>
              <w:spacing w:after="0" w:line="240" w:lineRule="auto"/>
              <w:rPr>
                <w:rFonts w:eastAsia="Times New Roman" w:cs="Times New Roman"/>
                <w:szCs w:val="24"/>
              </w:rPr>
            </w:pPr>
            <w:r w:rsidRPr="00F52C4D">
              <w:rPr>
                <w:rFonts w:eastAsia="Times New Roman" w:cs="Times New Roman"/>
                <w:szCs w:val="24"/>
              </w:rPr>
              <w:t>No</w:t>
            </w:r>
          </w:p>
        </w:tc>
        <w:tc>
          <w:tcPr>
            <w:tcW w:w="757" w:type="pct"/>
            <w:noWrap/>
            <w:vAlign w:val="center"/>
          </w:tcPr>
          <w:p w14:paraId="21585E3C"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9</w:t>
            </w:r>
          </w:p>
        </w:tc>
        <w:tc>
          <w:tcPr>
            <w:tcW w:w="1207" w:type="pct"/>
            <w:noWrap/>
            <w:vAlign w:val="center"/>
          </w:tcPr>
          <w:p w14:paraId="5623F3D2" w14:textId="77777777" w:rsidR="00E470AE" w:rsidRPr="00F52C4D" w:rsidRDefault="00E470AE" w:rsidP="009119C7">
            <w:pPr>
              <w:spacing w:after="0" w:line="240" w:lineRule="auto"/>
              <w:jc w:val="center"/>
              <w:rPr>
                <w:rFonts w:eastAsia="Times New Roman" w:cs="Times New Roman"/>
                <w:szCs w:val="24"/>
              </w:rPr>
            </w:pPr>
            <w:r w:rsidRPr="00F52C4D">
              <w:rPr>
                <w:rFonts w:eastAsia="Times New Roman" w:cs="Times New Roman"/>
                <w:szCs w:val="24"/>
              </w:rPr>
              <w:t>7.4%</w:t>
            </w:r>
          </w:p>
        </w:tc>
      </w:tr>
      <w:tr w:rsidR="00E40569" w:rsidRPr="00F52C4D" w14:paraId="017BE8EF" w14:textId="77777777" w:rsidTr="001A5CD4">
        <w:trPr>
          <w:trHeight w:val="360"/>
        </w:trPr>
        <w:tc>
          <w:tcPr>
            <w:tcW w:w="1892" w:type="pct"/>
            <w:vMerge w:val="restart"/>
            <w:noWrap/>
          </w:tcPr>
          <w:p w14:paraId="07ECD92E" w14:textId="77777777" w:rsidR="00E40569" w:rsidRPr="00F52C4D" w:rsidRDefault="00E40569" w:rsidP="009119C7">
            <w:pPr>
              <w:spacing w:after="0" w:line="240" w:lineRule="auto"/>
              <w:rPr>
                <w:rFonts w:eastAsia="Times New Roman" w:cs="Times New Roman"/>
                <w:szCs w:val="24"/>
              </w:rPr>
            </w:pPr>
            <w:r w:rsidRPr="00F52C4D">
              <w:rPr>
                <w:rFonts w:eastAsia="Times New Roman" w:cs="Times New Roman"/>
                <w:szCs w:val="24"/>
              </w:rPr>
              <w:t>Residential area</w:t>
            </w:r>
          </w:p>
        </w:tc>
        <w:tc>
          <w:tcPr>
            <w:tcW w:w="1144" w:type="pct"/>
            <w:vAlign w:val="center"/>
          </w:tcPr>
          <w:p w14:paraId="24547D39" w14:textId="77777777" w:rsidR="00E40569" w:rsidRPr="00F52C4D" w:rsidRDefault="00E40569" w:rsidP="009119C7">
            <w:pPr>
              <w:spacing w:after="0" w:line="240" w:lineRule="auto"/>
              <w:rPr>
                <w:rFonts w:eastAsia="Times New Roman" w:cs="Times New Roman"/>
                <w:szCs w:val="24"/>
              </w:rPr>
            </w:pPr>
            <w:r w:rsidRPr="00F52C4D">
              <w:rPr>
                <w:rFonts w:eastAsia="Times New Roman" w:cs="Times New Roman"/>
                <w:szCs w:val="24"/>
              </w:rPr>
              <w:t>Home</w:t>
            </w:r>
          </w:p>
        </w:tc>
        <w:tc>
          <w:tcPr>
            <w:tcW w:w="757" w:type="pct"/>
            <w:noWrap/>
            <w:vAlign w:val="center"/>
          </w:tcPr>
          <w:p w14:paraId="5854C06F" w14:textId="77777777" w:rsidR="00E40569" w:rsidRPr="00F52C4D" w:rsidRDefault="00E40569" w:rsidP="009119C7">
            <w:pPr>
              <w:spacing w:after="0" w:line="240" w:lineRule="auto"/>
              <w:jc w:val="center"/>
              <w:rPr>
                <w:rFonts w:eastAsia="Times New Roman" w:cs="Times New Roman"/>
                <w:szCs w:val="24"/>
              </w:rPr>
            </w:pPr>
            <w:r w:rsidRPr="00F52C4D">
              <w:rPr>
                <w:rFonts w:eastAsia="Times New Roman" w:cs="Times New Roman"/>
                <w:szCs w:val="24"/>
              </w:rPr>
              <w:t>120</w:t>
            </w:r>
          </w:p>
        </w:tc>
        <w:tc>
          <w:tcPr>
            <w:tcW w:w="1207" w:type="pct"/>
            <w:noWrap/>
            <w:vAlign w:val="center"/>
          </w:tcPr>
          <w:p w14:paraId="46673C2A" w14:textId="77777777" w:rsidR="00E40569" w:rsidRPr="00F52C4D" w:rsidRDefault="00E40569" w:rsidP="009119C7">
            <w:pPr>
              <w:spacing w:after="0" w:line="240" w:lineRule="auto"/>
              <w:jc w:val="center"/>
              <w:rPr>
                <w:rFonts w:eastAsia="Times New Roman" w:cs="Times New Roman"/>
                <w:szCs w:val="24"/>
              </w:rPr>
            </w:pPr>
            <w:r w:rsidRPr="00F52C4D">
              <w:rPr>
                <w:rFonts w:eastAsia="Times New Roman" w:cs="Times New Roman"/>
                <w:szCs w:val="24"/>
              </w:rPr>
              <w:t>98.4%</w:t>
            </w:r>
          </w:p>
        </w:tc>
      </w:tr>
      <w:tr w:rsidR="00E40569" w:rsidRPr="00F52C4D" w14:paraId="45D8D65F" w14:textId="77777777" w:rsidTr="001A5CD4">
        <w:trPr>
          <w:trHeight w:val="360"/>
        </w:trPr>
        <w:tc>
          <w:tcPr>
            <w:tcW w:w="1892" w:type="pct"/>
            <w:vMerge/>
            <w:noWrap/>
            <w:vAlign w:val="center"/>
          </w:tcPr>
          <w:p w14:paraId="09A3CBDB" w14:textId="77777777" w:rsidR="00E40569" w:rsidRPr="00F52C4D" w:rsidRDefault="00E40569" w:rsidP="009119C7">
            <w:pPr>
              <w:spacing w:after="0" w:line="240" w:lineRule="auto"/>
              <w:rPr>
                <w:rFonts w:eastAsia="Times New Roman" w:cs="Times New Roman"/>
                <w:szCs w:val="24"/>
              </w:rPr>
            </w:pPr>
          </w:p>
        </w:tc>
        <w:tc>
          <w:tcPr>
            <w:tcW w:w="1144" w:type="pct"/>
            <w:vAlign w:val="center"/>
          </w:tcPr>
          <w:p w14:paraId="6BD0386B" w14:textId="76136720" w:rsidR="00E40569" w:rsidRPr="00F52C4D" w:rsidRDefault="00E40569" w:rsidP="009119C7">
            <w:pPr>
              <w:spacing w:after="0" w:line="240" w:lineRule="auto"/>
              <w:rPr>
                <w:rFonts w:eastAsia="Times New Roman" w:cs="Times New Roman"/>
                <w:szCs w:val="24"/>
              </w:rPr>
            </w:pPr>
            <w:r w:rsidRPr="00F52C4D">
              <w:rPr>
                <w:rFonts w:eastAsia="Times New Roman" w:cs="Times New Roman"/>
                <w:szCs w:val="24"/>
              </w:rPr>
              <w:t>Children's Home</w:t>
            </w:r>
          </w:p>
        </w:tc>
        <w:tc>
          <w:tcPr>
            <w:tcW w:w="757" w:type="pct"/>
            <w:noWrap/>
            <w:vAlign w:val="center"/>
          </w:tcPr>
          <w:p w14:paraId="2E115E7D" w14:textId="77777777" w:rsidR="00E40569" w:rsidRPr="00F52C4D" w:rsidRDefault="00E40569" w:rsidP="009119C7">
            <w:pPr>
              <w:spacing w:after="0" w:line="240" w:lineRule="auto"/>
              <w:jc w:val="center"/>
              <w:rPr>
                <w:rFonts w:eastAsia="Times New Roman" w:cs="Times New Roman"/>
                <w:szCs w:val="24"/>
              </w:rPr>
            </w:pPr>
            <w:r w:rsidRPr="00F52C4D">
              <w:rPr>
                <w:rFonts w:eastAsia="Times New Roman" w:cs="Times New Roman"/>
                <w:szCs w:val="24"/>
              </w:rPr>
              <w:t>1</w:t>
            </w:r>
          </w:p>
        </w:tc>
        <w:tc>
          <w:tcPr>
            <w:tcW w:w="1207" w:type="pct"/>
            <w:noWrap/>
            <w:vAlign w:val="center"/>
          </w:tcPr>
          <w:p w14:paraId="6B62BC25" w14:textId="77777777" w:rsidR="00E40569" w:rsidRPr="00F52C4D" w:rsidRDefault="00E40569" w:rsidP="009119C7">
            <w:pPr>
              <w:spacing w:after="0" w:line="240" w:lineRule="auto"/>
              <w:jc w:val="center"/>
              <w:rPr>
                <w:rFonts w:eastAsia="Times New Roman" w:cs="Times New Roman"/>
                <w:szCs w:val="24"/>
              </w:rPr>
            </w:pPr>
            <w:r w:rsidRPr="00F52C4D">
              <w:rPr>
                <w:rFonts w:eastAsia="Times New Roman" w:cs="Times New Roman"/>
                <w:szCs w:val="24"/>
              </w:rPr>
              <w:t>0.8%</w:t>
            </w:r>
          </w:p>
        </w:tc>
      </w:tr>
      <w:tr w:rsidR="00E40569" w:rsidRPr="00F52C4D" w14:paraId="7B160215" w14:textId="77777777" w:rsidTr="00875832">
        <w:trPr>
          <w:trHeight w:val="360"/>
        </w:trPr>
        <w:tc>
          <w:tcPr>
            <w:tcW w:w="1892" w:type="pct"/>
            <w:vMerge/>
            <w:noWrap/>
            <w:vAlign w:val="center"/>
          </w:tcPr>
          <w:p w14:paraId="2AA4C8F7" w14:textId="77777777" w:rsidR="00E40569" w:rsidRPr="00F52C4D" w:rsidRDefault="00E40569" w:rsidP="009119C7">
            <w:pPr>
              <w:spacing w:after="0" w:line="240" w:lineRule="auto"/>
              <w:rPr>
                <w:rFonts w:eastAsia="Times New Roman" w:cs="Times New Roman"/>
                <w:szCs w:val="24"/>
              </w:rPr>
            </w:pPr>
          </w:p>
        </w:tc>
        <w:tc>
          <w:tcPr>
            <w:tcW w:w="1144" w:type="pct"/>
            <w:vAlign w:val="center"/>
          </w:tcPr>
          <w:p w14:paraId="0EBE6607" w14:textId="77777777" w:rsidR="00E40569" w:rsidRPr="00F52C4D" w:rsidRDefault="00E40569" w:rsidP="009119C7">
            <w:pPr>
              <w:spacing w:after="0" w:line="240" w:lineRule="auto"/>
              <w:rPr>
                <w:rFonts w:eastAsia="Times New Roman" w:cs="Times New Roman"/>
                <w:szCs w:val="24"/>
              </w:rPr>
            </w:pPr>
            <w:r w:rsidRPr="00F52C4D">
              <w:rPr>
                <w:rFonts w:eastAsia="Times New Roman" w:cs="Times New Roman"/>
                <w:szCs w:val="24"/>
              </w:rPr>
              <w:t>Relative's place</w:t>
            </w:r>
          </w:p>
        </w:tc>
        <w:tc>
          <w:tcPr>
            <w:tcW w:w="757" w:type="pct"/>
            <w:noWrap/>
            <w:vAlign w:val="center"/>
          </w:tcPr>
          <w:p w14:paraId="395CDA28" w14:textId="77777777" w:rsidR="00E40569" w:rsidRPr="00F52C4D" w:rsidRDefault="00E40569" w:rsidP="009119C7">
            <w:pPr>
              <w:spacing w:after="0" w:line="240" w:lineRule="auto"/>
              <w:jc w:val="center"/>
              <w:rPr>
                <w:rFonts w:eastAsia="Times New Roman" w:cs="Times New Roman"/>
                <w:szCs w:val="24"/>
              </w:rPr>
            </w:pPr>
            <w:r w:rsidRPr="00F52C4D">
              <w:rPr>
                <w:rFonts w:eastAsia="Times New Roman" w:cs="Times New Roman"/>
                <w:szCs w:val="24"/>
              </w:rPr>
              <w:t>1</w:t>
            </w:r>
          </w:p>
        </w:tc>
        <w:tc>
          <w:tcPr>
            <w:tcW w:w="1207" w:type="pct"/>
            <w:noWrap/>
            <w:vAlign w:val="center"/>
          </w:tcPr>
          <w:p w14:paraId="3A2A128A" w14:textId="77777777" w:rsidR="00E40569" w:rsidRPr="00F52C4D" w:rsidRDefault="00E40569" w:rsidP="009119C7">
            <w:pPr>
              <w:spacing w:after="0" w:line="240" w:lineRule="auto"/>
              <w:jc w:val="center"/>
              <w:rPr>
                <w:rFonts w:eastAsia="Times New Roman" w:cs="Times New Roman"/>
                <w:szCs w:val="24"/>
              </w:rPr>
            </w:pPr>
            <w:r w:rsidRPr="00F52C4D">
              <w:rPr>
                <w:rFonts w:eastAsia="Times New Roman" w:cs="Times New Roman"/>
                <w:szCs w:val="24"/>
              </w:rPr>
              <w:t>0.8%</w:t>
            </w:r>
          </w:p>
        </w:tc>
      </w:tr>
      <w:tr w:rsidR="00453CA7" w:rsidRPr="00F52C4D" w14:paraId="0824ACC5" w14:textId="77777777" w:rsidTr="003E537C">
        <w:trPr>
          <w:trHeight w:val="360"/>
        </w:trPr>
        <w:tc>
          <w:tcPr>
            <w:tcW w:w="1892" w:type="pct"/>
            <w:vMerge w:val="restart"/>
            <w:noWrap/>
          </w:tcPr>
          <w:p w14:paraId="71151F67" w14:textId="77777777" w:rsidR="00453CA7" w:rsidRDefault="00453CA7" w:rsidP="009119C7">
            <w:pPr>
              <w:spacing w:after="0" w:line="240" w:lineRule="auto"/>
              <w:rPr>
                <w:rFonts w:eastAsia="Times New Roman" w:cs="Times New Roman"/>
                <w:szCs w:val="24"/>
              </w:rPr>
            </w:pPr>
          </w:p>
          <w:p w14:paraId="79934F69" w14:textId="77777777" w:rsidR="00453CA7" w:rsidRDefault="00453CA7" w:rsidP="009119C7">
            <w:pPr>
              <w:spacing w:after="0" w:line="240" w:lineRule="auto"/>
              <w:rPr>
                <w:rFonts w:eastAsia="Times New Roman" w:cs="Times New Roman"/>
                <w:szCs w:val="24"/>
              </w:rPr>
            </w:pPr>
          </w:p>
          <w:p w14:paraId="7B09AD38" w14:textId="77777777" w:rsidR="000446B0" w:rsidRDefault="000446B0" w:rsidP="009119C7">
            <w:pPr>
              <w:spacing w:after="0" w:line="240" w:lineRule="auto"/>
              <w:rPr>
                <w:rFonts w:eastAsia="Times New Roman" w:cs="Times New Roman"/>
                <w:szCs w:val="24"/>
              </w:rPr>
            </w:pPr>
          </w:p>
          <w:p w14:paraId="165AEA8D" w14:textId="7E937C04" w:rsidR="00453CA7" w:rsidRPr="00F52C4D" w:rsidRDefault="00453CA7" w:rsidP="009119C7">
            <w:pPr>
              <w:spacing w:after="0" w:line="240" w:lineRule="auto"/>
              <w:rPr>
                <w:rFonts w:eastAsia="Times New Roman" w:cs="Times New Roman"/>
                <w:szCs w:val="24"/>
              </w:rPr>
            </w:pPr>
            <w:r w:rsidRPr="00F52C4D">
              <w:rPr>
                <w:rFonts w:eastAsia="Times New Roman" w:cs="Times New Roman"/>
                <w:szCs w:val="24"/>
              </w:rPr>
              <w:t>Currently living with</w:t>
            </w:r>
          </w:p>
        </w:tc>
        <w:tc>
          <w:tcPr>
            <w:tcW w:w="1144" w:type="pct"/>
            <w:vAlign w:val="center"/>
          </w:tcPr>
          <w:p w14:paraId="38E4CDB5" w14:textId="03B8216B" w:rsidR="00453CA7" w:rsidRPr="00F52C4D" w:rsidRDefault="00453CA7" w:rsidP="009119C7">
            <w:pPr>
              <w:spacing w:after="0" w:line="240" w:lineRule="auto"/>
              <w:rPr>
                <w:rFonts w:eastAsia="Times New Roman" w:cs="Times New Roman"/>
                <w:szCs w:val="24"/>
              </w:rPr>
            </w:pPr>
            <w:r>
              <w:rPr>
                <w:rFonts w:eastAsia="Times New Roman" w:cs="Times New Roman"/>
                <w:szCs w:val="24"/>
              </w:rPr>
              <w:t>Nuclear family</w:t>
            </w:r>
          </w:p>
        </w:tc>
        <w:tc>
          <w:tcPr>
            <w:tcW w:w="757" w:type="pct"/>
            <w:noWrap/>
            <w:vAlign w:val="center"/>
          </w:tcPr>
          <w:p w14:paraId="3CB47238" w14:textId="25CC1E00" w:rsidR="00453CA7" w:rsidRPr="00F52C4D" w:rsidRDefault="00724C0C" w:rsidP="009119C7">
            <w:pPr>
              <w:spacing w:after="0" w:line="240" w:lineRule="auto"/>
              <w:jc w:val="center"/>
              <w:rPr>
                <w:rFonts w:eastAsia="Times New Roman" w:cs="Times New Roman"/>
                <w:szCs w:val="24"/>
              </w:rPr>
            </w:pPr>
            <w:r>
              <w:rPr>
                <w:rFonts w:eastAsia="Times New Roman" w:cs="Times New Roman"/>
                <w:szCs w:val="24"/>
              </w:rPr>
              <w:t>85</w:t>
            </w:r>
          </w:p>
        </w:tc>
        <w:tc>
          <w:tcPr>
            <w:tcW w:w="1207" w:type="pct"/>
            <w:noWrap/>
            <w:vAlign w:val="center"/>
          </w:tcPr>
          <w:p w14:paraId="718EA389" w14:textId="30259A11" w:rsidR="00453CA7" w:rsidRPr="00F52C4D" w:rsidRDefault="00724C0C" w:rsidP="009119C7">
            <w:pPr>
              <w:spacing w:after="0" w:line="240" w:lineRule="auto"/>
              <w:jc w:val="center"/>
              <w:rPr>
                <w:rFonts w:eastAsia="Times New Roman" w:cs="Times New Roman"/>
                <w:szCs w:val="24"/>
              </w:rPr>
            </w:pPr>
            <w:r>
              <w:rPr>
                <w:rFonts w:eastAsia="Times New Roman" w:cs="Times New Roman"/>
                <w:szCs w:val="24"/>
              </w:rPr>
              <w:t>69.7%</w:t>
            </w:r>
          </w:p>
        </w:tc>
      </w:tr>
      <w:tr w:rsidR="00453CA7" w:rsidRPr="00F52C4D" w14:paraId="343E3795" w14:textId="77777777" w:rsidTr="003E537C">
        <w:trPr>
          <w:trHeight w:val="360"/>
        </w:trPr>
        <w:tc>
          <w:tcPr>
            <w:tcW w:w="1892" w:type="pct"/>
            <w:vMerge/>
            <w:noWrap/>
            <w:vAlign w:val="center"/>
          </w:tcPr>
          <w:p w14:paraId="0204A78F" w14:textId="77777777" w:rsidR="00453CA7" w:rsidRPr="00F52C4D" w:rsidRDefault="00453CA7" w:rsidP="009119C7">
            <w:pPr>
              <w:spacing w:after="0" w:line="240" w:lineRule="auto"/>
              <w:rPr>
                <w:rFonts w:eastAsia="Times New Roman" w:cs="Times New Roman"/>
                <w:szCs w:val="24"/>
              </w:rPr>
            </w:pPr>
          </w:p>
        </w:tc>
        <w:tc>
          <w:tcPr>
            <w:tcW w:w="1144" w:type="pct"/>
            <w:vAlign w:val="center"/>
          </w:tcPr>
          <w:p w14:paraId="079CCFF3" w14:textId="0B135F41" w:rsidR="00453CA7" w:rsidRPr="00F52C4D" w:rsidRDefault="00453CA7" w:rsidP="009119C7">
            <w:pPr>
              <w:spacing w:after="0" w:line="240" w:lineRule="auto"/>
              <w:rPr>
                <w:rFonts w:eastAsia="Times New Roman" w:cs="Times New Roman"/>
                <w:szCs w:val="24"/>
              </w:rPr>
            </w:pPr>
            <w:r>
              <w:rPr>
                <w:rFonts w:eastAsia="Times New Roman" w:cs="Times New Roman"/>
                <w:szCs w:val="24"/>
              </w:rPr>
              <w:t>Grandparents</w:t>
            </w:r>
          </w:p>
        </w:tc>
        <w:tc>
          <w:tcPr>
            <w:tcW w:w="757" w:type="pct"/>
            <w:noWrap/>
            <w:vAlign w:val="center"/>
          </w:tcPr>
          <w:p w14:paraId="25E25D32" w14:textId="705F4A95" w:rsidR="00453CA7" w:rsidRPr="00F52C4D" w:rsidRDefault="000446B0" w:rsidP="009119C7">
            <w:pPr>
              <w:spacing w:after="0" w:line="240" w:lineRule="auto"/>
              <w:jc w:val="center"/>
              <w:rPr>
                <w:rFonts w:eastAsia="Times New Roman" w:cs="Times New Roman"/>
                <w:szCs w:val="24"/>
              </w:rPr>
            </w:pPr>
            <w:r>
              <w:rPr>
                <w:rFonts w:eastAsia="Times New Roman" w:cs="Times New Roman"/>
                <w:szCs w:val="24"/>
              </w:rPr>
              <w:t>1</w:t>
            </w:r>
            <w:r w:rsidR="00724C0C">
              <w:rPr>
                <w:rFonts w:eastAsia="Times New Roman" w:cs="Times New Roman"/>
                <w:szCs w:val="24"/>
              </w:rPr>
              <w:t>8</w:t>
            </w:r>
          </w:p>
        </w:tc>
        <w:tc>
          <w:tcPr>
            <w:tcW w:w="1207" w:type="pct"/>
            <w:noWrap/>
            <w:vAlign w:val="center"/>
          </w:tcPr>
          <w:p w14:paraId="781E0F4F" w14:textId="1E281CC0" w:rsidR="00453CA7" w:rsidRPr="00F52C4D" w:rsidRDefault="007E1A05" w:rsidP="009119C7">
            <w:pPr>
              <w:spacing w:after="0" w:line="240" w:lineRule="auto"/>
              <w:jc w:val="center"/>
              <w:rPr>
                <w:rFonts w:eastAsia="Times New Roman" w:cs="Times New Roman"/>
                <w:szCs w:val="24"/>
              </w:rPr>
            </w:pPr>
            <w:r>
              <w:rPr>
                <w:rFonts w:eastAsia="Times New Roman" w:cs="Times New Roman"/>
                <w:szCs w:val="24"/>
              </w:rPr>
              <w:t>1</w:t>
            </w:r>
            <w:r w:rsidR="00E052E2">
              <w:rPr>
                <w:rFonts w:eastAsia="Times New Roman" w:cs="Times New Roman"/>
                <w:szCs w:val="24"/>
              </w:rPr>
              <w:t>4.8</w:t>
            </w:r>
            <w:r>
              <w:rPr>
                <w:rFonts w:eastAsia="Times New Roman" w:cs="Times New Roman"/>
                <w:szCs w:val="24"/>
              </w:rPr>
              <w:t>%</w:t>
            </w:r>
          </w:p>
        </w:tc>
      </w:tr>
      <w:tr w:rsidR="00453CA7" w:rsidRPr="00F52C4D" w14:paraId="7AEA1359" w14:textId="77777777" w:rsidTr="003E537C">
        <w:trPr>
          <w:trHeight w:val="360"/>
        </w:trPr>
        <w:tc>
          <w:tcPr>
            <w:tcW w:w="1892" w:type="pct"/>
            <w:vMerge/>
            <w:noWrap/>
            <w:vAlign w:val="center"/>
          </w:tcPr>
          <w:p w14:paraId="6327A4A0" w14:textId="77777777" w:rsidR="00453CA7" w:rsidRPr="00F52C4D" w:rsidRDefault="00453CA7" w:rsidP="009119C7">
            <w:pPr>
              <w:spacing w:after="0" w:line="240" w:lineRule="auto"/>
              <w:rPr>
                <w:rFonts w:eastAsia="Times New Roman" w:cs="Times New Roman"/>
                <w:szCs w:val="24"/>
              </w:rPr>
            </w:pPr>
          </w:p>
        </w:tc>
        <w:tc>
          <w:tcPr>
            <w:tcW w:w="1144" w:type="pct"/>
            <w:vAlign w:val="center"/>
          </w:tcPr>
          <w:p w14:paraId="02E38BC9" w14:textId="31F98931" w:rsidR="00453CA7" w:rsidRPr="00F52C4D" w:rsidRDefault="00453CA7" w:rsidP="009119C7">
            <w:pPr>
              <w:spacing w:after="0" w:line="240" w:lineRule="auto"/>
              <w:rPr>
                <w:rFonts w:eastAsia="Times New Roman" w:cs="Times New Roman"/>
                <w:szCs w:val="24"/>
              </w:rPr>
            </w:pPr>
            <w:r>
              <w:rPr>
                <w:rFonts w:eastAsia="Times New Roman" w:cs="Times New Roman"/>
                <w:szCs w:val="24"/>
              </w:rPr>
              <w:t>Relatives</w:t>
            </w:r>
          </w:p>
        </w:tc>
        <w:tc>
          <w:tcPr>
            <w:tcW w:w="757" w:type="pct"/>
            <w:noWrap/>
            <w:vAlign w:val="center"/>
          </w:tcPr>
          <w:p w14:paraId="6E764295" w14:textId="30753451" w:rsidR="00453CA7" w:rsidRPr="00F52C4D" w:rsidRDefault="00453CA7" w:rsidP="009119C7">
            <w:pPr>
              <w:spacing w:after="0" w:line="240" w:lineRule="auto"/>
              <w:jc w:val="center"/>
              <w:rPr>
                <w:rFonts w:eastAsia="Times New Roman" w:cs="Times New Roman"/>
                <w:szCs w:val="24"/>
              </w:rPr>
            </w:pPr>
            <w:r w:rsidRPr="00F52C4D">
              <w:rPr>
                <w:rFonts w:eastAsia="Times New Roman" w:cs="Times New Roman"/>
                <w:szCs w:val="24"/>
              </w:rPr>
              <w:t>1</w:t>
            </w:r>
            <w:r w:rsidR="00724C0C">
              <w:rPr>
                <w:rFonts w:eastAsia="Times New Roman" w:cs="Times New Roman"/>
                <w:szCs w:val="24"/>
              </w:rPr>
              <w:t>4</w:t>
            </w:r>
          </w:p>
        </w:tc>
        <w:tc>
          <w:tcPr>
            <w:tcW w:w="1207" w:type="pct"/>
            <w:noWrap/>
            <w:vAlign w:val="center"/>
          </w:tcPr>
          <w:p w14:paraId="49E5408C" w14:textId="09CB1745" w:rsidR="00453CA7" w:rsidRPr="00F52C4D" w:rsidRDefault="00453CA7" w:rsidP="009119C7">
            <w:pPr>
              <w:spacing w:after="0" w:line="240" w:lineRule="auto"/>
              <w:jc w:val="center"/>
              <w:rPr>
                <w:rFonts w:eastAsia="Times New Roman" w:cs="Times New Roman"/>
                <w:szCs w:val="24"/>
              </w:rPr>
            </w:pPr>
            <w:r w:rsidRPr="00F52C4D">
              <w:rPr>
                <w:rFonts w:eastAsia="Times New Roman" w:cs="Times New Roman"/>
                <w:szCs w:val="24"/>
              </w:rPr>
              <w:t>1</w:t>
            </w:r>
            <w:r w:rsidR="00E052E2">
              <w:rPr>
                <w:rFonts w:eastAsia="Times New Roman" w:cs="Times New Roman"/>
                <w:szCs w:val="24"/>
              </w:rPr>
              <w:t>1.5</w:t>
            </w:r>
            <w:r w:rsidRPr="00F52C4D">
              <w:rPr>
                <w:rFonts w:eastAsia="Times New Roman" w:cs="Times New Roman"/>
                <w:szCs w:val="24"/>
              </w:rPr>
              <w:t>%</w:t>
            </w:r>
          </w:p>
        </w:tc>
      </w:tr>
      <w:tr w:rsidR="00453CA7" w:rsidRPr="00F52C4D" w14:paraId="7E75AA9D" w14:textId="77777777" w:rsidTr="003E537C">
        <w:trPr>
          <w:trHeight w:val="360"/>
        </w:trPr>
        <w:tc>
          <w:tcPr>
            <w:tcW w:w="1892" w:type="pct"/>
            <w:vMerge/>
            <w:noWrap/>
            <w:vAlign w:val="center"/>
          </w:tcPr>
          <w:p w14:paraId="00F52B08" w14:textId="77777777" w:rsidR="00453CA7" w:rsidRPr="00F52C4D" w:rsidRDefault="00453CA7" w:rsidP="009119C7">
            <w:pPr>
              <w:spacing w:after="0" w:line="240" w:lineRule="auto"/>
              <w:rPr>
                <w:rFonts w:eastAsia="Times New Roman" w:cs="Times New Roman"/>
                <w:szCs w:val="24"/>
              </w:rPr>
            </w:pPr>
          </w:p>
        </w:tc>
        <w:tc>
          <w:tcPr>
            <w:tcW w:w="1144" w:type="pct"/>
            <w:vAlign w:val="center"/>
          </w:tcPr>
          <w:p w14:paraId="58808262" w14:textId="7B1B2984" w:rsidR="00453CA7" w:rsidRPr="00F52C4D" w:rsidRDefault="00453CA7" w:rsidP="009119C7">
            <w:pPr>
              <w:spacing w:after="0" w:line="240" w:lineRule="auto"/>
              <w:rPr>
                <w:rFonts w:eastAsia="Times New Roman" w:cs="Times New Roman"/>
                <w:szCs w:val="24"/>
              </w:rPr>
            </w:pPr>
            <w:r>
              <w:rPr>
                <w:rFonts w:eastAsia="Times New Roman" w:cs="Times New Roman"/>
                <w:szCs w:val="24"/>
              </w:rPr>
              <w:t>House help and shamba boy</w:t>
            </w:r>
          </w:p>
        </w:tc>
        <w:tc>
          <w:tcPr>
            <w:tcW w:w="757" w:type="pct"/>
            <w:noWrap/>
            <w:vAlign w:val="center"/>
          </w:tcPr>
          <w:p w14:paraId="5516D772" w14:textId="5AFCA71B" w:rsidR="00453CA7" w:rsidRPr="00F52C4D" w:rsidRDefault="00453CA7" w:rsidP="009119C7">
            <w:pPr>
              <w:spacing w:after="0" w:line="240" w:lineRule="auto"/>
              <w:jc w:val="center"/>
              <w:rPr>
                <w:rFonts w:eastAsia="Times New Roman" w:cs="Times New Roman"/>
                <w:szCs w:val="24"/>
              </w:rPr>
            </w:pPr>
            <w:r>
              <w:rPr>
                <w:rFonts w:eastAsia="Times New Roman" w:cs="Times New Roman"/>
                <w:szCs w:val="24"/>
              </w:rPr>
              <w:t>4</w:t>
            </w:r>
          </w:p>
        </w:tc>
        <w:tc>
          <w:tcPr>
            <w:tcW w:w="1207" w:type="pct"/>
            <w:noWrap/>
            <w:vAlign w:val="center"/>
          </w:tcPr>
          <w:p w14:paraId="685420A8" w14:textId="7A05DDF3" w:rsidR="00453CA7" w:rsidRPr="00F52C4D" w:rsidRDefault="004B5473" w:rsidP="009119C7">
            <w:pPr>
              <w:spacing w:after="0" w:line="240" w:lineRule="auto"/>
              <w:jc w:val="center"/>
              <w:rPr>
                <w:rFonts w:eastAsia="Times New Roman" w:cs="Times New Roman"/>
                <w:szCs w:val="24"/>
              </w:rPr>
            </w:pPr>
            <w:r>
              <w:rPr>
                <w:rFonts w:eastAsia="Times New Roman" w:cs="Times New Roman"/>
                <w:szCs w:val="24"/>
              </w:rPr>
              <w:t>3.3</w:t>
            </w:r>
            <w:r w:rsidR="00453CA7" w:rsidRPr="00F52C4D">
              <w:rPr>
                <w:rFonts w:eastAsia="Times New Roman" w:cs="Times New Roman"/>
                <w:szCs w:val="24"/>
              </w:rPr>
              <w:t>%</w:t>
            </w:r>
          </w:p>
        </w:tc>
      </w:tr>
      <w:tr w:rsidR="00453CA7" w:rsidRPr="00F52C4D" w14:paraId="5CD1EFA3" w14:textId="77777777" w:rsidTr="00875832">
        <w:trPr>
          <w:trHeight w:val="360"/>
        </w:trPr>
        <w:tc>
          <w:tcPr>
            <w:tcW w:w="1892" w:type="pct"/>
            <w:vMerge/>
            <w:noWrap/>
            <w:vAlign w:val="center"/>
          </w:tcPr>
          <w:p w14:paraId="03B9B31F" w14:textId="77777777" w:rsidR="00453CA7" w:rsidRPr="00F52C4D" w:rsidRDefault="00453CA7" w:rsidP="009119C7">
            <w:pPr>
              <w:spacing w:after="0" w:line="240" w:lineRule="auto"/>
              <w:rPr>
                <w:rFonts w:eastAsia="Times New Roman" w:cs="Times New Roman"/>
                <w:szCs w:val="24"/>
              </w:rPr>
            </w:pPr>
          </w:p>
        </w:tc>
        <w:tc>
          <w:tcPr>
            <w:tcW w:w="1144" w:type="pct"/>
            <w:vAlign w:val="center"/>
          </w:tcPr>
          <w:p w14:paraId="061958D9" w14:textId="1D109B98" w:rsidR="00453CA7" w:rsidRPr="00F52C4D" w:rsidRDefault="00453CA7" w:rsidP="009119C7">
            <w:pPr>
              <w:spacing w:after="0" w:line="240" w:lineRule="auto"/>
              <w:rPr>
                <w:rFonts w:eastAsia="Times New Roman" w:cs="Times New Roman"/>
                <w:szCs w:val="24"/>
              </w:rPr>
            </w:pPr>
            <w:r>
              <w:rPr>
                <w:rFonts w:eastAsia="Times New Roman" w:cs="Times New Roman"/>
                <w:szCs w:val="24"/>
              </w:rPr>
              <w:t xml:space="preserve">Alone </w:t>
            </w:r>
          </w:p>
        </w:tc>
        <w:tc>
          <w:tcPr>
            <w:tcW w:w="757" w:type="pct"/>
            <w:noWrap/>
            <w:vAlign w:val="center"/>
          </w:tcPr>
          <w:p w14:paraId="1572333C" w14:textId="39843A7D" w:rsidR="00453CA7" w:rsidRPr="00F52C4D" w:rsidRDefault="00453CA7" w:rsidP="009119C7">
            <w:pPr>
              <w:spacing w:after="0" w:line="240" w:lineRule="auto"/>
              <w:jc w:val="center"/>
              <w:rPr>
                <w:rFonts w:eastAsia="Times New Roman" w:cs="Times New Roman"/>
                <w:szCs w:val="24"/>
              </w:rPr>
            </w:pPr>
            <w:r>
              <w:rPr>
                <w:rFonts w:eastAsia="Times New Roman" w:cs="Times New Roman"/>
                <w:szCs w:val="24"/>
              </w:rPr>
              <w:t>1</w:t>
            </w:r>
          </w:p>
        </w:tc>
        <w:tc>
          <w:tcPr>
            <w:tcW w:w="1207" w:type="pct"/>
            <w:noWrap/>
            <w:vAlign w:val="center"/>
          </w:tcPr>
          <w:p w14:paraId="59243353" w14:textId="6FFDBB89" w:rsidR="00453CA7" w:rsidRPr="00F52C4D" w:rsidRDefault="00453CA7" w:rsidP="009119C7">
            <w:pPr>
              <w:spacing w:after="0" w:line="240" w:lineRule="auto"/>
              <w:jc w:val="center"/>
              <w:rPr>
                <w:rFonts w:eastAsia="Times New Roman" w:cs="Times New Roman"/>
                <w:szCs w:val="24"/>
              </w:rPr>
            </w:pPr>
            <w:r>
              <w:rPr>
                <w:rFonts w:eastAsia="Times New Roman" w:cs="Times New Roman"/>
                <w:szCs w:val="24"/>
              </w:rPr>
              <w:t>0.8%</w:t>
            </w:r>
          </w:p>
        </w:tc>
      </w:tr>
      <w:tr w:rsidR="00875832" w:rsidRPr="00F52C4D" w14:paraId="5A7D734E" w14:textId="77777777" w:rsidTr="00875832">
        <w:trPr>
          <w:trHeight w:val="360"/>
        </w:trPr>
        <w:tc>
          <w:tcPr>
            <w:tcW w:w="1892" w:type="pct"/>
            <w:noWrap/>
          </w:tcPr>
          <w:p w14:paraId="2F942FB6"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Anyone new at home</w:t>
            </w:r>
          </w:p>
        </w:tc>
        <w:tc>
          <w:tcPr>
            <w:tcW w:w="1144" w:type="pct"/>
            <w:vAlign w:val="center"/>
          </w:tcPr>
          <w:p w14:paraId="62F715BB"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Yes</w:t>
            </w:r>
          </w:p>
        </w:tc>
        <w:tc>
          <w:tcPr>
            <w:tcW w:w="757" w:type="pct"/>
            <w:noWrap/>
            <w:vAlign w:val="center"/>
          </w:tcPr>
          <w:p w14:paraId="3C09A51D"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16</w:t>
            </w:r>
          </w:p>
        </w:tc>
        <w:tc>
          <w:tcPr>
            <w:tcW w:w="1207" w:type="pct"/>
            <w:noWrap/>
            <w:vAlign w:val="center"/>
          </w:tcPr>
          <w:p w14:paraId="59101EE1"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13.1%</w:t>
            </w:r>
          </w:p>
        </w:tc>
      </w:tr>
      <w:tr w:rsidR="00875832" w:rsidRPr="00F52C4D" w14:paraId="0327735B" w14:textId="77777777" w:rsidTr="00875832">
        <w:trPr>
          <w:trHeight w:val="360"/>
        </w:trPr>
        <w:tc>
          <w:tcPr>
            <w:tcW w:w="1892" w:type="pct"/>
            <w:noWrap/>
            <w:vAlign w:val="center"/>
          </w:tcPr>
          <w:p w14:paraId="19BD61D0" w14:textId="77777777" w:rsidR="005D00E3" w:rsidRPr="00F52C4D" w:rsidRDefault="005D00E3" w:rsidP="009119C7">
            <w:pPr>
              <w:spacing w:after="0" w:line="240" w:lineRule="auto"/>
              <w:rPr>
                <w:rFonts w:eastAsia="Times New Roman" w:cs="Times New Roman"/>
                <w:szCs w:val="24"/>
              </w:rPr>
            </w:pPr>
          </w:p>
        </w:tc>
        <w:tc>
          <w:tcPr>
            <w:tcW w:w="1144" w:type="pct"/>
            <w:vAlign w:val="center"/>
          </w:tcPr>
          <w:p w14:paraId="115E2050"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No</w:t>
            </w:r>
          </w:p>
        </w:tc>
        <w:tc>
          <w:tcPr>
            <w:tcW w:w="757" w:type="pct"/>
            <w:noWrap/>
            <w:vAlign w:val="center"/>
          </w:tcPr>
          <w:p w14:paraId="630A55EE"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106</w:t>
            </w:r>
          </w:p>
        </w:tc>
        <w:tc>
          <w:tcPr>
            <w:tcW w:w="1207" w:type="pct"/>
            <w:noWrap/>
            <w:vAlign w:val="center"/>
          </w:tcPr>
          <w:p w14:paraId="1E8F867F"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86.9%</w:t>
            </w:r>
          </w:p>
        </w:tc>
      </w:tr>
      <w:tr w:rsidR="00875832" w:rsidRPr="00F52C4D" w14:paraId="627CFD9F" w14:textId="77777777" w:rsidTr="00875832">
        <w:trPr>
          <w:trHeight w:val="360"/>
        </w:trPr>
        <w:tc>
          <w:tcPr>
            <w:tcW w:w="1892" w:type="pct"/>
            <w:vMerge w:val="restart"/>
            <w:noWrap/>
          </w:tcPr>
          <w:p w14:paraId="1B812CE6"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Someone left home in last year</w:t>
            </w:r>
          </w:p>
        </w:tc>
        <w:tc>
          <w:tcPr>
            <w:tcW w:w="1144" w:type="pct"/>
            <w:vAlign w:val="center"/>
          </w:tcPr>
          <w:p w14:paraId="45A427EF"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Yes</w:t>
            </w:r>
          </w:p>
        </w:tc>
        <w:tc>
          <w:tcPr>
            <w:tcW w:w="757" w:type="pct"/>
            <w:noWrap/>
            <w:vAlign w:val="center"/>
          </w:tcPr>
          <w:p w14:paraId="459CC507"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10</w:t>
            </w:r>
          </w:p>
        </w:tc>
        <w:tc>
          <w:tcPr>
            <w:tcW w:w="1207" w:type="pct"/>
            <w:noWrap/>
            <w:vAlign w:val="center"/>
          </w:tcPr>
          <w:p w14:paraId="2A3F8924"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8.2%</w:t>
            </w:r>
          </w:p>
        </w:tc>
      </w:tr>
      <w:tr w:rsidR="00875832" w:rsidRPr="00F52C4D" w14:paraId="5B6B9F50" w14:textId="77777777" w:rsidTr="00875832">
        <w:trPr>
          <w:trHeight w:val="360"/>
        </w:trPr>
        <w:tc>
          <w:tcPr>
            <w:tcW w:w="1892" w:type="pct"/>
            <w:vMerge/>
            <w:vAlign w:val="center"/>
          </w:tcPr>
          <w:p w14:paraId="701AAAE7" w14:textId="77777777" w:rsidR="005D00E3" w:rsidRPr="00F52C4D" w:rsidRDefault="005D00E3" w:rsidP="009119C7">
            <w:pPr>
              <w:spacing w:after="0" w:line="240" w:lineRule="auto"/>
              <w:rPr>
                <w:rFonts w:eastAsia="Times New Roman" w:cs="Times New Roman"/>
                <w:szCs w:val="24"/>
              </w:rPr>
            </w:pPr>
          </w:p>
        </w:tc>
        <w:tc>
          <w:tcPr>
            <w:tcW w:w="1144" w:type="pct"/>
            <w:vAlign w:val="center"/>
          </w:tcPr>
          <w:p w14:paraId="4A1B6092" w14:textId="77777777" w:rsidR="005D00E3" w:rsidRPr="00F52C4D" w:rsidRDefault="005D00E3" w:rsidP="009119C7">
            <w:pPr>
              <w:spacing w:after="0" w:line="240" w:lineRule="auto"/>
              <w:rPr>
                <w:rFonts w:eastAsia="Times New Roman" w:cs="Times New Roman"/>
                <w:szCs w:val="24"/>
              </w:rPr>
            </w:pPr>
            <w:r w:rsidRPr="00F52C4D">
              <w:rPr>
                <w:rFonts w:eastAsia="Times New Roman" w:cs="Times New Roman"/>
                <w:szCs w:val="24"/>
              </w:rPr>
              <w:t>No</w:t>
            </w:r>
          </w:p>
        </w:tc>
        <w:tc>
          <w:tcPr>
            <w:tcW w:w="757" w:type="pct"/>
            <w:noWrap/>
            <w:vAlign w:val="center"/>
          </w:tcPr>
          <w:p w14:paraId="1754963C"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112</w:t>
            </w:r>
          </w:p>
        </w:tc>
        <w:tc>
          <w:tcPr>
            <w:tcW w:w="1207" w:type="pct"/>
            <w:noWrap/>
            <w:vAlign w:val="center"/>
          </w:tcPr>
          <w:p w14:paraId="2314436E" w14:textId="77777777" w:rsidR="005D00E3" w:rsidRPr="00F52C4D" w:rsidRDefault="005D00E3" w:rsidP="009119C7">
            <w:pPr>
              <w:spacing w:after="0" w:line="240" w:lineRule="auto"/>
              <w:jc w:val="center"/>
              <w:rPr>
                <w:rFonts w:eastAsia="Times New Roman" w:cs="Times New Roman"/>
                <w:szCs w:val="24"/>
              </w:rPr>
            </w:pPr>
            <w:r w:rsidRPr="00F52C4D">
              <w:rPr>
                <w:rFonts w:eastAsia="Times New Roman" w:cs="Times New Roman"/>
                <w:szCs w:val="24"/>
              </w:rPr>
              <w:t>91.8%</w:t>
            </w:r>
          </w:p>
        </w:tc>
      </w:tr>
      <w:tr w:rsidR="003F5B61" w:rsidRPr="00F52C4D" w14:paraId="2B607E18" w14:textId="77777777" w:rsidTr="003A797E">
        <w:trPr>
          <w:trHeight w:val="360"/>
        </w:trPr>
        <w:tc>
          <w:tcPr>
            <w:tcW w:w="1892" w:type="pct"/>
            <w:vMerge w:val="restart"/>
          </w:tcPr>
          <w:p w14:paraId="4ACB9D6C" w14:textId="77777777" w:rsidR="003F5B61" w:rsidRDefault="003F5B61" w:rsidP="009119C7">
            <w:pPr>
              <w:spacing w:after="0" w:line="240" w:lineRule="auto"/>
              <w:rPr>
                <w:rFonts w:eastAsia="Times New Roman" w:cs="Times New Roman"/>
                <w:szCs w:val="24"/>
              </w:rPr>
            </w:pPr>
            <w:r>
              <w:rPr>
                <w:rFonts w:eastAsia="Times New Roman" w:cs="Times New Roman"/>
                <w:szCs w:val="24"/>
              </w:rPr>
              <w:t>Involvement in paid work</w:t>
            </w:r>
          </w:p>
        </w:tc>
        <w:tc>
          <w:tcPr>
            <w:tcW w:w="1144" w:type="pct"/>
            <w:vAlign w:val="center"/>
          </w:tcPr>
          <w:p w14:paraId="00631E84" w14:textId="4E7A6B79" w:rsidR="003F5B61" w:rsidRPr="00F52C4D" w:rsidRDefault="00875832" w:rsidP="009119C7">
            <w:pPr>
              <w:spacing w:after="0" w:line="240" w:lineRule="auto"/>
              <w:rPr>
                <w:rFonts w:eastAsia="Times New Roman" w:cs="Times New Roman"/>
                <w:szCs w:val="24"/>
              </w:rPr>
            </w:pPr>
            <w:r>
              <w:rPr>
                <w:rFonts w:eastAsia="Times New Roman" w:cs="Times New Roman"/>
                <w:szCs w:val="24"/>
              </w:rPr>
              <w:t>Y</w:t>
            </w:r>
            <w:r w:rsidR="003F5B61">
              <w:rPr>
                <w:rFonts w:eastAsia="Times New Roman" w:cs="Times New Roman"/>
                <w:szCs w:val="24"/>
              </w:rPr>
              <w:t>es</w:t>
            </w:r>
          </w:p>
        </w:tc>
        <w:tc>
          <w:tcPr>
            <w:tcW w:w="757" w:type="pct"/>
            <w:noWrap/>
            <w:vAlign w:val="center"/>
          </w:tcPr>
          <w:p w14:paraId="75965F1A" w14:textId="77777777" w:rsidR="003F5B61" w:rsidRPr="00F52C4D" w:rsidRDefault="003F5B61" w:rsidP="009119C7">
            <w:pPr>
              <w:spacing w:after="0" w:line="240" w:lineRule="auto"/>
              <w:jc w:val="center"/>
              <w:rPr>
                <w:rFonts w:eastAsia="Times New Roman" w:cs="Times New Roman"/>
                <w:szCs w:val="24"/>
              </w:rPr>
            </w:pPr>
            <w:r>
              <w:rPr>
                <w:rFonts w:eastAsia="Times New Roman" w:cs="Times New Roman"/>
                <w:szCs w:val="24"/>
              </w:rPr>
              <w:t>9</w:t>
            </w:r>
          </w:p>
        </w:tc>
        <w:tc>
          <w:tcPr>
            <w:tcW w:w="1207" w:type="pct"/>
            <w:noWrap/>
            <w:vAlign w:val="center"/>
          </w:tcPr>
          <w:p w14:paraId="24CB6EA5" w14:textId="61F5805C" w:rsidR="003F5B61" w:rsidRPr="00F52C4D" w:rsidRDefault="003F5B61" w:rsidP="009119C7">
            <w:pPr>
              <w:spacing w:after="0" w:line="240" w:lineRule="auto"/>
              <w:jc w:val="center"/>
              <w:rPr>
                <w:rFonts w:eastAsia="Times New Roman" w:cs="Times New Roman"/>
                <w:szCs w:val="24"/>
              </w:rPr>
            </w:pPr>
            <w:r>
              <w:rPr>
                <w:rFonts w:eastAsia="Times New Roman" w:cs="Times New Roman"/>
                <w:szCs w:val="24"/>
              </w:rPr>
              <w:t>7.4%</w:t>
            </w:r>
          </w:p>
        </w:tc>
      </w:tr>
      <w:tr w:rsidR="003F5B61" w:rsidRPr="00F52C4D" w14:paraId="3A899DC2" w14:textId="77777777" w:rsidTr="003A797E">
        <w:trPr>
          <w:trHeight w:val="360"/>
        </w:trPr>
        <w:tc>
          <w:tcPr>
            <w:tcW w:w="1892" w:type="pct"/>
            <w:vMerge/>
          </w:tcPr>
          <w:p w14:paraId="2FD22381" w14:textId="77777777" w:rsidR="003F5B61" w:rsidRDefault="003F5B61" w:rsidP="009119C7">
            <w:pPr>
              <w:spacing w:after="0" w:line="240" w:lineRule="auto"/>
              <w:rPr>
                <w:rFonts w:eastAsia="Times New Roman" w:cs="Times New Roman"/>
                <w:szCs w:val="24"/>
              </w:rPr>
            </w:pPr>
          </w:p>
        </w:tc>
        <w:tc>
          <w:tcPr>
            <w:tcW w:w="1144" w:type="pct"/>
            <w:vAlign w:val="center"/>
          </w:tcPr>
          <w:p w14:paraId="2BA8DBF7" w14:textId="77777777" w:rsidR="003F5B61" w:rsidRDefault="003F5B61" w:rsidP="009119C7">
            <w:pPr>
              <w:spacing w:after="0" w:line="240" w:lineRule="auto"/>
              <w:rPr>
                <w:rFonts w:eastAsia="Times New Roman" w:cs="Times New Roman"/>
                <w:szCs w:val="24"/>
              </w:rPr>
            </w:pPr>
            <w:r>
              <w:rPr>
                <w:rFonts w:eastAsia="Times New Roman" w:cs="Times New Roman"/>
                <w:szCs w:val="24"/>
              </w:rPr>
              <w:t>No</w:t>
            </w:r>
          </w:p>
        </w:tc>
        <w:tc>
          <w:tcPr>
            <w:tcW w:w="757" w:type="pct"/>
            <w:noWrap/>
            <w:vAlign w:val="center"/>
          </w:tcPr>
          <w:p w14:paraId="080B4CE1" w14:textId="1DE156CA" w:rsidR="003F5B61" w:rsidRDefault="003F5B61" w:rsidP="009119C7">
            <w:pPr>
              <w:spacing w:after="0" w:line="240" w:lineRule="auto"/>
              <w:jc w:val="center"/>
              <w:rPr>
                <w:rFonts w:eastAsia="Times New Roman" w:cs="Times New Roman"/>
                <w:szCs w:val="24"/>
              </w:rPr>
            </w:pPr>
            <w:r>
              <w:rPr>
                <w:rFonts w:eastAsia="Times New Roman" w:cs="Times New Roman"/>
                <w:szCs w:val="24"/>
              </w:rPr>
              <w:t xml:space="preserve">113 </w:t>
            </w:r>
          </w:p>
        </w:tc>
        <w:tc>
          <w:tcPr>
            <w:tcW w:w="1207" w:type="pct"/>
            <w:noWrap/>
            <w:vAlign w:val="center"/>
          </w:tcPr>
          <w:p w14:paraId="3491056B" w14:textId="1936C945" w:rsidR="003F5B61" w:rsidRPr="00F52C4D" w:rsidRDefault="003F5B61" w:rsidP="009119C7">
            <w:pPr>
              <w:spacing w:after="0" w:line="240" w:lineRule="auto"/>
              <w:jc w:val="center"/>
              <w:rPr>
                <w:rFonts w:eastAsia="Times New Roman" w:cs="Times New Roman"/>
                <w:szCs w:val="24"/>
              </w:rPr>
            </w:pPr>
            <w:r>
              <w:rPr>
                <w:rFonts w:eastAsia="Times New Roman" w:cs="Times New Roman"/>
                <w:szCs w:val="24"/>
              </w:rPr>
              <w:t>92.6%</w:t>
            </w:r>
          </w:p>
        </w:tc>
      </w:tr>
      <w:tr w:rsidR="00D83873" w:rsidRPr="00F52C4D" w14:paraId="637C3572" w14:textId="77777777" w:rsidTr="003A797E">
        <w:trPr>
          <w:trHeight w:val="360"/>
          <w:ins w:id="96" w:author="Wariimi Karingi" w:date="2025-11-26T15:38:00Z" w16du:dateUtc="2025-11-26T05:08:00Z"/>
        </w:trPr>
        <w:tc>
          <w:tcPr>
            <w:tcW w:w="1892" w:type="pct"/>
          </w:tcPr>
          <w:p w14:paraId="64FF1A0E" w14:textId="6C34D2B9" w:rsidR="00D83873" w:rsidRDefault="00D83873" w:rsidP="009119C7">
            <w:pPr>
              <w:spacing w:after="0" w:line="240" w:lineRule="auto"/>
              <w:rPr>
                <w:ins w:id="97" w:author="Wariimi Karingi" w:date="2025-11-26T15:38:00Z" w16du:dateUtc="2025-11-26T05:08:00Z"/>
                <w:rFonts w:eastAsia="Times New Roman" w:cs="Times New Roman"/>
                <w:szCs w:val="24"/>
              </w:rPr>
            </w:pPr>
            <w:ins w:id="98" w:author="Wariimi Karingi" w:date="2025-11-26T15:38:00Z" w16du:dateUtc="2025-11-26T05:08:00Z">
              <w:r>
                <w:rPr>
                  <w:rFonts w:eastAsia="Times New Roman" w:cs="Times New Roman"/>
                  <w:szCs w:val="24"/>
                </w:rPr>
                <w:t>Frequency of missed medication</w:t>
              </w:r>
            </w:ins>
            <w:ins w:id="99" w:author="Wariimi Karingi" w:date="2025-11-26T15:39:00Z" w16du:dateUtc="2025-11-26T05:09:00Z">
              <w:r w:rsidR="00FF4DDE">
                <w:rPr>
                  <w:rFonts w:eastAsia="Times New Roman" w:cs="Times New Roman"/>
                  <w:szCs w:val="24"/>
                </w:rPr>
                <w:t xml:space="preserve"> </w:t>
              </w:r>
            </w:ins>
          </w:p>
        </w:tc>
        <w:tc>
          <w:tcPr>
            <w:tcW w:w="1144" w:type="pct"/>
            <w:vAlign w:val="center"/>
          </w:tcPr>
          <w:p w14:paraId="299785E5" w14:textId="4C907C2F" w:rsidR="00D83873" w:rsidRDefault="00FF4DDE" w:rsidP="009119C7">
            <w:pPr>
              <w:spacing w:after="0" w:line="240" w:lineRule="auto"/>
              <w:rPr>
                <w:ins w:id="100" w:author="Wariimi Karingi" w:date="2025-11-26T15:38:00Z" w16du:dateUtc="2025-11-26T05:08:00Z"/>
                <w:rFonts w:eastAsia="Times New Roman" w:cs="Times New Roman"/>
                <w:szCs w:val="24"/>
              </w:rPr>
            </w:pPr>
            <w:ins w:id="101" w:author="Wariimi Karingi" w:date="2025-11-26T15:38:00Z" w16du:dateUtc="2025-11-26T05:08:00Z">
              <w:r>
                <w:rPr>
                  <w:rFonts w:eastAsia="Times New Roman" w:cs="Times New Roman"/>
                  <w:szCs w:val="24"/>
                </w:rPr>
                <w:t>Never</w:t>
              </w:r>
            </w:ins>
          </w:p>
        </w:tc>
        <w:tc>
          <w:tcPr>
            <w:tcW w:w="757" w:type="pct"/>
            <w:noWrap/>
            <w:vAlign w:val="center"/>
          </w:tcPr>
          <w:p w14:paraId="34F870DE" w14:textId="60238898" w:rsidR="00D83873" w:rsidRDefault="00FF4DDE" w:rsidP="009119C7">
            <w:pPr>
              <w:spacing w:after="0" w:line="240" w:lineRule="auto"/>
              <w:jc w:val="center"/>
              <w:rPr>
                <w:ins w:id="102" w:author="Wariimi Karingi" w:date="2025-11-26T15:38:00Z" w16du:dateUtc="2025-11-26T05:08:00Z"/>
                <w:rFonts w:eastAsia="Times New Roman" w:cs="Times New Roman"/>
                <w:szCs w:val="24"/>
              </w:rPr>
            </w:pPr>
            <w:ins w:id="103" w:author="Wariimi Karingi" w:date="2025-11-26T15:38:00Z" w16du:dateUtc="2025-11-26T05:08:00Z">
              <w:r>
                <w:rPr>
                  <w:rFonts w:eastAsia="Times New Roman" w:cs="Times New Roman"/>
                  <w:szCs w:val="24"/>
                </w:rPr>
                <w:t>88</w:t>
              </w:r>
            </w:ins>
          </w:p>
        </w:tc>
        <w:tc>
          <w:tcPr>
            <w:tcW w:w="1207" w:type="pct"/>
            <w:noWrap/>
            <w:vAlign w:val="center"/>
          </w:tcPr>
          <w:p w14:paraId="3A0EC3D9" w14:textId="34986786" w:rsidR="00D83873" w:rsidRDefault="00FF4DDE" w:rsidP="009119C7">
            <w:pPr>
              <w:spacing w:after="0" w:line="240" w:lineRule="auto"/>
              <w:jc w:val="center"/>
              <w:rPr>
                <w:ins w:id="104" w:author="Wariimi Karingi" w:date="2025-11-26T15:38:00Z" w16du:dateUtc="2025-11-26T05:08:00Z"/>
                <w:rFonts w:eastAsia="Times New Roman" w:cs="Times New Roman"/>
                <w:szCs w:val="24"/>
              </w:rPr>
            </w:pPr>
            <w:ins w:id="105" w:author="Wariimi Karingi" w:date="2025-11-26T15:38:00Z" w16du:dateUtc="2025-11-26T05:08:00Z">
              <w:r>
                <w:rPr>
                  <w:rFonts w:eastAsia="Times New Roman" w:cs="Times New Roman"/>
                  <w:szCs w:val="24"/>
                </w:rPr>
                <w:t>72.1%</w:t>
              </w:r>
            </w:ins>
          </w:p>
        </w:tc>
      </w:tr>
      <w:tr w:rsidR="00D83873" w:rsidRPr="00F52C4D" w14:paraId="6EEE877B" w14:textId="77777777" w:rsidTr="003A797E">
        <w:trPr>
          <w:trHeight w:val="360"/>
          <w:ins w:id="106" w:author="Wariimi Karingi" w:date="2025-11-26T15:38:00Z" w16du:dateUtc="2025-11-26T05:08:00Z"/>
        </w:trPr>
        <w:tc>
          <w:tcPr>
            <w:tcW w:w="1892" w:type="pct"/>
          </w:tcPr>
          <w:p w14:paraId="7E43DA67" w14:textId="77777777" w:rsidR="00D83873" w:rsidRDefault="00D83873" w:rsidP="009119C7">
            <w:pPr>
              <w:spacing w:after="0" w:line="240" w:lineRule="auto"/>
              <w:rPr>
                <w:ins w:id="107" w:author="Wariimi Karingi" w:date="2025-11-26T15:38:00Z" w16du:dateUtc="2025-11-26T05:08:00Z"/>
                <w:rFonts w:eastAsia="Times New Roman" w:cs="Times New Roman"/>
                <w:szCs w:val="24"/>
              </w:rPr>
            </w:pPr>
          </w:p>
        </w:tc>
        <w:tc>
          <w:tcPr>
            <w:tcW w:w="1144" w:type="pct"/>
            <w:vAlign w:val="center"/>
          </w:tcPr>
          <w:p w14:paraId="0C1EABE4" w14:textId="4F153569" w:rsidR="00D83873" w:rsidRDefault="00FF4DDE" w:rsidP="009119C7">
            <w:pPr>
              <w:spacing w:after="0" w:line="240" w:lineRule="auto"/>
              <w:rPr>
                <w:ins w:id="108" w:author="Wariimi Karingi" w:date="2025-11-26T15:38:00Z" w16du:dateUtc="2025-11-26T05:08:00Z"/>
                <w:rFonts w:eastAsia="Times New Roman" w:cs="Times New Roman"/>
                <w:szCs w:val="24"/>
              </w:rPr>
            </w:pPr>
            <w:ins w:id="109" w:author="Wariimi Karingi" w:date="2025-11-26T15:39:00Z" w16du:dateUtc="2025-11-26T05:09:00Z">
              <w:r>
                <w:rPr>
                  <w:rFonts w:eastAsia="Times New Roman" w:cs="Times New Roman"/>
                  <w:szCs w:val="24"/>
                </w:rPr>
                <w:t>Missed once</w:t>
              </w:r>
            </w:ins>
          </w:p>
        </w:tc>
        <w:tc>
          <w:tcPr>
            <w:tcW w:w="757" w:type="pct"/>
            <w:noWrap/>
            <w:vAlign w:val="center"/>
          </w:tcPr>
          <w:p w14:paraId="0FB4F0B8" w14:textId="56FAF516" w:rsidR="00D83873" w:rsidRDefault="000955D6" w:rsidP="009119C7">
            <w:pPr>
              <w:spacing w:after="0" w:line="240" w:lineRule="auto"/>
              <w:jc w:val="center"/>
              <w:rPr>
                <w:ins w:id="110" w:author="Wariimi Karingi" w:date="2025-11-26T15:38:00Z" w16du:dateUtc="2025-11-26T05:08:00Z"/>
                <w:rFonts w:eastAsia="Times New Roman" w:cs="Times New Roman"/>
                <w:szCs w:val="24"/>
              </w:rPr>
            </w:pPr>
            <w:ins w:id="111" w:author="Wariimi Karingi" w:date="2025-11-26T15:39:00Z" w16du:dateUtc="2025-11-26T05:09:00Z">
              <w:r>
                <w:rPr>
                  <w:rFonts w:eastAsia="Times New Roman" w:cs="Times New Roman"/>
                  <w:szCs w:val="24"/>
                </w:rPr>
                <w:t>18</w:t>
              </w:r>
            </w:ins>
          </w:p>
        </w:tc>
        <w:tc>
          <w:tcPr>
            <w:tcW w:w="1207" w:type="pct"/>
            <w:noWrap/>
            <w:vAlign w:val="center"/>
          </w:tcPr>
          <w:p w14:paraId="2B8380BC" w14:textId="73A60519" w:rsidR="00D83873" w:rsidRDefault="000955D6" w:rsidP="009119C7">
            <w:pPr>
              <w:spacing w:after="0" w:line="240" w:lineRule="auto"/>
              <w:jc w:val="center"/>
              <w:rPr>
                <w:ins w:id="112" w:author="Wariimi Karingi" w:date="2025-11-26T15:38:00Z" w16du:dateUtc="2025-11-26T05:08:00Z"/>
                <w:rFonts w:eastAsia="Times New Roman" w:cs="Times New Roman"/>
                <w:szCs w:val="24"/>
              </w:rPr>
            </w:pPr>
            <w:ins w:id="113" w:author="Wariimi Karingi" w:date="2025-11-26T15:39:00Z" w16du:dateUtc="2025-11-26T05:09:00Z">
              <w:r>
                <w:rPr>
                  <w:rFonts w:eastAsia="Times New Roman" w:cs="Times New Roman"/>
                  <w:szCs w:val="24"/>
                </w:rPr>
                <w:t>14.8%</w:t>
              </w:r>
            </w:ins>
          </w:p>
        </w:tc>
      </w:tr>
      <w:tr w:rsidR="00D83873" w:rsidRPr="00F52C4D" w14:paraId="278D651C" w14:textId="77777777" w:rsidTr="003A797E">
        <w:trPr>
          <w:trHeight w:val="360"/>
          <w:ins w:id="114" w:author="Wariimi Karingi" w:date="2025-11-26T15:38:00Z" w16du:dateUtc="2025-11-26T05:08:00Z"/>
        </w:trPr>
        <w:tc>
          <w:tcPr>
            <w:tcW w:w="1892" w:type="pct"/>
          </w:tcPr>
          <w:p w14:paraId="0C418F68" w14:textId="77777777" w:rsidR="00D83873" w:rsidRDefault="00D83873" w:rsidP="009119C7">
            <w:pPr>
              <w:spacing w:after="0" w:line="240" w:lineRule="auto"/>
              <w:rPr>
                <w:ins w:id="115" w:author="Wariimi Karingi" w:date="2025-11-26T15:38:00Z" w16du:dateUtc="2025-11-26T05:08:00Z"/>
                <w:rFonts w:eastAsia="Times New Roman" w:cs="Times New Roman"/>
                <w:szCs w:val="24"/>
              </w:rPr>
            </w:pPr>
          </w:p>
        </w:tc>
        <w:tc>
          <w:tcPr>
            <w:tcW w:w="1144" w:type="pct"/>
            <w:vAlign w:val="center"/>
          </w:tcPr>
          <w:p w14:paraId="4A272FAB" w14:textId="296F3588" w:rsidR="00D83873" w:rsidRDefault="000955D6" w:rsidP="009119C7">
            <w:pPr>
              <w:spacing w:after="0" w:line="240" w:lineRule="auto"/>
              <w:rPr>
                <w:ins w:id="116" w:author="Wariimi Karingi" w:date="2025-11-26T15:38:00Z" w16du:dateUtc="2025-11-26T05:08:00Z"/>
                <w:rFonts w:eastAsia="Times New Roman" w:cs="Times New Roman"/>
                <w:szCs w:val="24"/>
              </w:rPr>
            </w:pPr>
            <w:ins w:id="117" w:author="Wariimi Karingi" w:date="2025-11-26T15:39:00Z" w16du:dateUtc="2025-11-26T05:09:00Z">
              <w:r>
                <w:rPr>
                  <w:rFonts w:eastAsia="Times New Roman" w:cs="Times New Roman"/>
                  <w:szCs w:val="24"/>
                </w:rPr>
                <w:t>Missed sometimes</w:t>
              </w:r>
            </w:ins>
          </w:p>
        </w:tc>
        <w:tc>
          <w:tcPr>
            <w:tcW w:w="757" w:type="pct"/>
            <w:noWrap/>
            <w:vAlign w:val="center"/>
          </w:tcPr>
          <w:p w14:paraId="5C5CA2E0" w14:textId="0DB68C21" w:rsidR="00D83873" w:rsidRDefault="000955D6" w:rsidP="009119C7">
            <w:pPr>
              <w:spacing w:after="0" w:line="240" w:lineRule="auto"/>
              <w:jc w:val="center"/>
              <w:rPr>
                <w:ins w:id="118" w:author="Wariimi Karingi" w:date="2025-11-26T15:38:00Z" w16du:dateUtc="2025-11-26T05:08:00Z"/>
                <w:rFonts w:eastAsia="Times New Roman" w:cs="Times New Roman"/>
                <w:szCs w:val="24"/>
              </w:rPr>
            </w:pPr>
            <w:ins w:id="119" w:author="Wariimi Karingi" w:date="2025-11-26T15:39:00Z" w16du:dateUtc="2025-11-26T05:09:00Z">
              <w:r>
                <w:rPr>
                  <w:rFonts w:eastAsia="Times New Roman" w:cs="Times New Roman"/>
                  <w:szCs w:val="24"/>
                </w:rPr>
                <w:t>14</w:t>
              </w:r>
            </w:ins>
          </w:p>
        </w:tc>
        <w:tc>
          <w:tcPr>
            <w:tcW w:w="1207" w:type="pct"/>
            <w:noWrap/>
            <w:vAlign w:val="center"/>
          </w:tcPr>
          <w:p w14:paraId="68E1552C" w14:textId="0B588393" w:rsidR="00D83873" w:rsidRDefault="008378B5" w:rsidP="009119C7">
            <w:pPr>
              <w:spacing w:after="0" w:line="240" w:lineRule="auto"/>
              <w:jc w:val="center"/>
              <w:rPr>
                <w:ins w:id="120" w:author="Wariimi Karingi" w:date="2025-11-26T15:38:00Z" w16du:dateUtc="2025-11-26T05:08:00Z"/>
                <w:rFonts w:eastAsia="Times New Roman" w:cs="Times New Roman"/>
                <w:szCs w:val="24"/>
              </w:rPr>
            </w:pPr>
            <w:ins w:id="121" w:author="Wariimi Karingi" w:date="2025-11-26T15:40:00Z" w16du:dateUtc="2025-11-26T05:10:00Z">
              <w:r>
                <w:rPr>
                  <w:rFonts w:eastAsia="Times New Roman" w:cs="Times New Roman"/>
                  <w:szCs w:val="24"/>
                </w:rPr>
                <w:t>11.5%</w:t>
              </w:r>
            </w:ins>
          </w:p>
        </w:tc>
      </w:tr>
      <w:tr w:rsidR="00D83873" w:rsidRPr="00F52C4D" w14:paraId="3E2DA9DA" w14:textId="77777777" w:rsidTr="003A797E">
        <w:trPr>
          <w:trHeight w:val="360"/>
          <w:ins w:id="122" w:author="Wariimi Karingi" w:date="2025-11-26T15:38:00Z" w16du:dateUtc="2025-11-26T05:08:00Z"/>
        </w:trPr>
        <w:tc>
          <w:tcPr>
            <w:tcW w:w="1892" w:type="pct"/>
          </w:tcPr>
          <w:p w14:paraId="29B039F6" w14:textId="77777777" w:rsidR="00D83873" w:rsidRDefault="00D83873" w:rsidP="009119C7">
            <w:pPr>
              <w:spacing w:after="0" w:line="240" w:lineRule="auto"/>
              <w:rPr>
                <w:ins w:id="123" w:author="Wariimi Karingi" w:date="2025-11-26T15:38:00Z" w16du:dateUtc="2025-11-26T05:08:00Z"/>
                <w:rFonts w:eastAsia="Times New Roman" w:cs="Times New Roman"/>
                <w:szCs w:val="24"/>
              </w:rPr>
            </w:pPr>
          </w:p>
        </w:tc>
        <w:tc>
          <w:tcPr>
            <w:tcW w:w="1144" w:type="pct"/>
            <w:vAlign w:val="center"/>
          </w:tcPr>
          <w:p w14:paraId="68AC4C22" w14:textId="59836E92" w:rsidR="00D83873" w:rsidRDefault="008378B5" w:rsidP="009119C7">
            <w:pPr>
              <w:spacing w:after="0" w:line="240" w:lineRule="auto"/>
              <w:rPr>
                <w:ins w:id="124" w:author="Wariimi Karingi" w:date="2025-11-26T15:38:00Z" w16du:dateUtc="2025-11-26T05:08:00Z"/>
                <w:rFonts w:eastAsia="Times New Roman" w:cs="Times New Roman"/>
                <w:szCs w:val="24"/>
              </w:rPr>
            </w:pPr>
            <w:ins w:id="125" w:author="Wariimi Karingi" w:date="2025-11-26T15:40:00Z" w16du:dateUtc="2025-11-26T05:10:00Z">
              <w:r>
                <w:rPr>
                  <w:rFonts w:eastAsia="Times New Roman" w:cs="Times New Roman"/>
                  <w:szCs w:val="24"/>
                </w:rPr>
                <w:t>Missed several times</w:t>
              </w:r>
            </w:ins>
          </w:p>
        </w:tc>
        <w:tc>
          <w:tcPr>
            <w:tcW w:w="757" w:type="pct"/>
            <w:noWrap/>
            <w:vAlign w:val="center"/>
          </w:tcPr>
          <w:p w14:paraId="34F1B647" w14:textId="3BB95FD8" w:rsidR="00D83873" w:rsidRDefault="008378B5" w:rsidP="009119C7">
            <w:pPr>
              <w:spacing w:after="0" w:line="240" w:lineRule="auto"/>
              <w:jc w:val="center"/>
              <w:rPr>
                <w:ins w:id="126" w:author="Wariimi Karingi" w:date="2025-11-26T15:38:00Z" w16du:dateUtc="2025-11-26T05:08:00Z"/>
                <w:rFonts w:eastAsia="Times New Roman" w:cs="Times New Roman"/>
                <w:szCs w:val="24"/>
              </w:rPr>
            </w:pPr>
            <w:ins w:id="127" w:author="Wariimi Karingi" w:date="2025-11-26T15:40:00Z" w16du:dateUtc="2025-11-26T05:10:00Z">
              <w:r>
                <w:rPr>
                  <w:rFonts w:eastAsia="Times New Roman" w:cs="Times New Roman"/>
                  <w:szCs w:val="24"/>
                </w:rPr>
                <w:t>2</w:t>
              </w:r>
            </w:ins>
          </w:p>
        </w:tc>
        <w:tc>
          <w:tcPr>
            <w:tcW w:w="1207" w:type="pct"/>
            <w:noWrap/>
            <w:vAlign w:val="center"/>
          </w:tcPr>
          <w:p w14:paraId="37EA9A49" w14:textId="3628D227" w:rsidR="00D83873" w:rsidRDefault="00DB76C2" w:rsidP="009119C7">
            <w:pPr>
              <w:spacing w:after="0" w:line="240" w:lineRule="auto"/>
              <w:jc w:val="center"/>
              <w:rPr>
                <w:ins w:id="128" w:author="Wariimi Karingi" w:date="2025-11-26T15:38:00Z" w16du:dateUtc="2025-11-26T05:08:00Z"/>
                <w:rFonts w:eastAsia="Times New Roman" w:cs="Times New Roman"/>
                <w:szCs w:val="24"/>
              </w:rPr>
            </w:pPr>
            <w:ins w:id="129" w:author="Wariimi Karingi" w:date="2025-11-26T15:40:00Z" w16du:dateUtc="2025-11-26T05:10:00Z">
              <w:r>
                <w:rPr>
                  <w:rFonts w:eastAsia="Times New Roman" w:cs="Times New Roman"/>
                  <w:szCs w:val="24"/>
                </w:rPr>
                <w:t>1.6%</w:t>
              </w:r>
            </w:ins>
          </w:p>
        </w:tc>
      </w:tr>
    </w:tbl>
    <w:p w14:paraId="263A8973" w14:textId="77777777" w:rsidR="005D00E3" w:rsidRDefault="005D00E3" w:rsidP="00EB0967"/>
    <w:p w14:paraId="68C10BAD" w14:textId="486459AA" w:rsidR="009F3BE3" w:rsidRPr="00C9098C" w:rsidRDefault="002E5B1B" w:rsidP="009F3BE3">
      <w:pPr>
        <w:rPr>
          <w:rFonts w:cs="Times New Roman"/>
          <w:b/>
          <w:szCs w:val="24"/>
        </w:rPr>
      </w:pPr>
      <w:r>
        <w:t>Table 4.2</w:t>
      </w:r>
      <w:r w:rsidR="009F3BE3" w:rsidRPr="00C9098C">
        <w:rPr>
          <w:rFonts w:cs="Times New Roman"/>
          <w:b/>
          <w:szCs w:val="24"/>
        </w:rPr>
        <w:t xml:space="preserve">: Psychological Resources, Vulnerabilities and Risk Taking </w:t>
      </w:r>
      <w:commentRangeStart w:id="130"/>
      <w:r w:rsidR="009F3BE3" w:rsidRPr="00C9098C">
        <w:rPr>
          <w:rFonts w:cs="Times New Roman"/>
          <w:b/>
          <w:szCs w:val="24"/>
        </w:rPr>
        <w:t>behavior</w:t>
      </w:r>
      <w:commentRangeEnd w:id="130"/>
      <w:r w:rsidR="0086591C" w:rsidRPr="00C9098C">
        <w:rPr>
          <w:rStyle w:val="CommentReference"/>
          <w:rFonts w:cs="Times New Roman"/>
          <w:b/>
          <w:sz w:val="24"/>
          <w:szCs w:val="24"/>
        </w:rPr>
        <w:commentReference w:id="130"/>
      </w:r>
    </w:p>
    <w:p w14:paraId="1502BA06" w14:textId="77777777" w:rsidR="00163C77" w:rsidRDefault="00163C77" w:rsidP="008D6B26"/>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8"/>
        <w:gridCol w:w="10"/>
        <w:gridCol w:w="2795"/>
        <w:gridCol w:w="1757"/>
        <w:gridCol w:w="1595"/>
      </w:tblGrid>
      <w:tr w:rsidR="00163C77" w:rsidRPr="00F52C4D" w14:paraId="10BC0A96" w14:textId="77777777" w:rsidTr="00E45359">
        <w:trPr>
          <w:trHeight w:val="360"/>
        </w:trPr>
        <w:tc>
          <w:tcPr>
            <w:tcW w:w="1293" w:type="pct"/>
          </w:tcPr>
          <w:p w14:paraId="4E9D18D7" w14:textId="77777777" w:rsidR="00163C77" w:rsidRPr="00A851B6" w:rsidRDefault="00163C77" w:rsidP="0069247F">
            <w:pPr>
              <w:spacing w:after="0" w:line="240" w:lineRule="auto"/>
              <w:rPr>
                <w:rFonts w:eastAsia="Times New Roman" w:cs="Times New Roman"/>
                <w:b/>
                <w:szCs w:val="24"/>
              </w:rPr>
            </w:pPr>
            <w:r w:rsidRPr="00A851B6">
              <w:rPr>
                <w:rFonts w:eastAsia="Times New Roman" w:cs="Times New Roman"/>
                <w:b/>
                <w:szCs w:val="24"/>
              </w:rPr>
              <w:t xml:space="preserve">Characteristics </w:t>
            </w:r>
          </w:p>
        </w:tc>
        <w:tc>
          <w:tcPr>
            <w:tcW w:w="1689" w:type="pct"/>
            <w:gridSpan w:val="2"/>
            <w:vAlign w:val="center"/>
          </w:tcPr>
          <w:p w14:paraId="7BCEDF25" w14:textId="77777777" w:rsidR="00163C77" w:rsidRPr="00A851B6" w:rsidRDefault="00163C77" w:rsidP="0069247F">
            <w:pPr>
              <w:spacing w:after="0" w:line="240" w:lineRule="auto"/>
              <w:rPr>
                <w:rFonts w:eastAsia="Times New Roman" w:cs="Times New Roman"/>
                <w:b/>
                <w:szCs w:val="24"/>
              </w:rPr>
            </w:pPr>
          </w:p>
        </w:tc>
        <w:tc>
          <w:tcPr>
            <w:tcW w:w="1058" w:type="pct"/>
            <w:noWrap/>
            <w:vAlign w:val="center"/>
          </w:tcPr>
          <w:p w14:paraId="4A5395FD" w14:textId="77777777" w:rsidR="00163C77" w:rsidRDefault="00163C77" w:rsidP="0069247F">
            <w:pPr>
              <w:spacing w:after="0" w:line="240" w:lineRule="auto"/>
              <w:jc w:val="center"/>
              <w:rPr>
                <w:rFonts w:eastAsia="Times New Roman" w:cs="Times New Roman"/>
                <w:b/>
                <w:bCs/>
                <w:szCs w:val="24"/>
              </w:rPr>
            </w:pPr>
            <w:r w:rsidRPr="00F52C4D">
              <w:rPr>
                <w:rFonts w:eastAsia="Times New Roman" w:cs="Times New Roman"/>
                <w:b/>
                <w:bCs/>
                <w:szCs w:val="24"/>
              </w:rPr>
              <w:t>Frequency</w:t>
            </w:r>
          </w:p>
          <w:p w14:paraId="03ADD505" w14:textId="77777777" w:rsidR="00163C77" w:rsidRPr="00F52C4D" w:rsidRDefault="00163C77" w:rsidP="0069247F">
            <w:pPr>
              <w:spacing w:after="0" w:line="240" w:lineRule="auto"/>
              <w:jc w:val="center"/>
              <w:rPr>
                <w:rFonts w:eastAsia="Times New Roman" w:cs="Times New Roman"/>
                <w:szCs w:val="24"/>
              </w:rPr>
            </w:pPr>
            <w:r>
              <w:rPr>
                <w:rFonts w:eastAsia="Times New Roman" w:cs="Times New Roman"/>
                <w:b/>
                <w:bCs/>
                <w:szCs w:val="24"/>
              </w:rPr>
              <w:t>N=122</w:t>
            </w:r>
          </w:p>
        </w:tc>
        <w:tc>
          <w:tcPr>
            <w:tcW w:w="960" w:type="pct"/>
            <w:noWrap/>
            <w:vAlign w:val="center"/>
          </w:tcPr>
          <w:p w14:paraId="3ED1C695"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b/>
                <w:bCs/>
                <w:szCs w:val="24"/>
              </w:rPr>
              <w:t>Percent</w:t>
            </w:r>
            <w:r>
              <w:rPr>
                <w:rFonts w:eastAsia="Times New Roman" w:cs="Times New Roman"/>
                <w:b/>
                <w:bCs/>
                <w:szCs w:val="24"/>
              </w:rPr>
              <w:t xml:space="preserve"> /standard deviation</w:t>
            </w:r>
          </w:p>
        </w:tc>
      </w:tr>
      <w:tr w:rsidR="00163C77" w:rsidRPr="00F52C4D" w14:paraId="5DEF574D" w14:textId="77777777" w:rsidTr="00E45359">
        <w:trPr>
          <w:trHeight w:val="360"/>
        </w:trPr>
        <w:tc>
          <w:tcPr>
            <w:tcW w:w="1293" w:type="pct"/>
            <w:vMerge w:val="restart"/>
          </w:tcPr>
          <w:p w14:paraId="18EEE8C6" w14:textId="58C5AE10" w:rsidR="00163C77" w:rsidRPr="00F52C4D" w:rsidRDefault="00163C77" w:rsidP="0069247F">
            <w:pPr>
              <w:spacing w:after="0" w:line="240" w:lineRule="auto"/>
              <w:rPr>
                <w:rFonts w:eastAsia="Times New Roman" w:cs="Times New Roman"/>
                <w:szCs w:val="24"/>
              </w:rPr>
            </w:pPr>
            <w:r>
              <w:rPr>
                <w:rFonts w:eastAsia="Times New Roman" w:cs="Times New Roman"/>
                <w:szCs w:val="24"/>
              </w:rPr>
              <w:t>Who they t</w:t>
            </w:r>
            <w:r w:rsidRPr="00F52C4D">
              <w:rPr>
                <w:rFonts w:eastAsia="Times New Roman" w:cs="Times New Roman"/>
                <w:szCs w:val="24"/>
              </w:rPr>
              <w:t>alk to</w:t>
            </w:r>
            <w:r>
              <w:rPr>
                <w:rFonts w:eastAsia="Times New Roman" w:cs="Times New Roman"/>
                <w:szCs w:val="24"/>
              </w:rPr>
              <w:t xml:space="preserve"> at </w:t>
            </w:r>
            <w:r w:rsidR="00F43BDE">
              <w:rPr>
                <w:rFonts w:eastAsia="Times New Roman" w:cs="Times New Roman"/>
                <w:szCs w:val="24"/>
              </w:rPr>
              <w:t>h</w:t>
            </w:r>
            <w:r>
              <w:rPr>
                <w:rFonts w:eastAsia="Times New Roman" w:cs="Times New Roman"/>
                <w:szCs w:val="24"/>
              </w:rPr>
              <w:t>ome</w:t>
            </w:r>
            <w:r w:rsidR="00F43BDE">
              <w:rPr>
                <w:rFonts w:eastAsia="Times New Roman" w:cs="Times New Roman"/>
                <w:szCs w:val="24"/>
              </w:rPr>
              <w:t xml:space="preserve"> when having problems</w:t>
            </w:r>
          </w:p>
        </w:tc>
        <w:tc>
          <w:tcPr>
            <w:tcW w:w="1689" w:type="pct"/>
            <w:gridSpan w:val="2"/>
            <w:vAlign w:val="center"/>
          </w:tcPr>
          <w:p w14:paraId="2064A3F6"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Parents</w:t>
            </w:r>
          </w:p>
        </w:tc>
        <w:tc>
          <w:tcPr>
            <w:tcW w:w="1058" w:type="pct"/>
            <w:noWrap/>
            <w:vAlign w:val="center"/>
          </w:tcPr>
          <w:p w14:paraId="4FF2D867" w14:textId="3BFE44A9" w:rsidR="00163C77" w:rsidRPr="00F52C4D" w:rsidRDefault="00700CD7" w:rsidP="0069247F">
            <w:pPr>
              <w:spacing w:after="0" w:line="240" w:lineRule="auto"/>
              <w:jc w:val="center"/>
              <w:rPr>
                <w:rFonts w:eastAsia="Times New Roman" w:cs="Times New Roman"/>
                <w:szCs w:val="24"/>
              </w:rPr>
            </w:pPr>
            <w:r>
              <w:rPr>
                <w:rFonts w:eastAsia="Times New Roman" w:cs="Times New Roman"/>
                <w:szCs w:val="24"/>
              </w:rPr>
              <w:t>64</w:t>
            </w:r>
          </w:p>
        </w:tc>
        <w:tc>
          <w:tcPr>
            <w:tcW w:w="960" w:type="pct"/>
            <w:noWrap/>
            <w:vAlign w:val="center"/>
          </w:tcPr>
          <w:p w14:paraId="3264BE90" w14:textId="0A7CF29E" w:rsidR="00163C77" w:rsidRPr="00F52C4D" w:rsidRDefault="00384C72" w:rsidP="0069247F">
            <w:pPr>
              <w:spacing w:after="0" w:line="240" w:lineRule="auto"/>
              <w:jc w:val="center"/>
              <w:rPr>
                <w:rFonts w:eastAsia="Times New Roman" w:cs="Times New Roman"/>
                <w:szCs w:val="24"/>
              </w:rPr>
            </w:pPr>
            <w:r>
              <w:rPr>
                <w:rFonts w:eastAsia="Times New Roman" w:cs="Times New Roman"/>
                <w:szCs w:val="24"/>
              </w:rPr>
              <w:t>52.5</w:t>
            </w:r>
            <w:r w:rsidR="00163C77" w:rsidRPr="00F52C4D">
              <w:rPr>
                <w:rFonts w:eastAsia="Times New Roman" w:cs="Times New Roman"/>
                <w:szCs w:val="24"/>
              </w:rPr>
              <w:t>%</w:t>
            </w:r>
          </w:p>
        </w:tc>
      </w:tr>
      <w:tr w:rsidR="00163C77" w:rsidRPr="00F52C4D" w14:paraId="25116201" w14:textId="77777777" w:rsidTr="00E45359">
        <w:trPr>
          <w:trHeight w:val="360"/>
        </w:trPr>
        <w:tc>
          <w:tcPr>
            <w:tcW w:w="1293" w:type="pct"/>
            <w:vMerge/>
            <w:vAlign w:val="center"/>
          </w:tcPr>
          <w:p w14:paraId="41F51FA1" w14:textId="77777777" w:rsidR="00163C77" w:rsidRPr="00F52C4D" w:rsidRDefault="00163C77" w:rsidP="0069247F">
            <w:pPr>
              <w:spacing w:after="0" w:line="240" w:lineRule="auto"/>
              <w:rPr>
                <w:rFonts w:eastAsia="Times New Roman" w:cs="Times New Roman"/>
                <w:szCs w:val="24"/>
              </w:rPr>
            </w:pPr>
          </w:p>
        </w:tc>
        <w:tc>
          <w:tcPr>
            <w:tcW w:w="1689" w:type="pct"/>
            <w:gridSpan w:val="2"/>
            <w:vAlign w:val="center"/>
          </w:tcPr>
          <w:p w14:paraId="73CB4A96"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Siblings</w:t>
            </w:r>
          </w:p>
        </w:tc>
        <w:tc>
          <w:tcPr>
            <w:tcW w:w="1058" w:type="pct"/>
            <w:noWrap/>
            <w:vAlign w:val="center"/>
          </w:tcPr>
          <w:p w14:paraId="58F95A4C"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28</w:t>
            </w:r>
          </w:p>
        </w:tc>
        <w:tc>
          <w:tcPr>
            <w:tcW w:w="960" w:type="pct"/>
            <w:noWrap/>
            <w:vAlign w:val="center"/>
          </w:tcPr>
          <w:p w14:paraId="7109EE8C"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23.0%</w:t>
            </w:r>
          </w:p>
        </w:tc>
      </w:tr>
      <w:tr w:rsidR="00163C77" w:rsidRPr="00F52C4D" w14:paraId="1B60875D" w14:textId="77777777" w:rsidTr="00E45359">
        <w:trPr>
          <w:trHeight w:val="360"/>
        </w:trPr>
        <w:tc>
          <w:tcPr>
            <w:tcW w:w="1293" w:type="pct"/>
            <w:vMerge/>
            <w:vAlign w:val="center"/>
          </w:tcPr>
          <w:p w14:paraId="26E97EA1" w14:textId="77777777" w:rsidR="00163C77" w:rsidRPr="00F52C4D" w:rsidRDefault="00163C77" w:rsidP="0069247F">
            <w:pPr>
              <w:spacing w:after="0" w:line="240" w:lineRule="auto"/>
              <w:rPr>
                <w:rFonts w:eastAsia="Times New Roman" w:cs="Times New Roman"/>
                <w:szCs w:val="24"/>
              </w:rPr>
            </w:pPr>
          </w:p>
        </w:tc>
        <w:tc>
          <w:tcPr>
            <w:tcW w:w="1689" w:type="pct"/>
            <w:gridSpan w:val="2"/>
            <w:vAlign w:val="center"/>
          </w:tcPr>
          <w:p w14:paraId="66ABBE27"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Relatives</w:t>
            </w:r>
          </w:p>
        </w:tc>
        <w:tc>
          <w:tcPr>
            <w:tcW w:w="1058" w:type="pct"/>
            <w:noWrap/>
            <w:vAlign w:val="center"/>
          </w:tcPr>
          <w:p w14:paraId="65AACBF0"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14</w:t>
            </w:r>
          </w:p>
        </w:tc>
        <w:tc>
          <w:tcPr>
            <w:tcW w:w="960" w:type="pct"/>
            <w:noWrap/>
            <w:vAlign w:val="center"/>
          </w:tcPr>
          <w:p w14:paraId="645E93FF"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11.5%</w:t>
            </w:r>
          </w:p>
        </w:tc>
      </w:tr>
      <w:tr w:rsidR="00163C77" w:rsidRPr="00F52C4D" w14:paraId="3103911E" w14:textId="77777777" w:rsidTr="00E45359">
        <w:trPr>
          <w:trHeight w:val="360"/>
        </w:trPr>
        <w:tc>
          <w:tcPr>
            <w:tcW w:w="1293" w:type="pct"/>
            <w:vMerge/>
            <w:vAlign w:val="center"/>
          </w:tcPr>
          <w:p w14:paraId="6135B993" w14:textId="77777777" w:rsidR="00163C77" w:rsidRPr="00F52C4D" w:rsidRDefault="00163C77" w:rsidP="0069247F">
            <w:pPr>
              <w:spacing w:after="0" w:line="240" w:lineRule="auto"/>
              <w:rPr>
                <w:rFonts w:eastAsia="Times New Roman" w:cs="Times New Roman"/>
                <w:szCs w:val="24"/>
              </w:rPr>
            </w:pPr>
          </w:p>
        </w:tc>
        <w:tc>
          <w:tcPr>
            <w:tcW w:w="1689" w:type="pct"/>
            <w:gridSpan w:val="2"/>
            <w:vAlign w:val="center"/>
          </w:tcPr>
          <w:p w14:paraId="651D1E7B"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Friends</w:t>
            </w:r>
          </w:p>
        </w:tc>
        <w:tc>
          <w:tcPr>
            <w:tcW w:w="1058" w:type="pct"/>
            <w:noWrap/>
            <w:vAlign w:val="center"/>
          </w:tcPr>
          <w:p w14:paraId="29274BF9"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1</w:t>
            </w:r>
          </w:p>
        </w:tc>
        <w:tc>
          <w:tcPr>
            <w:tcW w:w="960" w:type="pct"/>
            <w:noWrap/>
            <w:vAlign w:val="center"/>
          </w:tcPr>
          <w:p w14:paraId="639A4986"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0.8%</w:t>
            </w:r>
          </w:p>
        </w:tc>
      </w:tr>
      <w:tr w:rsidR="00163C77" w:rsidRPr="00F52C4D" w14:paraId="4592CF2D" w14:textId="77777777" w:rsidTr="00E45359">
        <w:trPr>
          <w:trHeight w:val="360"/>
        </w:trPr>
        <w:tc>
          <w:tcPr>
            <w:tcW w:w="1293" w:type="pct"/>
            <w:vMerge/>
            <w:vAlign w:val="center"/>
          </w:tcPr>
          <w:p w14:paraId="70E2F3E7" w14:textId="77777777" w:rsidR="00163C77" w:rsidRPr="00F52C4D" w:rsidRDefault="00163C77" w:rsidP="0069247F">
            <w:pPr>
              <w:spacing w:after="0" w:line="240" w:lineRule="auto"/>
              <w:rPr>
                <w:rFonts w:eastAsia="Times New Roman" w:cs="Times New Roman"/>
                <w:szCs w:val="24"/>
              </w:rPr>
            </w:pPr>
          </w:p>
        </w:tc>
        <w:tc>
          <w:tcPr>
            <w:tcW w:w="1689" w:type="pct"/>
            <w:gridSpan w:val="2"/>
            <w:vAlign w:val="center"/>
          </w:tcPr>
          <w:p w14:paraId="4DB3D41C"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House help and shamba boy</w:t>
            </w:r>
          </w:p>
        </w:tc>
        <w:tc>
          <w:tcPr>
            <w:tcW w:w="1058" w:type="pct"/>
            <w:noWrap/>
            <w:vAlign w:val="center"/>
          </w:tcPr>
          <w:p w14:paraId="06DD254B"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7</w:t>
            </w:r>
          </w:p>
        </w:tc>
        <w:tc>
          <w:tcPr>
            <w:tcW w:w="960" w:type="pct"/>
            <w:noWrap/>
            <w:vAlign w:val="center"/>
          </w:tcPr>
          <w:p w14:paraId="6CEC7008"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5.7%</w:t>
            </w:r>
          </w:p>
        </w:tc>
      </w:tr>
      <w:tr w:rsidR="00163C77" w:rsidRPr="00F52C4D" w14:paraId="6A881854" w14:textId="77777777" w:rsidTr="00E45359">
        <w:trPr>
          <w:trHeight w:val="360"/>
        </w:trPr>
        <w:tc>
          <w:tcPr>
            <w:tcW w:w="1293" w:type="pct"/>
            <w:vMerge/>
            <w:vAlign w:val="center"/>
          </w:tcPr>
          <w:p w14:paraId="2C22DD52" w14:textId="77777777" w:rsidR="00163C77" w:rsidRPr="00F52C4D" w:rsidRDefault="00163C77" w:rsidP="0069247F">
            <w:pPr>
              <w:spacing w:after="0" w:line="240" w:lineRule="auto"/>
              <w:rPr>
                <w:rFonts w:eastAsia="Times New Roman" w:cs="Times New Roman"/>
                <w:szCs w:val="24"/>
              </w:rPr>
            </w:pPr>
          </w:p>
        </w:tc>
        <w:tc>
          <w:tcPr>
            <w:tcW w:w="1689" w:type="pct"/>
            <w:gridSpan w:val="2"/>
            <w:vAlign w:val="center"/>
          </w:tcPr>
          <w:p w14:paraId="509162D0"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None</w:t>
            </w:r>
          </w:p>
        </w:tc>
        <w:tc>
          <w:tcPr>
            <w:tcW w:w="1058" w:type="pct"/>
            <w:noWrap/>
            <w:vAlign w:val="center"/>
          </w:tcPr>
          <w:p w14:paraId="74889F19"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8</w:t>
            </w:r>
          </w:p>
        </w:tc>
        <w:tc>
          <w:tcPr>
            <w:tcW w:w="960" w:type="pct"/>
            <w:noWrap/>
            <w:vAlign w:val="center"/>
          </w:tcPr>
          <w:p w14:paraId="384C849C"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6.6%</w:t>
            </w:r>
          </w:p>
        </w:tc>
      </w:tr>
      <w:tr w:rsidR="00163C77" w:rsidRPr="00F52C4D" w14:paraId="2CD6546D" w14:textId="77777777" w:rsidTr="00E45359">
        <w:trPr>
          <w:trHeight w:val="360"/>
        </w:trPr>
        <w:tc>
          <w:tcPr>
            <w:tcW w:w="1293" w:type="pct"/>
            <w:vMerge w:val="restart"/>
          </w:tcPr>
          <w:p w14:paraId="021A4F8C"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Person to talk to at school about problems</w:t>
            </w:r>
          </w:p>
        </w:tc>
        <w:tc>
          <w:tcPr>
            <w:tcW w:w="1689" w:type="pct"/>
            <w:gridSpan w:val="2"/>
            <w:vAlign w:val="center"/>
          </w:tcPr>
          <w:p w14:paraId="466A5918"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Teacher</w:t>
            </w:r>
          </w:p>
        </w:tc>
        <w:tc>
          <w:tcPr>
            <w:tcW w:w="1058" w:type="pct"/>
            <w:noWrap/>
            <w:vAlign w:val="center"/>
          </w:tcPr>
          <w:p w14:paraId="78E8C024"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42</w:t>
            </w:r>
          </w:p>
        </w:tc>
        <w:tc>
          <w:tcPr>
            <w:tcW w:w="960" w:type="pct"/>
            <w:noWrap/>
            <w:vAlign w:val="center"/>
          </w:tcPr>
          <w:p w14:paraId="14200E6E"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34.4%</w:t>
            </w:r>
          </w:p>
        </w:tc>
      </w:tr>
      <w:tr w:rsidR="00163C77" w:rsidRPr="00F52C4D" w14:paraId="6CBCC2FA" w14:textId="77777777" w:rsidTr="00E45359">
        <w:trPr>
          <w:trHeight w:val="360"/>
        </w:trPr>
        <w:tc>
          <w:tcPr>
            <w:tcW w:w="1293" w:type="pct"/>
            <w:vMerge/>
          </w:tcPr>
          <w:p w14:paraId="3571917F" w14:textId="77777777" w:rsidR="00163C77" w:rsidRPr="00F52C4D" w:rsidRDefault="00163C77" w:rsidP="0069247F">
            <w:pPr>
              <w:spacing w:after="0" w:line="240" w:lineRule="auto"/>
              <w:rPr>
                <w:rFonts w:eastAsia="Times New Roman" w:cs="Times New Roman"/>
                <w:szCs w:val="24"/>
              </w:rPr>
            </w:pPr>
            <w:bookmarkStart w:id="131" w:name="_Toc526888384"/>
            <w:bookmarkStart w:id="132" w:name="_Toc533278407"/>
            <w:bookmarkStart w:id="133" w:name="_Toc2981590"/>
            <w:bookmarkStart w:id="134" w:name="_Toc4361114"/>
            <w:bookmarkStart w:id="135" w:name="_Toc15638546"/>
            <w:bookmarkStart w:id="136" w:name="_Toc73732757"/>
            <w:bookmarkStart w:id="137" w:name="_Toc93353363"/>
            <w:bookmarkStart w:id="138" w:name="_Toc112510523"/>
            <w:bookmarkStart w:id="139" w:name="_Toc149085573"/>
            <w:bookmarkStart w:id="140" w:name="_Toc206454996"/>
          </w:p>
        </w:tc>
        <w:tc>
          <w:tcPr>
            <w:tcW w:w="1689" w:type="pct"/>
            <w:gridSpan w:val="2"/>
            <w:vAlign w:val="center"/>
          </w:tcPr>
          <w:p w14:paraId="60E77BF1"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Counsellor</w:t>
            </w:r>
          </w:p>
        </w:tc>
        <w:tc>
          <w:tcPr>
            <w:tcW w:w="1058" w:type="pct"/>
            <w:noWrap/>
            <w:vAlign w:val="center"/>
          </w:tcPr>
          <w:p w14:paraId="2B8ABF58"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14</w:t>
            </w:r>
          </w:p>
        </w:tc>
        <w:tc>
          <w:tcPr>
            <w:tcW w:w="960" w:type="pct"/>
            <w:noWrap/>
            <w:vAlign w:val="center"/>
          </w:tcPr>
          <w:p w14:paraId="04DB50F0"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11.5%</w:t>
            </w:r>
          </w:p>
        </w:tc>
      </w:tr>
      <w:tr w:rsidR="00163C77" w:rsidRPr="00F52C4D" w14:paraId="1258EF35" w14:textId="77777777" w:rsidTr="00E45359">
        <w:trPr>
          <w:trHeight w:val="360"/>
        </w:trPr>
        <w:tc>
          <w:tcPr>
            <w:tcW w:w="1293" w:type="pct"/>
            <w:vMerge/>
          </w:tcPr>
          <w:p w14:paraId="2090EF14" w14:textId="77777777" w:rsidR="00163C77" w:rsidRPr="00F52C4D" w:rsidRDefault="00163C77" w:rsidP="0069247F">
            <w:pPr>
              <w:spacing w:after="0" w:line="240" w:lineRule="auto"/>
              <w:rPr>
                <w:rFonts w:eastAsia="Times New Roman" w:cs="Times New Roman"/>
                <w:szCs w:val="24"/>
              </w:rPr>
            </w:pPr>
          </w:p>
        </w:tc>
        <w:tc>
          <w:tcPr>
            <w:tcW w:w="1689" w:type="pct"/>
            <w:gridSpan w:val="2"/>
            <w:vAlign w:val="center"/>
          </w:tcPr>
          <w:p w14:paraId="73308849"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Matron</w:t>
            </w:r>
          </w:p>
        </w:tc>
        <w:tc>
          <w:tcPr>
            <w:tcW w:w="1058" w:type="pct"/>
            <w:noWrap/>
            <w:vAlign w:val="center"/>
          </w:tcPr>
          <w:p w14:paraId="27E9574D"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9</w:t>
            </w:r>
          </w:p>
        </w:tc>
        <w:tc>
          <w:tcPr>
            <w:tcW w:w="960" w:type="pct"/>
            <w:noWrap/>
            <w:vAlign w:val="center"/>
          </w:tcPr>
          <w:p w14:paraId="3DC6E556"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7.4%</w:t>
            </w:r>
          </w:p>
        </w:tc>
      </w:tr>
      <w:tr w:rsidR="00163C77" w:rsidRPr="00F52C4D" w14:paraId="0DCBB60C" w14:textId="77777777" w:rsidTr="00E45359">
        <w:trPr>
          <w:trHeight w:val="360"/>
        </w:trPr>
        <w:tc>
          <w:tcPr>
            <w:tcW w:w="1293" w:type="pct"/>
            <w:vMerge/>
          </w:tcPr>
          <w:p w14:paraId="78DD8B5C" w14:textId="77777777" w:rsidR="00163C77" w:rsidRPr="00F52C4D" w:rsidRDefault="00163C77" w:rsidP="0069247F">
            <w:pPr>
              <w:spacing w:after="0" w:line="240" w:lineRule="auto"/>
              <w:rPr>
                <w:rFonts w:eastAsia="Times New Roman" w:cs="Times New Roman"/>
                <w:szCs w:val="24"/>
              </w:rPr>
            </w:pPr>
          </w:p>
        </w:tc>
        <w:tc>
          <w:tcPr>
            <w:tcW w:w="1689" w:type="pct"/>
            <w:gridSpan w:val="2"/>
            <w:vAlign w:val="center"/>
          </w:tcPr>
          <w:p w14:paraId="663830B8"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Friend</w:t>
            </w:r>
          </w:p>
        </w:tc>
        <w:tc>
          <w:tcPr>
            <w:tcW w:w="1058" w:type="pct"/>
            <w:noWrap/>
            <w:vAlign w:val="center"/>
          </w:tcPr>
          <w:p w14:paraId="14B1FD0E"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21</w:t>
            </w:r>
          </w:p>
        </w:tc>
        <w:tc>
          <w:tcPr>
            <w:tcW w:w="960" w:type="pct"/>
            <w:noWrap/>
            <w:vAlign w:val="center"/>
          </w:tcPr>
          <w:p w14:paraId="0B45BF61"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17.2%</w:t>
            </w:r>
          </w:p>
        </w:tc>
      </w:tr>
      <w:tr w:rsidR="00163C77" w:rsidRPr="00F52C4D" w14:paraId="7895178A" w14:textId="77777777" w:rsidTr="00E45359">
        <w:trPr>
          <w:trHeight w:val="360"/>
        </w:trPr>
        <w:tc>
          <w:tcPr>
            <w:tcW w:w="1293" w:type="pct"/>
            <w:vMerge/>
          </w:tcPr>
          <w:p w14:paraId="5B139A9D" w14:textId="77777777" w:rsidR="00163C77" w:rsidRPr="00F52C4D" w:rsidRDefault="00163C77" w:rsidP="0069247F">
            <w:pPr>
              <w:spacing w:after="0" w:line="240" w:lineRule="auto"/>
              <w:rPr>
                <w:rFonts w:eastAsia="Times New Roman" w:cs="Times New Roman"/>
                <w:szCs w:val="24"/>
              </w:rPr>
            </w:pPr>
          </w:p>
        </w:tc>
        <w:tc>
          <w:tcPr>
            <w:tcW w:w="1689" w:type="pct"/>
            <w:gridSpan w:val="2"/>
            <w:vAlign w:val="center"/>
          </w:tcPr>
          <w:p w14:paraId="1A1F51FA"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Parent/siblings</w:t>
            </w:r>
          </w:p>
        </w:tc>
        <w:tc>
          <w:tcPr>
            <w:tcW w:w="1058" w:type="pct"/>
            <w:noWrap/>
            <w:vAlign w:val="center"/>
          </w:tcPr>
          <w:p w14:paraId="3E98AE99"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3</w:t>
            </w:r>
          </w:p>
        </w:tc>
        <w:tc>
          <w:tcPr>
            <w:tcW w:w="960" w:type="pct"/>
            <w:noWrap/>
            <w:vAlign w:val="center"/>
          </w:tcPr>
          <w:p w14:paraId="026F0811"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2.5%</w:t>
            </w:r>
          </w:p>
        </w:tc>
      </w:tr>
      <w:tr w:rsidR="00163C77" w:rsidRPr="00F52C4D" w14:paraId="09B44C0E" w14:textId="77777777" w:rsidTr="00E45359">
        <w:trPr>
          <w:trHeight w:val="360"/>
        </w:trPr>
        <w:tc>
          <w:tcPr>
            <w:tcW w:w="1293" w:type="pct"/>
            <w:vMerge/>
          </w:tcPr>
          <w:p w14:paraId="0AB4FF27" w14:textId="77777777" w:rsidR="00163C77" w:rsidRPr="00F52C4D" w:rsidRDefault="00163C77" w:rsidP="0069247F">
            <w:pPr>
              <w:spacing w:after="0" w:line="240" w:lineRule="auto"/>
              <w:rPr>
                <w:rFonts w:eastAsia="Times New Roman" w:cs="Times New Roman"/>
                <w:szCs w:val="24"/>
              </w:rPr>
            </w:pPr>
          </w:p>
        </w:tc>
        <w:tc>
          <w:tcPr>
            <w:tcW w:w="1689" w:type="pct"/>
            <w:gridSpan w:val="2"/>
            <w:vAlign w:val="center"/>
          </w:tcPr>
          <w:p w14:paraId="5CAD2281" w14:textId="77777777" w:rsidR="00163C77" w:rsidRPr="00F52C4D" w:rsidRDefault="00163C77" w:rsidP="0069247F">
            <w:pPr>
              <w:spacing w:after="0" w:line="240" w:lineRule="auto"/>
              <w:rPr>
                <w:rFonts w:eastAsia="Times New Roman" w:cs="Times New Roman"/>
                <w:szCs w:val="24"/>
              </w:rPr>
            </w:pPr>
            <w:r w:rsidRPr="00F52C4D">
              <w:rPr>
                <w:rFonts w:eastAsia="Times New Roman" w:cs="Times New Roman"/>
                <w:szCs w:val="24"/>
              </w:rPr>
              <w:t>None</w:t>
            </w:r>
          </w:p>
        </w:tc>
        <w:tc>
          <w:tcPr>
            <w:tcW w:w="1058" w:type="pct"/>
            <w:noWrap/>
            <w:vAlign w:val="center"/>
          </w:tcPr>
          <w:p w14:paraId="79119690"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33</w:t>
            </w:r>
          </w:p>
        </w:tc>
        <w:tc>
          <w:tcPr>
            <w:tcW w:w="960" w:type="pct"/>
            <w:noWrap/>
            <w:vAlign w:val="center"/>
          </w:tcPr>
          <w:p w14:paraId="32C9FB23" w14:textId="77777777" w:rsidR="00163C77" w:rsidRPr="00F52C4D" w:rsidRDefault="00163C77" w:rsidP="0069247F">
            <w:pPr>
              <w:spacing w:after="0" w:line="240" w:lineRule="auto"/>
              <w:jc w:val="center"/>
              <w:rPr>
                <w:rFonts w:eastAsia="Times New Roman" w:cs="Times New Roman"/>
                <w:szCs w:val="24"/>
              </w:rPr>
            </w:pPr>
            <w:r w:rsidRPr="00F52C4D">
              <w:rPr>
                <w:rFonts w:eastAsia="Times New Roman" w:cs="Times New Roman"/>
                <w:szCs w:val="24"/>
              </w:rPr>
              <w:t>27.0%</w:t>
            </w:r>
          </w:p>
        </w:tc>
      </w:tr>
      <w:bookmarkEnd w:id="131"/>
      <w:bookmarkEnd w:id="132"/>
      <w:bookmarkEnd w:id="133"/>
      <w:bookmarkEnd w:id="134"/>
      <w:bookmarkEnd w:id="135"/>
      <w:bookmarkEnd w:id="136"/>
      <w:bookmarkEnd w:id="137"/>
      <w:bookmarkEnd w:id="138"/>
      <w:bookmarkEnd w:id="139"/>
      <w:bookmarkEnd w:id="140"/>
      <w:tr w:rsidR="00163C77" w:rsidRPr="00B2633B" w14:paraId="25D94A99" w14:textId="77777777" w:rsidTr="00E45359">
        <w:trPr>
          <w:trHeight w:val="360"/>
        </w:trPr>
        <w:tc>
          <w:tcPr>
            <w:tcW w:w="1293" w:type="pct"/>
            <w:vMerge w:val="restart"/>
            <w:hideMark/>
          </w:tcPr>
          <w:p w14:paraId="46346E61"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Frequency of missing meals</w:t>
            </w:r>
          </w:p>
        </w:tc>
        <w:tc>
          <w:tcPr>
            <w:tcW w:w="1689" w:type="pct"/>
            <w:gridSpan w:val="2"/>
            <w:vAlign w:val="center"/>
            <w:hideMark/>
          </w:tcPr>
          <w:p w14:paraId="647B6570"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Once</w:t>
            </w:r>
          </w:p>
        </w:tc>
        <w:tc>
          <w:tcPr>
            <w:tcW w:w="1058" w:type="pct"/>
            <w:noWrap/>
            <w:vAlign w:val="center"/>
            <w:hideMark/>
          </w:tcPr>
          <w:p w14:paraId="6CEF7099"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3</w:t>
            </w:r>
          </w:p>
        </w:tc>
        <w:tc>
          <w:tcPr>
            <w:tcW w:w="960" w:type="pct"/>
            <w:noWrap/>
            <w:vAlign w:val="center"/>
            <w:hideMark/>
          </w:tcPr>
          <w:p w14:paraId="38BF818A"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2.5%</w:t>
            </w:r>
          </w:p>
        </w:tc>
      </w:tr>
      <w:tr w:rsidR="00163C77" w:rsidRPr="00B2633B" w14:paraId="5B674C75" w14:textId="77777777" w:rsidTr="00E45359">
        <w:trPr>
          <w:trHeight w:val="360"/>
        </w:trPr>
        <w:tc>
          <w:tcPr>
            <w:tcW w:w="1293" w:type="pct"/>
            <w:vMerge/>
            <w:vAlign w:val="center"/>
            <w:hideMark/>
          </w:tcPr>
          <w:p w14:paraId="1C0FA3A7" w14:textId="77777777" w:rsidR="00163C77" w:rsidRPr="00B2633B" w:rsidRDefault="00163C77" w:rsidP="0069247F">
            <w:pPr>
              <w:spacing w:after="0" w:line="240" w:lineRule="auto"/>
              <w:rPr>
                <w:rFonts w:eastAsia="Times New Roman" w:cs="Times New Roman"/>
                <w:szCs w:val="24"/>
              </w:rPr>
            </w:pPr>
          </w:p>
        </w:tc>
        <w:tc>
          <w:tcPr>
            <w:tcW w:w="1689" w:type="pct"/>
            <w:gridSpan w:val="2"/>
            <w:vAlign w:val="center"/>
            <w:hideMark/>
          </w:tcPr>
          <w:p w14:paraId="1F060FDE"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Sometimes</w:t>
            </w:r>
          </w:p>
        </w:tc>
        <w:tc>
          <w:tcPr>
            <w:tcW w:w="1058" w:type="pct"/>
            <w:noWrap/>
            <w:vAlign w:val="center"/>
            <w:hideMark/>
          </w:tcPr>
          <w:p w14:paraId="469B7517"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1</w:t>
            </w:r>
          </w:p>
        </w:tc>
        <w:tc>
          <w:tcPr>
            <w:tcW w:w="960" w:type="pct"/>
            <w:noWrap/>
            <w:vAlign w:val="center"/>
            <w:hideMark/>
          </w:tcPr>
          <w:p w14:paraId="54E7CB18"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0.8%</w:t>
            </w:r>
          </w:p>
        </w:tc>
      </w:tr>
      <w:tr w:rsidR="00163C77" w:rsidRPr="00B2633B" w14:paraId="49E3ADF4" w14:textId="77777777" w:rsidTr="00E45359">
        <w:trPr>
          <w:trHeight w:val="360"/>
        </w:trPr>
        <w:tc>
          <w:tcPr>
            <w:tcW w:w="1293" w:type="pct"/>
            <w:vMerge/>
            <w:vAlign w:val="center"/>
            <w:hideMark/>
          </w:tcPr>
          <w:p w14:paraId="24ECFE32" w14:textId="77777777" w:rsidR="00163C77" w:rsidRPr="00B2633B" w:rsidRDefault="00163C77" w:rsidP="0069247F">
            <w:pPr>
              <w:spacing w:after="0" w:line="240" w:lineRule="auto"/>
              <w:rPr>
                <w:rFonts w:eastAsia="Times New Roman" w:cs="Times New Roman"/>
                <w:szCs w:val="24"/>
              </w:rPr>
            </w:pPr>
          </w:p>
        </w:tc>
        <w:tc>
          <w:tcPr>
            <w:tcW w:w="1689" w:type="pct"/>
            <w:gridSpan w:val="2"/>
            <w:vAlign w:val="center"/>
            <w:hideMark/>
          </w:tcPr>
          <w:p w14:paraId="32E087E6"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Never</w:t>
            </w:r>
          </w:p>
        </w:tc>
        <w:tc>
          <w:tcPr>
            <w:tcW w:w="1058" w:type="pct"/>
            <w:noWrap/>
            <w:vAlign w:val="center"/>
            <w:hideMark/>
          </w:tcPr>
          <w:p w14:paraId="6ACA642F"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118</w:t>
            </w:r>
          </w:p>
        </w:tc>
        <w:tc>
          <w:tcPr>
            <w:tcW w:w="960" w:type="pct"/>
            <w:noWrap/>
            <w:vAlign w:val="center"/>
            <w:hideMark/>
          </w:tcPr>
          <w:p w14:paraId="717252E9"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96.7%</w:t>
            </w:r>
          </w:p>
        </w:tc>
      </w:tr>
      <w:tr w:rsidR="00163C77" w:rsidRPr="00B2633B" w14:paraId="045B69C0" w14:textId="77777777" w:rsidTr="00E45359">
        <w:trPr>
          <w:trHeight w:val="360"/>
        </w:trPr>
        <w:tc>
          <w:tcPr>
            <w:tcW w:w="1293" w:type="pct"/>
            <w:vMerge w:val="restart"/>
            <w:hideMark/>
          </w:tcPr>
          <w:p w14:paraId="3E95467A"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Go to school hungry</w:t>
            </w:r>
          </w:p>
        </w:tc>
        <w:tc>
          <w:tcPr>
            <w:tcW w:w="1689" w:type="pct"/>
            <w:gridSpan w:val="2"/>
            <w:vAlign w:val="center"/>
            <w:hideMark/>
          </w:tcPr>
          <w:p w14:paraId="7FBD922E"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Sometimes</w:t>
            </w:r>
          </w:p>
        </w:tc>
        <w:tc>
          <w:tcPr>
            <w:tcW w:w="1058" w:type="pct"/>
            <w:noWrap/>
            <w:vAlign w:val="center"/>
            <w:hideMark/>
          </w:tcPr>
          <w:p w14:paraId="269DE314"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5</w:t>
            </w:r>
          </w:p>
        </w:tc>
        <w:tc>
          <w:tcPr>
            <w:tcW w:w="960" w:type="pct"/>
            <w:noWrap/>
            <w:vAlign w:val="center"/>
            <w:hideMark/>
          </w:tcPr>
          <w:p w14:paraId="121D2D31"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4.1%</w:t>
            </w:r>
          </w:p>
        </w:tc>
      </w:tr>
      <w:tr w:rsidR="00163C77" w:rsidRPr="00B2633B" w14:paraId="580702E7" w14:textId="77777777" w:rsidTr="00E45359">
        <w:trPr>
          <w:trHeight w:val="360"/>
        </w:trPr>
        <w:tc>
          <w:tcPr>
            <w:tcW w:w="1293" w:type="pct"/>
            <w:vMerge/>
            <w:vAlign w:val="center"/>
            <w:hideMark/>
          </w:tcPr>
          <w:p w14:paraId="41F4A006" w14:textId="77777777" w:rsidR="00163C77" w:rsidRPr="00B2633B" w:rsidRDefault="00163C77" w:rsidP="0069247F">
            <w:pPr>
              <w:spacing w:after="0" w:line="240" w:lineRule="auto"/>
              <w:rPr>
                <w:rFonts w:eastAsia="Times New Roman" w:cs="Times New Roman"/>
                <w:szCs w:val="24"/>
              </w:rPr>
            </w:pPr>
          </w:p>
        </w:tc>
        <w:tc>
          <w:tcPr>
            <w:tcW w:w="1689" w:type="pct"/>
            <w:gridSpan w:val="2"/>
            <w:vAlign w:val="center"/>
            <w:hideMark/>
          </w:tcPr>
          <w:p w14:paraId="60ABE5A3"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Never</w:t>
            </w:r>
          </w:p>
        </w:tc>
        <w:tc>
          <w:tcPr>
            <w:tcW w:w="1058" w:type="pct"/>
            <w:noWrap/>
            <w:vAlign w:val="center"/>
            <w:hideMark/>
          </w:tcPr>
          <w:p w14:paraId="3D9587CA"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117</w:t>
            </w:r>
          </w:p>
        </w:tc>
        <w:tc>
          <w:tcPr>
            <w:tcW w:w="960" w:type="pct"/>
            <w:noWrap/>
            <w:vAlign w:val="center"/>
            <w:hideMark/>
          </w:tcPr>
          <w:p w14:paraId="2C87279A"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95.9%</w:t>
            </w:r>
          </w:p>
        </w:tc>
      </w:tr>
      <w:tr w:rsidR="00163C77" w:rsidRPr="00B2633B" w14:paraId="5F1B3268" w14:textId="77777777" w:rsidTr="00E45359">
        <w:trPr>
          <w:trHeight w:val="360"/>
        </w:trPr>
        <w:tc>
          <w:tcPr>
            <w:tcW w:w="1293" w:type="pct"/>
            <w:vMerge w:val="restart"/>
            <w:hideMark/>
          </w:tcPr>
          <w:p w14:paraId="20074E75"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Participation in Extracurricular Activities</w:t>
            </w:r>
          </w:p>
        </w:tc>
        <w:tc>
          <w:tcPr>
            <w:tcW w:w="1689" w:type="pct"/>
            <w:gridSpan w:val="2"/>
            <w:vAlign w:val="center"/>
            <w:hideMark/>
          </w:tcPr>
          <w:p w14:paraId="53599F9E"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Once</w:t>
            </w:r>
          </w:p>
        </w:tc>
        <w:tc>
          <w:tcPr>
            <w:tcW w:w="1058" w:type="pct"/>
            <w:noWrap/>
            <w:vAlign w:val="center"/>
            <w:hideMark/>
          </w:tcPr>
          <w:p w14:paraId="304D4452"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8</w:t>
            </w:r>
          </w:p>
        </w:tc>
        <w:tc>
          <w:tcPr>
            <w:tcW w:w="960" w:type="pct"/>
            <w:noWrap/>
            <w:vAlign w:val="center"/>
            <w:hideMark/>
          </w:tcPr>
          <w:p w14:paraId="1F42C20D"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6.6%</w:t>
            </w:r>
          </w:p>
        </w:tc>
      </w:tr>
      <w:tr w:rsidR="00163C77" w:rsidRPr="00B2633B" w14:paraId="63D9BAA2" w14:textId="77777777" w:rsidTr="00E45359">
        <w:trPr>
          <w:trHeight w:val="360"/>
        </w:trPr>
        <w:tc>
          <w:tcPr>
            <w:tcW w:w="1293" w:type="pct"/>
            <w:vMerge/>
            <w:vAlign w:val="center"/>
            <w:hideMark/>
          </w:tcPr>
          <w:p w14:paraId="316996C6" w14:textId="77777777" w:rsidR="00163C77" w:rsidRPr="00B2633B" w:rsidRDefault="00163C77" w:rsidP="0069247F">
            <w:pPr>
              <w:spacing w:after="0" w:line="240" w:lineRule="auto"/>
              <w:rPr>
                <w:rFonts w:eastAsia="Times New Roman" w:cs="Times New Roman"/>
                <w:szCs w:val="24"/>
              </w:rPr>
            </w:pPr>
          </w:p>
        </w:tc>
        <w:tc>
          <w:tcPr>
            <w:tcW w:w="1689" w:type="pct"/>
            <w:gridSpan w:val="2"/>
            <w:vAlign w:val="center"/>
            <w:hideMark/>
          </w:tcPr>
          <w:p w14:paraId="3AC9FF59"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Sometimes</w:t>
            </w:r>
          </w:p>
        </w:tc>
        <w:tc>
          <w:tcPr>
            <w:tcW w:w="1058" w:type="pct"/>
            <w:noWrap/>
            <w:vAlign w:val="center"/>
            <w:hideMark/>
          </w:tcPr>
          <w:p w14:paraId="7255D5DE"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49</w:t>
            </w:r>
          </w:p>
        </w:tc>
        <w:tc>
          <w:tcPr>
            <w:tcW w:w="960" w:type="pct"/>
            <w:noWrap/>
            <w:vAlign w:val="center"/>
            <w:hideMark/>
          </w:tcPr>
          <w:p w14:paraId="61FA8C00"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40.2%</w:t>
            </w:r>
          </w:p>
        </w:tc>
      </w:tr>
      <w:tr w:rsidR="00163C77" w:rsidRPr="00B2633B" w14:paraId="7825EB0F" w14:textId="77777777" w:rsidTr="00E45359">
        <w:trPr>
          <w:trHeight w:val="360"/>
        </w:trPr>
        <w:tc>
          <w:tcPr>
            <w:tcW w:w="1293" w:type="pct"/>
            <w:vMerge/>
            <w:vAlign w:val="center"/>
            <w:hideMark/>
          </w:tcPr>
          <w:p w14:paraId="32D9C280" w14:textId="77777777" w:rsidR="00163C77" w:rsidRPr="00B2633B" w:rsidRDefault="00163C77" w:rsidP="0069247F">
            <w:pPr>
              <w:spacing w:after="0" w:line="240" w:lineRule="auto"/>
              <w:rPr>
                <w:rFonts w:eastAsia="Times New Roman" w:cs="Times New Roman"/>
                <w:szCs w:val="24"/>
              </w:rPr>
            </w:pPr>
          </w:p>
        </w:tc>
        <w:tc>
          <w:tcPr>
            <w:tcW w:w="1689" w:type="pct"/>
            <w:gridSpan w:val="2"/>
            <w:vAlign w:val="center"/>
            <w:hideMark/>
          </w:tcPr>
          <w:p w14:paraId="670786AF"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Severally</w:t>
            </w:r>
          </w:p>
        </w:tc>
        <w:tc>
          <w:tcPr>
            <w:tcW w:w="1058" w:type="pct"/>
            <w:noWrap/>
            <w:vAlign w:val="center"/>
            <w:hideMark/>
          </w:tcPr>
          <w:p w14:paraId="26C6CDC7"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30</w:t>
            </w:r>
          </w:p>
        </w:tc>
        <w:tc>
          <w:tcPr>
            <w:tcW w:w="960" w:type="pct"/>
            <w:noWrap/>
            <w:vAlign w:val="center"/>
            <w:hideMark/>
          </w:tcPr>
          <w:p w14:paraId="33D11BD8"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24.6%</w:t>
            </w:r>
          </w:p>
        </w:tc>
      </w:tr>
      <w:tr w:rsidR="00163C77" w:rsidRPr="00B2633B" w14:paraId="7154859D" w14:textId="77777777" w:rsidTr="00E45359">
        <w:trPr>
          <w:trHeight w:val="360"/>
        </w:trPr>
        <w:tc>
          <w:tcPr>
            <w:tcW w:w="1293" w:type="pct"/>
            <w:vMerge/>
            <w:vAlign w:val="center"/>
            <w:hideMark/>
          </w:tcPr>
          <w:p w14:paraId="61B78420" w14:textId="77777777" w:rsidR="00163C77" w:rsidRPr="00B2633B" w:rsidRDefault="00163C77" w:rsidP="0069247F">
            <w:pPr>
              <w:spacing w:after="0" w:line="240" w:lineRule="auto"/>
              <w:rPr>
                <w:rFonts w:eastAsia="Times New Roman" w:cs="Times New Roman"/>
                <w:szCs w:val="24"/>
              </w:rPr>
            </w:pPr>
          </w:p>
        </w:tc>
        <w:tc>
          <w:tcPr>
            <w:tcW w:w="1689" w:type="pct"/>
            <w:gridSpan w:val="2"/>
            <w:vAlign w:val="center"/>
            <w:hideMark/>
          </w:tcPr>
          <w:p w14:paraId="5854AC32"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Never</w:t>
            </w:r>
          </w:p>
        </w:tc>
        <w:tc>
          <w:tcPr>
            <w:tcW w:w="1058" w:type="pct"/>
            <w:noWrap/>
            <w:vAlign w:val="center"/>
            <w:hideMark/>
          </w:tcPr>
          <w:p w14:paraId="435EDB92"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31</w:t>
            </w:r>
          </w:p>
        </w:tc>
        <w:tc>
          <w:tcPr>
            <w:tcW w:w="960" w:type="pct"/>
            <w:noWrap/>
            <w:vAlign w:val="center"/>
            <w:hideMark/>
          </w:tcPr>
          <w:p w14:paraId="291A4EFA"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25.4%</w:t>
            </w:r>
          </w:p>
        </w:tc>
      </w:tr>
      <w:tr w:rsidR="00163C77" w:rsidRPr="00B2633B" w14:paraId="6E1F69EC" w14:textId="77777777" w:rsidTr="00E45359">
        <w:trPr>
          <w:trHeight w:val="360"/>
        </w:trPr>
        <w:tc>
          <w:tcPr>
            <w:tcW w:w="1293" w:type="pct"/>
            <w:vMerge/>
            <w:vAlign w:val="center"/>
            <w:hideMark/>
          </w:tcPr>
          <w:p w14:paraId="5296CC19" w14:textId="77777777" w:rsidR="00163C77" w:rsidRPr="00B2633B" w:rsidRDefault="00163C77" w:rsidP="0069247F">
            <w:pPr>
              <w:spacing w:after="0" w:line="240" w:lineRule="auto"/>
              <w:rPr>
                <w:rFonts w:eastAsia="Times New Roman" w:cs="Times New Roman"/>
                <w:szCs w:val="24"/>
              </w:rPr>
            </w:pPr>
          </w:p>
        </w:tc>
        <w:tc>
          <w:tcPr>
            <w:tcW w:w="1689" w:type="pct"/>
            <w:gridSpan w:val="2"/>
            <w:vAlign w:val="center"/>
            <w:hideMark/>
          </w:tcPr>
          <w:p w14:paraId="7E20C2DB"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Currently not in school</w:t>
            </w:r>
          </w:p>
        </w:tc>
        <w:tc>
          <w:tcPr>
            <w:tcW w:w="1058" w:type="pct"/>
            <w:noWrap/>
            <w:vAlign w:val="center"/>
            <w:hideMark/>
          </w:tcPr>
          <w:p w14:paraId="49E03B5A"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4</w:t>
            </w:r>
          </w:p>
        </w:tc>
        <w:tc>
          <w:tcPr>
            <w:tcW w:w="960" w:type="pct"/>
            <w:noWrap/>
            <w:vAlign w:val="center"/>
            <w:hideMark/>
          </w:tcPr>
          <w:p w14:paraId="3A51C5D6"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3.3%</w:t>
            </w:r>
          </w:p>
        </w:tc>
      </w:tr>
      <w:tr w:rsidR="00163C77" w:rsidRPr="00B2633B" w14:paraId="0A1AF373" w14:textId="77777777" w:rsidTr="00E45359">
        <w:trPr>
          <w:trHeight w:val="360"/>
        </w:trPr>
        <w:tc>
          <w:tcPr>
            <w:tcW w:w="1293" w:type="pct"/>
            <w:vMerge w:val="restart"/>
            <w:hideMark/>
          </w:tcPr>
          <w:p w14:paraId="462F7201"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Attend church group, club, or other organized activity</w:t>
            </w:r>
          </w:p>
        </w:tc>
        <w:tc>
          <w:tcPr>
            <w:tcW w:w="1689" w:type="pct"/>
            <w:gridSpan w:val="2"/>
            <w:vAlign w:val="center"/>
            <w:hideMark/>
          </w:tcPr>
          <w:p w14:paraId="2535602A"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Yes</w:t>
            </w:r>
          </w:p>
        </w:tc>
        <w:tc>
          <w:tcPr>
            <w:tcW w:w="1058" w:type="pct"/>
            <w:noWrap/>
            <w:vAlign w:val="center"/>
            <w:hideMark/>
          </w:tcPr>
          <w:p w14:paraId="0BB6EFE5"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85</w:t>
            </w:r>
          </w:p>
        </w:tc>
        <w:tc>
          <w:tcPr>
            <w:tcW w:w="960" w:type="pct"/>
            <w:noWrap/>
            <w:vAlign w:val="center"/>
            <w:hideMark/>
          </w:tcPr>
          <w:p w14:paraId="041DE65B"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69.7%</w:t>
            </w:r>
          </w:p>
        </w:tc>
      </w:tr>
      <w:tr w:rsidR="00163C77" w:rsidRPr="00B2633B" w14:paraId="5DB22638" w14:textId="77777777" w:rsidTr="00E45359">
        <w:trPr>
          <w:trHeight w:val="360"/>
        </w:trPr>
        <w:tc>
          <w:tcPr>
            <w:tcW w:w="1293" w:type="pct"/>
            <w:vMerge/>
            <w:vAlign w:val="center"/>
            <w:hideMark/>
          </w:tcPr>
          <w:p w14:paraId="46FA33B5" w14:textId="77777777" w:rsidR="00163C77" w:rsidRPr="00B2633B" w:rsidRDefault="00163C77" w:rsidP="0069247F">
            <w:pPr>
              <w:spacing w:after="0" w:line="240" w:lineRule="auto"/>
              <w:rPr>
                <w:rFonts w:eastAsia="Times New Roman" w:cs="Times New Roman"/>
                <w:szCs w:val="24"/>
              </w:rPr>
            </w:pPr>
          </w:p>
        </w:tc>
        <w:tc>
          <w:tcPr>
            <w:tcW w:w="1689" w:type="pct"/>
            <w:gridSpan w:val="2"/>
            <w:vAlign w:val="center"/>
            <w:hideMark/>
          </w:tcPr>
          <w:p w14:paraId="079E71B0"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No</w:t>
            </w:r>
          </w:p>
        </w:tc>
        <w:tc>
          <w:tcPr>
            <w:tcW w:w="1058" w:type="pct"/>
            <w:noWrap/>
            <w:vAlign w:val="center"/>
            <w:hideMark/>
          </w:tcPr>
          <w:p w14:paraId="647C12A0"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37</w:t>
            </w:r>
          </w:p>
        </w:tc>
        <w:tc>
          <w:tcPr>
            <w:tcW w:w="960" w:type="pct"/>
            <w:noWrap/>
            <w:vAlign w:val="center"/>
            <w:hideMark/>
          </w:tcPr>
          <w:p w14:paraId="06E36BFB"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30.3%</w:t>
            </w:r>
          </w:p>
        </w:tc>
      </w:tr>
      <w:tr w:rsidR="00163C77" w14:paraId="21DB4254"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val="restart"/>
            <w:tcBorders>
              <w:top w:val="single" w:sz="4" w:space="0" w:color="auto"/>
              <w:left w:val="single" w:sz="4" w:space="0" w:color="auto"/>
              <w:bottom w:val="single" w:sz="4" w:space="0" w:color="auto"/>
              <w:right w:val="single" w:sz="4" w:space="0" w:color="auto"/>
            </w:tcBorders>
            <w:shd w:val="clear" w:color="auto" w:fill="FFFFFF"/>
            <w:hideMark/>
          </w:tcPr>
          <w:p w14:paraId="1671085D" w14:textId="77777777" w:rsidR="00163C77" w:rsidRDefault="00163C77" w:rsidP="0069247F">
            <w:pPr>
              <w:spacing w:after="0" w:line="240" w:lineRule="auto"/>
              <w:rPr>
                <w:rFonts w:eastAsia="Times New Roman" w:cs="Times New Roman"/>
                <w:szCs w:val="24"/>
              </w:rPr>
            </w:pPr>
            <w:r>
              <w:rPr>
                <w:rFonts w:eastAsia="Times New Roman" w:cs="Times New Roman"/>
                <w:szCs w:val="24"/>
              </w:rPr>
              <w:t>Substances used by friends</w:t>
            </w: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095A9F58" w14:textId="77777777" w:rsidR="00163C77" w:rsidRDefault="00163C77" w:rsidP="0069247F">
            <w:pPr>
              <w:spacing w:after="0" w:line="240" w:lineRule="auto"/>
              <w:rPr>
                <w:rFonts w:eastAsia="Times New Roman" w:cs="Times New Roman"/>
                <w:szCs w:val="24"/>
              </w:rPr>
            </w:pPr>
            <w:r>
              <w:rPr>
                <w:rFonts w:eastAsia="Times New Roman" w:cs="Times New Roman"/>
                <w:szCs w:val="24"/>
              </w:rPr>
              <w:t>Alcohol</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49FB859"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29</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E70362E"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23.8%</w:t>
            </w:r>
          </w:p>
        </w:tc>
      </w:tr>
      <w:tr w:rsidR="00163C77" w14:paraId="74B5202C"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38C4C28"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8528AD9" w14:textId="77777777" w:rsidR="00163C77" w:rsidRDefault="00163C77" w:rsidP="0069247F">
            <w:pPr>
              <w:spacing w:after="0" w:line="240" w:lineRule="auto"/>
              <w:rPr>
                <w:rFonts w:eastAsia="Times New Roman" w:cs="Times New Roman"/>
                <w:szCs w:val="24"/>
              </w:rPr>
            </w:pPr>
            <w:r>
              <w:rPr>
                <w:rFonts w:eastAsia="Times New Roman" w:cs="Times New Roman"/>
                <w:szCs w:val="24"/>
              </w:rPr>
              <w:t>Tobacco</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1A58B76"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6</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6E40589"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4.9%</w:t>
            </w:r>
          </w:p>
        </w:tc>
      </w:tr>
      <w:tr w:rsidR="00163C77" w14:paraId="6A0A1471"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3A03C28"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1530B442" w14:textId="77777777" w:rsidR="00163C77" w:rsidRDefault="00163C77" w:rsidP="0069247F">
            <w:pPr>
              <w:spacing w:after="0" w:line="240" w:lineRule="auto"/>
              <w:rPr>
                <w:rFonts w:eastAsia="Times New Roman" w:cs="Times New Roman"/>
                <w:szCs w:val="24"/>
              </w:rPr>
            </w:pPr>
            <w:r>
              <w:rPr>
                <w:rFonts w:eastAsia="Times New Roman" w:cs="Times New Roman"/>
                <w:szCs w:val="24"/>
              </w:rPr>
              <w:t>Miraa/khat</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88006C5"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2</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2906F49"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1.6%</w:t>
            </w:r>
          </w:p>
        </w:tc>
      </w:tr>
      <w:tr w:rsidR="00163C77" w14:paraId="1F47A7B3"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FBF137C"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005B4D20" w14:textId="77777777" w:rsidR="00163C77" w:rsidRDefault="00163C77" w:rsidP="0069247F">
            <w:pPr>
              <w:spacing w:after="0" w:line="240" w:lineRule="auto"/>
              <w:rPr>
                <w:rFonts w:eastAsia="Times New Roman" w:cs="Times New Roman"/>
                <w:szCs w:val="24"/>
              </w:rPr>
            </w:pPr>
            <w:r>
              <w:rPr>
                <w:rFonts w:eastAsia="Times New Roman" w:cs="Times New Roman"/>
                <w:szCs w:val="24"/>
              </w:rPr>
              <w:t>Cocaine</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9AA6644"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2</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9222DE6"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1.6%</w:t>
            </w:r>
          </w:p>
        </w:tc>
      </w:tr>
      <w:tr w:rsidR="00163C77" w14:paraId="3B1B77E1"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AF93B06"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65A031C" w14:textId="77777777" w:rsidR="00163C77" w:rsidRDefault="00163C77" w:rsidP="0069247F">
            <w:pPr>
              <w:spacing w:after="0" w:line="240" w:lineRule="auto"/>
              <w:rPr>
                <w:rFonts w:eastAsia="Times New Roman" w:cs="Times New Roman"/>
                <w:szCs w:val="24"/>
              </w:rPr>
            </w:pPr>
            <w:r>
              <w:rPr>
                <w:rFonts w:eastAsia="Times New Roman" w:cs="Times New Roman"/>
                <w:szCs w:val="24"/>
              </w:rPr>
              <w:t>I don’t know</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6363046"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45</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7E6C4E0"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36.9%</w:t>
            </w:r>
          </w:p>
        </w:tc>
      </w:tr>
      <w:tr w:rsidR="00163C77" w14:paraId="1385890B"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7D2B68D"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59B20175" w14:textId="77777777" w:rsidR="00163C77" w:rsidRDefault="00163C77" w:rsidP="0069247F">
            <w:pPr>
              <w:spacing w:after="0" w:line="240" w:lineRule="auto"/>
              <w:rPr>
                <w:rFonts w:eastAsia="Times New Roman" w:cs="Times New Roman"/>
                <w:szCs w:val="24"/>
              </w:rPr>
            </w:pPr>
            <w:r>
              <w:rPr>
                <w:rFonts w:eastAsia="Times New Roman" w:cs="Times New Roman"/>
                <w:szCs w:val="24"/>
              </w:rPr>
              <w:t>None</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CEED539"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58</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176BEE1"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47.5%</w:t>
            </w:r>
          </w:p>
        </w:tc>
      </w:tr>
      <w:tr w:rsidR="00163C77" w14:paraId="4873453F"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val="restart"/>
            <w:tcBorders>
              <w:top w:val="single" w:sz="4" w:space="0" w:color="auto"/>
              <w:left w:val="single" w:sz="4" w:space="0" w:color="auto"/>
              <w:bottom w:val="single" w:sz="4" w:space="0" w:color="auto"/>
              <w:right w:val="single" w:sz="4" w:space="0" w:color="auto"/>
            </w:tcBorders>
            <w:shd w:val="clear" w:color="auto" w:fill="FFFFFF"/>
            <w:hideMark/>
          </w:tcPr>
          <w:p w14:paraId="04E73388" w14:textId="77777777" w:rsidR="00163C77" w:rsidRDefault="00163C77" w:rsidP="0069247F">
            <w:pPr>
              <w:spacing w:after="0" w:line="240" w:lineRule="auto"/>
              <w:rPr>
                <w:rFonts w:eastAsia="Times New Roman" w:cs="Times New Roman"/>
                <w:szCs w:val="24"/>
              </w:rPr>
            </w:pPr>
            <w:r>
              <w:rPr>
                <w:rFonts w:eastAsia="Times New Roman" w:cs="Times New Roman"/>
                <w:szCs w:val="24"/>
              </w:rPr>
              <w:t>Substances used by family</w:t>
            </w: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34B0954A" w14:textId="77777777" w:rsidR="00163C77" w:rsidRDefault="00163C77" w:rsidP="0069247F">
            <w:pPr>
              <w:spacing w:after="0" w:line="240" w:lineRule="auto"/>
              <w:rPr>
                <w:rFonts w:eastAsia="Times New Roman" w:cs="Times New Roman"/>
                <w:szCs w:val="24"/>
              </w:rPr>
            </w:pPr>
            <w:r>
              <w:rPr>
                <w:rFonts w:eastAsia="Times New Roman" w:cs="Times New Roman"/>
                <w:szCs w:val="24"/>
              </w:rPr>
              <w:t>Alcohol</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55C0A27"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83</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6FE64F0"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68.0%</w:t>
            </w:r>
          </w:p>
        </w:tc>
      </w:tr>
      <w:tr w:rsidR="00163C77" w14:paraId="0CACC242"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934579C"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3811A75B" w14:textId="77777777" w:rsidR="00163C77" w:rsidRDefault="00163C77" w:rsidP="0069247F">
            <w:pPr>
              <w:spacing w:after="0" w:line="240" w:lineRule="auto"/>
              <w:rPr>
                <w:rFonts w:eastAsia="Times New Roman" w:cs="Times New Roman"/>
                <w:szCs w:val="24"/>
              </w:rPr>
            </w:pPr>
            <w:r>
              <w:rPr>
                <w:rFonts w:eastAsia="Times New Roman" w:cs="Times New Roman"/>
                <w:szCs w:val="24"/>
              </w:rPr>
              <w:t>Tobacco</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84E23EE"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22</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8C51B16"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18.0%</w:t>
            </w:r>
          </w:p>
        </w:tc>
      </w:tr>
      <w:tr w:rsidR="00163C77" w14:paraId="356AA059"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AA51858"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0AA3D4EB" w14:textId="77777777" w:rsidR="00163C77" w:rsidRDefault="00163C77" w:rsidP="0069247F">
            <w:pPr>
              <w:spacing w:after="0" w:line="240" w:lineRule="auto"/>
              <w:rPr>
                <w:rFonts w:eastAsia="Times New Roman" w:cs="Times New Roman"/>
                <w:szCs w:val="24"/>
              </w:rPr>
            </w:pPr>
            <w:r>
              <w:rPr>
                <w:rFonts w:eastAsia="Times New Roman" w:cs="Times New Roman"/>
                <w:szCs w:val="24"/>
              </w:rPr>
              <w:t>Miraa/khat</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A2BF2E5"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7</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3120586"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5.7%</w:t>
            </w:r>
          </w:p>
        </w:tc>
      </w:tr>
      <w:tr w:rsidR="00163C77" w14:paraId="010E360F"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69658C9"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0D90AC8" w14:textId="77777777" w:rsidR="00163C77" w:rsidRDefault="00163C77" w:rsidP="0069247F">
            <w:pPr>
              <w:spacing w:after="0" w:line="240" w:lineRule="auto"/>
              <w:rPr>
                <w:rFonts w:eastAsia="Times New Roman" w:cs="Times New Roman"/>
                <w:szCs w:val="24"/>
              </w:rPr>
            </w:pPr>
            <w:r>
              <w:rPr>
                <w:rFonts w:eastAsia="Times New Roman" w:cs="Times New Roman"/>
                <w:szCs w:val="24"/>
              </w:rPr>
              <w:t>I don’t know</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17F8CDA"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21</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54B33C8"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17.2%</w:t>
            </w:r>
          </w:p>
        </w:tc>
      </w:tr>
      <w:tr w:rsidR="00163C77" w14:paraId="48681631"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93C977C"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448C2A74" w14:textId="77777777" w:rsidR="00163C77" w:rsidRDefault="00163C77" w:rsidP="0069247F">
            <w:pPr>
              <w:spacing w:after="0" w:line="240" w:lineRule="auto"/>
              <w:rPr>
                <w:rFonts w:eastAsia="Times New Roman" w:cs="Times New Roman"/>
                <w:szCs w:val="24"/>
              </w:rPr>
            </w:pPr>
            <w:r>
              <w:rPr>
                <w:rFonts w:eastAsia="Times New Roman" w:cs="Times New Roman"/>
                <w:szCs w:val="24"/>
              </w:rPr>
              <w:t>None</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0458CE4"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57</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73ADE1F"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46.7%</w:t>
            </w:r>
          </w:p>
        </w:tc>
      </w:tr>
      <w:tr w:rsidR="00163C77" w14:paraId="6B3363B1"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val="restart"/>
            <w:tcBorders>
              <w:top w:val="single" w:sz="4" w:space="0" w:color="auto"/>
              <w:left w:val="single" w:sz="4" w:space="0" w:color="auto"/>
              <w:bottom w:val="single" w:sz="4" w:space="0" w:color="auto"/>
              <w:right w:val="single" w:sz="4" w:space="0" w:color="auto"/>
            </w:tcBorders>
            <w:shd w:val="clear" w:color="auto" w:fill="FFFFFF"/>
            <w:hideMark/>
          </w:tcPr>
          <w:p w14:paraId="5C2821DA" w14:textId="4FD3793A" w:rsidR="00163C77" w:rsidRDefault="00163C77" w:rsidP="0069247F">
            <w:pPr>
              <w:spacing w:after="0" w:line="240" w:lineRule="auto"/>
              <w:rPr>
                <w:rFonts w:eastAsia="Times New Roman" w:cs="Times New Roman"/>
                <w:szCs w:val="24"/>
              </w:rPr>
            </w:pPr>
            <w:r>
              <w:rPr>
                <w:rFonts w:eastAsia="Times New Roman" w:cs="Times New Roman"/>
                <w:szCs w:val="24"/>
              </w:rPr>
              <w:t>Adolescent  alcohol</w:t>
            </w:r>
            <w:r w:rsidR="002422DE">
              <w:rPr>
                <w:rFonts w:eastAsia="Times New Roman" w:cs="Times New Roman"/>
                <w:szCs w:val="24"/>
              </w:rPr>
              <w:t xml:space="preserve"> use</w:t>
            </w: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0AA7900D" w14:textId="77777777" w:rsidR="00163C77" w:rsidRDefault="00163C77" w:rsidP="0069247F">
            <w:pPr>
              <w:spacing w:after="0" w:line="240" w:lineRule="auto"/>
              <w:rPr>
                <w:rFonts w:eastAsia="Times New Roman" w:cs="Times New Roman"/>
                <w:szCs w:val="24"/>
              </w:rPr>
            </w:pPr>
            <w:r>
              <w:rPr>
                <w:rFonts w:eastAsia="Times New Roman" w:cs="Times New Roman"/>
                <w:szCs w:val="24"/>
              </w:rPr>
              <w:t>Once</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94DECC2"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9</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D80A47F"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7.4%</w:t>
            </w:r>
          </w:p>
        </w:tc>
      </w:tr>
      <w:tr w:rsidR="00163C77" w14:paraId="15B0A0C3"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D84690D"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4BBED2FE" w14:textId="77777777" w:rsidR="00163C77" w:rsidRDefault="00163C77" w:rsidP="0069247F">
            <w:pPr>
              <w:spacing w:after="0" w:line="240" w:lineRule="auto"/>
              <w:rPr>
                <w:rFonts w:eastAsia="Times New Roman" w:cs="Times New Roman"/>
                <w:szCs w:val="24"/>
              </w:rPr>
            </w:pPr>
            <w:r>
              <w:rPr>
                <w:rFonts w:eastAsia="Times New Roman" w:cs="Times New Roman"/>
                <w:szCs w:val="24"/>
              </w:rPr>
              <w:t>Sometimes</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2B127BF"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5</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14EC38D"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4.1%</w:t>
            </w:r>
          </w:p>
        </w:tc>
      </w:tr>
      <w:tr w:rsidR="00163C77" w14:paraId="0C5A4C63"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4141695"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01B31F62" w14:textId="77777777" w:rsidR="00163C77" w:rsidRDefault="00163C77" w:rsidP="0069247F">
            <w:pPr>
              <w:spacing w:after="0" w:line="240" w:lineRule="auto"/>
              <w:rPr>
                <w:rFonts w:eastAsia="Times New Roman" w:cs="Times New Roman"/>
                <w:szCs w:val="24"/>
              </w:rPr>
            </w:pPr>
            <w:r>
              <w:rPr>
                <w:rFonts w:eastAsia="Times New Roman" w:cs="Times New Roman"/>
                <w:szCs w:val="24"/>
              </w:rPr>
              <w:t>Never</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FC7B07E"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108</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ACAACF7"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88.5%</w:t>
            </w:r>
          </w:p>
        </w:tc>
      </w:tr>
      <w:tr w:rsidR="00163C77" w14:paraId="41FC8387"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val="restart"/>
            <w:tcBorders>
              <w:top w:val="single" w:sz="4" w:space="0" w:color="auto"/>
              <w:left w:val="single" w:sz="4" w:space="0" w:color="auto"/>
              <w:bottom w:val="single" w:sz="4" w:space="0" w:color="auto"/>
              <w:right w:val="single" w:sz="4" w:space="0" w:color="auto"/>
            </w:tcBorders>
            <w:shd w:val="clear" w:color="auto" w:fill="FFFFFF"/>
            <w:hideMark/>
          </w:tcPr>
          <w:p w14:paraId="7F311E78" w14:textId="6669B672" w:rsidR="00163C77" w:rsidRDefault="00163C77" w:rsidP="0069247F">
            <w:pPr>
              <w:spacing w:after="0" w:line="240" w:lineRule="auto"/>
              <w:rPr>
                <w:rFonts w:eastAsia="Times New Roman" w:cs="Times New Roman"/>
                <w:szCs w:val="24"/>
              </w:rPr>
            </w:pPr>
            <w:r>
              <w:rPr>
                <w:rFonts w:eastAsia="Times New Roman" w:cs="Times New Roman"/>
                <w:szCs w:val="24"/>
              </w:rPr>
              <w:t>Adolescent tobacco</w:t>
            </w:r>
            <w:r w:rsidR="00470753">
              <w:rPr>
                <w:rFonts w:eastAsia="Times New Roman" w:cs="Times New Roman"/>
                <w:szCs w:val="24"/>
              </w:rPr>
              <w:t xml:space="preserve"> use</w:t>
            </w: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1A6ADDC1" w14:textId="77777777" w:rsidR="00163C77" w:rsidRDefault="00163C77" w:rsidP="0069247F">
            <w:pPr>
              <w:spacing w:after="0" w:line="240" w:lineRule="auto"/>
              <w:rPr>
                <w:rFonts w:eastAsia="Times New Roman" w:cs="Times New Roman"/>
                <w:szCs w:val="24"/>
              </w:rPr>
            </w:pPr>
            <w:r>
              <w:rPr>
                <w:rFonts w:eastAsia="Times New Roman" w:cs="Times New Roman"/>
                <w:szCs w:val="24"/>
              </w:rPr>
              <w:t>Once</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0C9E7D8"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6</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CCFFBD2"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4.9%</w:t>
            </w:r>
          </w:p>
        </w:tc>
      </w:tr>
      <w:tr w:rsidR="00163C77" w14:paraId="152A1991"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F4E9C86"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55D78949" w14:textId="77777777" w:rsidR="00163C77" w:rsidRDefault="00163C77" w:rsidP="0069247F">
            <w:pPr>
              <w:spacing w:after="0" w:line="240" w:lineRule="auto"/>
              <w:rPr>
                <w:rFonts w:eastAsia="Times New Roman" w:cs="Times New Roman"/>
                <w:szCs w:val="24"/>
              </w:rPr>
            </w:pPr>
            <w:r>
              <w:rPr>
                <w:rFonts w:eastAsia="Times New Roman" w:cs="Times New Roman"/>
                <w:szCs w:val="24"/>
              </w:rPr>
              <w:t>Sometimes</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8BA8FBC"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1</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828ED73"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0.8%</w:t>
            </w:r>
          </w:p>
        </w:tc>
      </w:tr>
      <w:tr w:rsidR="00163C77" w14:paraId="44CC9470"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B23796A"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AF591A6" w14:textId="77777777" w:rsidR="00163C77" w:rsidRDefault="00163C77" w:rsidP="0069247F">
            <w:pPr>
              <w:spacing w:after="0" w:line="240" w:lineRule="auto"/>
              <w:rPr>
                <w:rFonts w:eastAsia="Times New Roman" w:cs="Times New Roman"/>
                <w:szCs w:val="24"/>
              </w:rPr>
            </w:pPr>
            <w:r>
              <w:rPr>
                <w:rFonts w:eastAsia="Times New Roman" w:cs="Times New Roman"/>
                <w:szCs w:val="24"/>
              </w:rPr>
              <w:t>Never</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9E18BB5"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115</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CB98915"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94.3%</w:t>
            </w:r>
          </w:p>
        </w:tc>
      </w:tr>
      <w:tr w:rsidR="00163C77" w14:paraId="28B87139"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val="restart"/>
            <w:tcBorders>
              <w:top w:val="single" w:sz="4" w:space="0" w:color="auto"/>
              <w:left w:val="single" w:sz="4" w:space="0" w:color="auto"/>
              <w:bottom w:val="single" w:sz="4" w:space="0" w:color="auto"/>
              <w:right w:val="single" w:sz="4" w:space="0" w:color="auto"/>
            </w:tcBorders>
            <w:shd w:val="clear" w:color="auto" w:fill="FFFFFF"/>
            <w:hideMark/>
          </w:tcPr>
          <w:p w14:paraId="77677429" w14:textId="0FED6828" w:rsidR="00163C77" w:rsidRDefault="00163C77" w:rsidP="0069247F">
            <w:pPr>
              <w:spacing w:after="0" w:line="240" w:lineRule="auto"/>
              <w:rPr>
                <w:rFonts w:eastAsia="Times New Roman" w:cs="Times New Roman"/>
                <w:szCs w:val="24"/>
              </w:rPr>
            </w:pPr>
            <w:r>
              <w:rPr>
                <w:rFonts w:eastAsia="Times New Roman" w:cs="Times New Roman"/>
                <w:szCs w:val="24"/>
              </w:rPr>
              <w:t>Adolescent  miraa</w:t>
            </w:r>
            <w:r w:rsidR="00470753">
              <w:rPr>
                <w:rFonts w:eastAsia="Times New Roman" w:cs="Times New Roman"/>
                <w:szCs w:val="24"/>
              </w:rPr>
              <w:t xml:space="preserve"> use</w:t>
            </w: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56E0432D" w14:textId="77777777" w:rsidR="00163C77" w:rsidRDefault="00163C77" w:rsidP="0069247F">
            <w:pPr>
              <w:spacing w:after="0" w:line="240" w:lineRule="auto"/>
              <w:rPr>
                <w:rFonts w:eastAsia="Times New Roman" w:cs="Times New Roman"/>
                <w:szCs w:val="24"/>
              </w:rPr>
            </w:pPr>
            <w:r>
              <w:rPr>
                <w:rFonts w:eastAsia="Times New Roman" w:cs="Times New Roman"/>
                <w:szCs w:val="24"/>
              </w:rPr>
              <w:t>Once</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47DFFF8"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3</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0D1B925"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2.5%</w:t>
            </w:r>
          </w:p>
        </w:tc>
      </w:tr>
      <w:tr w:rsidR="00163C77" w14:paraId="4B9870EE"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6DC54B3"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0DAA2B53" w14:textId="77777777" w:rsidR="00163C77" w:rsidRDefault="00163C77" w:rsidP="0069247F">
            <w:pPr>
              <w:spacing w:after="0" w:line="240" w:lineRule="auto"/>
              <w:rPr>
                <w:rFonts w:eastAsia="Times New Roman" w:cs="Times New Roman"/>
                <w:szCs w:val="24"/>
              </w:rPr>
            </w:pPr>
            <w:r>
              <w:rPr>
                <w:rFonts w:eastAsia="Times New Roman" w:cs="Times New Roman"/>
                <w:szCs w:val="24"/>
              </w:rPr>
              <w:t>Sometimes</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44CCFE4"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3</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1D03546"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2.5%</w:t>
            </w:r>
          </w:p>
        </w:tc>
      </w:tr>
      <w:tr w:rsidR="00163C77" w14:paraId="73A26300"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23144A3" w14:textId="77777777" w:rsidR="00163C77"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2722E374" w14:textId="77777777" w:rsidR="00163C77" w:rsidRDefault="00163C77" w:rsidP="0069247F">
            <w:pPr>
              <w:spacing w:after="0" w:line="240" w:lineRule="auto"/>
              <w:rPr>
                <w:rFonts w:eastAsia="Times New Roman" w:cs="Times New Roman"/>
                <w:szCs w:val="24"/>
              </w:rPr>
            </w:pPr>
            <w:r>
              <w:rPr>
                <w:rFonts w:eastAsia="Times New Roman" w:cs="Times New Roman"/>
                <w:szCs w:val="24"/>
              </w:rPr>
              <w:t>Never</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07CA280"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116</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872B54F" w14:textId="77777777" w:rsidR="00163C77" w:rsidRDefault="00163C77" w:rsidP="0069247F">
            <w:pPr>
              <w:spacing w:after="0" w:line="240" w:lineRule="auto"/>
              <w:jc w:val="center"/>
              <w:rPr>
                <w:rFonts w:eastAsia="Times New Roman" w:cs="Times New Roman"/>
                <w:szCs w:val="24"/>
              </w:rPr>
            </w:pPr>
            <w:r>
              <w:rPr>
                <w:rFonts w:eastAsia="Times New Roman" w:cs="Times New Roman"/>
                <w:szCs w:val="24"/>
              </w:rPr>
              <w:t>95.1%</w:t>
            </w:r>
          </w:p>
        </w:tc>
      </w:tr>
      <w:tr w:rsidR="00163C77" w:rsidRPr="00B2633B" w14:paraId="07DABDA7"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val="restart"/>
            <w:tcBorders>
              <w:top w:val="single" w:sz="4" w:space="0" w:color="auto"/>
              <w:left w:val="single" w:sz="4" w:space="0" w:color="auto"/>
              <w:bottom w:val="single" w:sz="4" w:space="0" w:color="auto"/>
              <w:right w:val="single" w:sz="4" w:space="0" w:color="auto"/>
            </w:tcBorders>
            <w:shd w:val="clear" w:color="auto" w:fill="FFFFFF"/>
            <w:hideMark/>
          </w:tcPr>
          <w:p w14:paraId="37BCF15C"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lastRenderedPageBreak/>
              <w:t>Ever had sex</w:t>
            </w: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668421B9"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Yes</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60EA519"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14</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AE0A9B1"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11.5%</w:t>
            </w:r>
          </w:p>
        </w:tc>
      </w:tr>
      <w:tr w:rsidR="00163C77" w:rsidRPr="00B2633B" w14:paraId="14772E95"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DAA54AE" w14:textId="77777777" w:rsidR="00163C77" w:rsidRPr="00B2633B"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3A7F8D13"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No</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A53E11A"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108</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EEF7C10"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88.5%</w:t>
            </w:r>
          </w:p>
        </w:tc>
      </w:tr>
      <w:tr w:rsidR="00163C77" w:rsidRPr="00B2633B" w14:paraId="017B7CD8"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val="restart"/>
            <w:tcBorders>
              <w:top w:val="single" w:sz="4" w:space="0" w:color="auto"/>
              <w:left w:val="single" w:sz="4" w:space="0" w:color="auto"/>
              <w:bottom w:val="single" w:sz="4" w:space="0" w:color="auto"/>
              <w:right w:val="single" w:sz="4" w:space="0" w:color="auto"/>
            </w:tcBorders>
            <w:shd w:val="clear" w:color="auto" w:fill="FFFFFF"/>
            <w:hideMark/>
          </w:tcPr>
          <w:p w14:paraId="3A908100"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Meaning of safe sex</w:t>
            </w: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54B1A7B4"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 xml:space="preserve">Use of </w:t>
            </w:r>
            <w:commentRangeStart w:id="141"/>
            <w:r w:rsidRPr="00B2633B">
              <w:rPr>
                <w:rFonts w:eastAsia="Times New Roman" w:cs="Times New Roman"/>
                <w:szCs w:val="24"/>
              </w:rPr>
              <w:t>condom</w:t>
            </w:r>
            <w:commentRangeEnd w:id="141"/>
            <w:r w:rsidR="0086591C" w:rsidRPr="00B2633B">
              <w:rPr>
                <w:rStyle w:val="CommentReference"/>
                <w:rFonts w:eastAsia="Times New Roman" w:cs="Times New Roman"/>
                <w:sz w:val="24"/>
                <w:szCs w:val="24"/>
              </w:rPr>
              <w:commentReference w:id="141"/>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E7B81E7"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37</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33348C5"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30.3%</w:t>
            </w:r>
          </w:p>
        </w:tc>
      </w:tr>
      <w:tr w:rsidR="00163C77" w:rsidRPr="00B2633B" w14:paraId="5AE189A3"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97124AF" w14:textId="77777777" w:rsidR="00163C77" w:rsidRPr="00B2633B"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049952F4"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Having one sexual partner</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90FFF95"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33</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5CCBFA9"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27.0%</w:t>
            </w:r>
          </w:p>
        </w:tc>
      </w:tr>
      <w:tr w:rsidR="00163C77" w:rsidRPr="00B2633B" w14:paraId="07BB8CCA"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96A2ADA" w14:textId="77777777" w:rsidR="00163C77" w:rsidRPr="00B2633B"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18FAB19C"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Having sex at the right age and with one person</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47C5AED"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28</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1B92B37"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23.0%</w:t>
            </w:r>
          </w:p>
        </w:tc>
      </w:tr>
      <w:tr w:rsidR="00163C77" w:rsidRPr="00B2633B" w14:paraId="4D09CF0E"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114D083" w14:textId="77777777" w:rsidR="00163C77" w:rsidRPr="00B2633B"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56901518"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Not sure</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0861BF2"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14</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3EB1822"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11.5%</w:t>
            </w:r>
          </w:p>
        </w:tc>
      </w:tr>
      <w:tr w:rsidR="00163C77" w:rsidRPr="00B2633B" w14:paraId="0B211657" w14:textId="77777777" w:rsidTr="00E45359">
        <w:tblPrEx>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FFFFF"/>
        </w:tblPrEx>
        <w:trPr>
          <w:trHeight w:val="360"/>
        </w:trPr>
        <w:tc>
          <w:tcPr>
            <w:tcW w:w="1293" w:type="pct"/>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C592BD9" w14:textId="77777777" w:rsidR="00163C77" w:rsidRPr="00B2633B" w:rsidRDefault="00163C77" w:rsidP="0069247F">
            <w:pPr>
              <w:spacing w:after="0" w:line="240" w:lineRule="auto"/>
              <w:rPr>
                <w:rFonts w:eastAsia="Times New Roman" w:cs="Times New Roman"/>
                <w:szCs w:val="24"/>
              </w:rPr>
            </w:pPr>
          </w:p>
        </w:tc>
        <w:tc>
          <w:tcPr>
            <w:tcW w:w="1689"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53F3DC8D" w14:textId="77777777" w:rsidR="00163C77" w:rsidRPr="00B2633B" w:rsidRDefault="00163C77" w:rsidP="0069247F">
            <w:pPr>
              <w:spacing w:after="0" w:line="240" w:lineRule="auto"/>
              <w:rPr>
                <w:rFonts w:eastAsia="Times New Roman" w:cs="Times New Roman"/>
                <w:szCs w:val="24"/>
              </w:rPr>
            </w:pPr>
            <w:r w:rsidRPr="00B2633B">
              <w:rPr>
                <w:rFonts w:eastAsia="Times New Roman" w:cs="Times New Roman"/>
                <w:szCs w:val="24"/>
              </w:rPr>
              <w:t>No idea</w:t>
            </w:r>
          </w:p>
        </w:tc>
        <w:tc>
          <w:tcPr>
            <w:tcW w:w="10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D60FA51"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10</w:t>
            </w:r>
          </w:p>
        </w:tc>
        <w:tc>
          <w:tcPr>
            <w:tcW w:w="96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C6FE140" w14:textId="77777777" w:rsidR="00163C77" w:rsidRPr="00B2633B" w:rsidRDefault="00163C77" w:rsidP="0069247F">
            <w:pPr>
              <w:spacing w:after="0" w:line="240" w:lineRule="auto"/>
              <w:jc w:val="center"/>
              <w:rPr>
                <w:rFonts w:eastAsia="Times New Roman" w:cs="Times New Roman"/>
                <w:szCs w:val="24"/>
              </w:rPr>
            </w:pPr>
            <w:r w:rsidRPr="00B2633B">
              <w:rPr>
                <w:rFonts w:eastAsia="Times New Roman" w:cs="Times New Roman"/>
                <w:szCs w:val="24"/>
              </w:rPr>
              <w:t>8.2%</w:t>
            </w:r>
          </w:p>
        </w:tc>
      </w:tr>
      <w:tr w:rsidR="00163C77" w:rsidRPr="00573451" w14:paraId="0CEDAB1C" w14:textId="77777777" w:rsidTr="00E45359">
        <w:tblPrEx>
          <w:shd w:val="clear" w:color="auto" w:fill="FFFFFF"/>
        </w:tblPrEx>
        <w:trPr>
          <w:trHeight w:val="360"/>
        </w:trPr>
        <w:tc>
          <w:tcPr>
            <w:tcW w:w="1299" w:type="pct"/>
            <w:gridSpan w:val="2"/>
            <w:vMerge w:val="restart"/>
            <w:shd w:val="clear" w:color="auto" w:fill="FFFFFF"/>
            <w:hideMark/>
          </w:tcPr>
          <w:p w14:paraId="0F62C307"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Home violence</w:t>
            </w:r>
          </w:p>
        </w:tc>
        <w:tc>
          <w:tcPr>
            <w:tcW w:w="1683" w:type="pct"/>
            <w:shd w:val="clear" w:color="auto" w:fill="FFFFFF"/>
            <w:vAlign w:val="center"/>
            <w:hideMark/>
          </w:tcPr>
          <w:p w14:paraId="5AE09897"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Once</w:t>
            </w:r>
          </w:p>
        </w:tc>
        <w:tc>
          <w:tcPr>
            <w:tcW w:w="1058" w:type="pct"/>
            <w:shd w:val="clear" w:color="auto" w:fill="FFFFFF"/>
            <w:noWrap/>
            <w:vAlign w:val="center"/>
            <w:hideMark/>
          </w:tcPr>
          <w:p w14:paraId="754AC9C5"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4</w:t>
            </w:r>
          </w:p>
        </w:tc>
        <w:tc>
          <w:tcPr>
            <w:tcW w:w="960" w:type="pct"/>
            <w:shd w:val="clear" w:color="auto" w:fill="FFFFFF"/>
            <w:noWrap/>
            <w:vAlign w:val="center"/>
            <w:hideMark/>
          </w:tcPr>
          <w:p w14:paraId="512B8081"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3.3%</w:t>
            </w:r>
          </w:p>
        </w:tc>
      </w:tr>
      <w:tr w:rsidR="00163C77" w:rsidRPr="00573451" w14:paraId="40DE5623" w14:textId="77777777" w:rsidTr="00E45359">
        <w:tblPrEx>
          <w:shd w:val="clear" w:color="auto" w:fill="FFFFFF"/>
        </w:tblPrEx>
        <w:trPr>
          <w:trHeight w:val="360"/>
        </w:trPr>
        <w:tc>
          <w:tcPr>
            <w:tcW w:w="1299" w:type="pct"/>
            <w:gridSpan w:val="2"/>
            <w:vMerge/>
            <w:shd w:val="clear" w:color="auto" w:fill="FFFFFF"/>
            <w:vAlign w:val="center"/>
            <w:hideMark/>
          </w:tcPr>
          <w:p w14:paraId="14CA0746" w14:textId="77777777" w:rsidR="00163C77" w:rsidRPr="00573451" w:rsidRDefault="00163C77" w:rsidP="0069247F">
            <w:pPr>
              <w:spacing w:after="0" w:line="240" w:lineRule="auto"/>
              <w:rPr>
                <w:rFonts w:eastAsia="Times New Roman" w:cs="Times New Roman"/>
                <w:szCs w:val="24"/>
              </w:rPr>
            </w:pPr>
          </w:p>
        </w:tc>
        <w:tc>
          <w:tcPr>
            <w:tcW w:w="1683" w:type="pct"/>
            <w:shd w:val="clear" w:color="auto" w:fill="FFFFFF"/>
            <w:vAlign w:val="center"/>
            <w:hideMark/>
          </w:tcPr>
          <w:p w14:paraId="2585C174"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Sometimes</w:t>
            </w:r>
          </w:p>
        </w:tc>
        <w:tc>
          <w:tcPr>
            <w:tcW w:w="1058" w:type="pct"/>
            <w:shd w:val="clear" w:color="auto" w:fill="FFFFFF"/>
            <w:noWrap/>
            <w:vAlign w:val="center"/>
            <w:hideMark/>
          </w:tcPr>
          <w:p w14:paraId="175B3B63"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9</w:t>
            </w:r>
          </w:p>
        </w:tc>
        <w:tc>
          <w:tcPr>
            <w:tcW w:w="960" w:type="pct"/>
            <w:shd w:val="clear" w:color="auto" w:fill="FFFFFF"/>
            <w:noWrap/>
            <w:vAlign w:val="center"/>
            <w:hideMark/>
          </w:tcPr>
          <w:p w14:paraId="2201F9F1"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7.4%</w:t>
            </w:r>
          </w:p>
        </w:tc>
      </w:tr>
      <w:tr w:rsidR="00163C77" w:rsidRPr="00573451" w14:paraId="54341E5E" w14:textId="77777777" w:rsidTr="00E45359">
        <w:tblPrEx>
          <w:shd w:val="clear" w:color="auto" w:fill="FFFFFF"/>
        </w:tblPrEx>
        <w:trPr>
          <w:trHeight w:val="360"/>
        </w:trPr>
        <w:tc>
          <w:tcPr>
            <w:tcW w:w="1299" w:type="pct"/>
            <w:gridSpan w:val="2"/>
            <w:vMerge/>
            <w:shd w:val="clear" w:color="auto" w:fill="FFFFFF"/>
            <w:vAlign w:val="center"/>
            <w:hideMark/>
          </w:tcPr>
          <w:p w14:paraId="2C9B5069" w14:textId="77777777" w:rsidR="00163C77" w:rsidRPr="00573451" w:rsidRDefault="00163C77" w:rsidP="0069247F">
            <w:pPr>
              <w:spacing w:after="0" w:line="240" w:lineRule="auto"/>
              <w:rPr>
                <w:rFonts w:eastAsia="Times New Roman" w:cs="Times New Roman"/>
                <w:szCs w:val="24"/>
              </w:rPr>
            </w:pPr>
          </w:p>
        </w:tc>
        <w:tc>
          <w:tcPr>
            <w:tcW w:w="1683" w:type="pct"/>
            <w:shd w:val="clear" w:color="auto" w:fill="FFFFFF"/>
            <w:vAlign w:val="center"/>
            <w:hideMark/>
          </w:tcPr>
          <w:p w14:paraId="5D68A1DC"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Severally</w:t>
            </w:r>
          </w:p>
        </w:tc>
        <w:tc>
          <w:tcPr>
            <w:tcW w:w="1058" w:type="pct"/>
            <w:shd w:val="clear" w:color="auto" w:fill="FFFFFF"/>
            <w:noWrap/>
            <w:vAlign w:val="center"/>
            <w:hideMark/>
          </w:tcPr>
          <w:p w14:paraId="12166D56"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5</w:t>
            </w:r>
          </w:p>
        </w:tc>
        <w:tc>
          <w:tcPr>
            <w:tcW w:w="960" w:type="pct"/>
            <w:shd w:val="clear" w:color="auto" w:fill="FFFFFF"/>
            <w:noWrap/>
            <w:vAlign w:val="center"/>
            <w:hideMark/>
          </w:tcPr>
          <w:p w14:paraId="016D2BC0"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4.1%</w:t>
            </w:r>
          </w:p>
        </w:tc>
      </w:tr>
      <w:tr w:rsidR="00163C77" w:rsidRPr="00573451" w14:paraId="6E2D37FF" w14:textId="77777777" w:rsidTr="00E45359">
        <w:tblPrEx>
          <w:shd w:val="clear" w:color="auto" w:fill="FFFFFF"/>
        </w:tblPrEx>
        <w:trPr>
          <w:trHeight w:val="360"/>
        </w:trPr>
        <w:tc>
          <w:tcPr>
            <w:tcW w:w="1299" w:type="pct"/>
            <w:gridSpan w:val="2"/>
            <w:vMerge/>
            <w:shd w:val="clear" w:color="auto" w:fill="FFFFFF"/>
            <w:vAlign w:val="center"/>
            <w:hideMark/>
          </w:tcPr>
          <w:p w14:paraId="6E7DF023" w14:textId="77777777" w:rsidR="00163C77" w:rsidRPr="00573451" w:rsidRDefault="00163C77" w:rsidP="0069247F">
            <w:pPr>
              <w:spacing w:after="0" w:line="240" w:lineRule="auto"/>
              <w:rPr>
                <w:rFonts w:eastAsia="Times New Roman" w:cs="Times New Roman"/>
                <w:szCs w:val="24"/>
              </w:rPr>
            </w:pPr>
          </w:p>
        </w:tc>
        <w:tc>
          <w:tcPr>
            <w:tcW w:w="1683" w:type="pct"/>
            <w:shd w:val="clear" w:color="auto" w:fill="FFFFFF"/>
            <w:vAlign w:val="center"/>
            <w:hideMark/>
          </w:tcPr>
          <w:p w14:paraId="70725AE9"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Never</w:t>
            </w:r>
          </w:p>
        </w:tc>
        <w:tc>
          <w:tcPr>
            <w:tcW w:w="1058" w:type="pct"/>
            <w:shd w:val="clear" w:color="auto" w:fill="FFFFFF"/>
            <w:noWrap/>
            <w:vAlign w:val="center"/>
            <w:hideMark/>
          </w:tcPr>
          <w:p w14:paraId="6E168192"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104</w:t>
            </w:r>
          </w:p>
        </w:tc>
        <w:tc>
          <w:tcPr>
            <w:tcW w:w="960" w:type="pct"/>
            <w:shd w:val="clear" w:color="auto" w:fill="FFFFFF"/>
            <w:noWrap/>
            <w:vAlign w:val="center"/>
            <w:hideMark/>
          </w:tcPr>
          <w:p w14:paraId="7075B1A7"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85.2%</w:t>
            </w:r>
          </w:p>
        </w:tc>
      </w:tr>
      <w:tr w:rsidR="00163C77" w:rsidRPr="00573451" w14:paraId="1CD60C93" w14:textId="77777777" w:rsidTr="00E45359">
        <w:tblPrEx>
          <w:shd w:val="clear" w:color="auto" w:fill="FFFFFF"/>
        </w:tblPrEx>
        <w:trPr>
          <w:trHeight w:val="360"/>
        </w:trPr>
        <w:tc>
          <w:tcPr>
            <w:tcW w:w="1299" w:type="pct"/>
            <w:gridSpan w:val="2"/>
            <w:vMerge w:val="restart"/>
            <w:shd w:val="clear" w:color="auto" w:fill="FFFFFF"/>
            <w:hideMark/>
          </w:tcPr>
          <w:p w14:paraId="57CA13DE"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Violence on other contexts</w:t>
            </w:r>
          </w:p>
        </w:tc>
        <w:tc>
          <w:tcPr>
            <w:tcW w:w="1683" w:type="pct"/>
            <w:shd w:val="clear" w:color="auto" w:fill="FFFFFF"/>
            <w:vAlign w:val="center"/>
            <w:hideMark/>
          </w:tcPr>
          <w:p w14:paraId="7E690A94"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Once</w:t>
            </w:r>
          </w:p>
        </w:tc>
        <w:tc>
          <w:tcPr>
            <w:tcW w:w="1058" w:type="pct"/>
            <w:shd w:val="clear" w:color="auto" w:fill="FFFFFF"/>
            <w:noWrap/>
            <w:vAlign w:val="center"/>
            <w:hideMark/>
          </w:tcPr>
          <w:p w14:paraId="1EC7D54A"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11</w:t>
            </w:r>
          </w:p>
        </w:tc>
        <w:tc>
          <w:tcPr>
            <w:tcW w:w="960" w:type="pct"/>
            <w:shd w:val="clear" w:color="auto" w:fill="FFFFFF"/>
            <w:noWrap/>
            <w:vAlign w:val="center"/>
            <w:hideMark/>
          </w:tcPr>
          <w:p w14:paraId="734E45BB"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9.0%</w:t>
            </w:r>
          </w:p>
        </w:tc>
      </w:tr>
      <w:tr w:rsidR="00163C77" w:rsidRPr="00573451" w14:paraId="1245E957" w14:textId="77777777" w:rsidTr="00E45359">
        <w:tblPrEx>
          <w:shd w:val="clear" w:color="auto" w:fill="FFFFFF"/>
        </w:tblPrEx>
        <w:trPr>
          <w:trHeight w:val="360"/>
        </w:trPr>
        <w:tc>
          <w:tcPr>
            <w:tcW w:w="1299" w:type="pct"/>
            <w:gridSpan w:val="2"/>
            <w:vMerge/>
            <w:shd w:val="clear" w:color="auto" w:fill="FFFFFF"/>
            <w:vAlign w:val="center"/>
            <w:hideMark/>
          </w:tcPr>
          <w:p w14:paraId="5AAD1DC5" w14:textId="77777777" w:rsidR="00163C77" w:rsidRPr="00573451" w:rsidRDefault="00163C77" w:rsidP="0069247F">
            <w:pPr>
              <w:spacing w:after="0" w:line="240" w:lineRule="auto"/>
              <w:rPr>
                <w:rFonts w:eastAsia="Times New Roman" w:cs="Times New Roman"/>
                <w:szCs w:val="24"/>
              </w:rPr>
            </w:pPr>
          </w:p>
        </w:tc>
        <w:tc>
          <w:tcPr>
            <w:tcW w:w="1683" w:type="pct"/>
            <w:shd w:val="clear" w:color="auto" w:fill="FFFFFF"/>
            <w:vAlign w:val="center"/>
            <w:hideMark/>
          </w:tcPr>
          <w:p w14:paraId="3E5BFB83"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Sometimes</w:t>
            </w:r>
          </w:p>
        </w:tc>
        <w:tc>
          <w:tcPr>
            <w:tcW w:w="1058" w:type="pct"/>
            <w:shd w:val="clear" w:color="auto" w:fill="FFFFFF"/>
            <w:noWrap/>
            <w:vAlign w:val="center"/>
            <w:hideMark/>
          </w:tcPr>
          <w:p w14:paraId="69CCAE79"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7</w:t>
            </w:r>
          </w:p>
        </w:tc>
        <w:tc>
          <w:tcPr>
            <w:tcW w:w="960" w:type="pct"/>
            <w:shd w:val="clear" w:color="auto" w:fill="FFFFFF"/>
            <w:noWrap/>
            <w:vAlign w:val="center"/>
            <w:hideMark/>
          </w:tcPr>
          <w:p w14:paraId="6C4E48A6"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5.7%</w:t>
            </w:r>
          </w:p>
        </w:tc>
      </w:tr>
      <w:tr w:rsidR="00163C77" w:rsidRPr="00573451" w14:paraId="61416BA5" w14:textId="77777777" w:rsidTr="00E45359">
        <w:tblPrEx>
          <w:shd w:val="clear" w:color="auto" w:fill="FFFFFF"/>
        </w:tblPrEx>
        <w:trPr>
          <w:trHeight w:val="360"/>
        </w:trPr>
        <w:tc>
          <w:tcPr>
            <w:tcW w:w="1299" w:type="pct"/>
            <w:gridSpan w:val="2"/>
            <w:vMerge/>
            <w:shd w:val="clear" w:color="auto" w:fill="FFFFFF"/>
            <w:vAlign w:val="center"/>
            <w:hideMark/>
          </w:tcPr>
          <w:p w14:paraId="1F156AC6" w14:textId="77777777" w:rsidR="00163C77" w:rsidRPr="00573451" w:rsidRDefault="00163C77" w:rsidP="0069247F">
            <w:pPr>
              <w:spacing w:after="0" w:line="240" w:lineRule="auto"/>
              <w:rPr>
                <w:rFonts w:eastAsia="Times New Roman" w:cs="Times New Roman"/>
                <w:szCs w:val="24"/>
              </w:rPr>
            </w:pPr>
          </w:p>
        </w:tc>
        <w:tc>
          <w:tcPr>
            <w:tcW w:w="1683" w:type="pct"/>
            <w:shd w:val="clear" w:color="auto" w:fill="FFFFFF"/>
            <w:vAlign w:val="center"/>
            <w:hideMark/>
          </w:tcPr>
          <w:p w14:paraId="13AE024D"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Severally</w:t>
            </w:r>
          </w:p>
        </w:tc>
        <w:tc>
          <w:tcPr>
            <w:tcW w:w="1058" w:type="pct"/>
            <w:shd w:val="clear" w:color="auto" w:fill="FFFFFF"/>
            <w:noWrap/>
            <w:vAlign w:val="center"/>
            <w:hideMark/>
          </w:tcPr>
          <w:p w14:paraId="159B0BAF"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1</w:t>
            </w:r>
          </w:p>
        </w:tc>
        <w:tc>
          <w:tcPr>
            <w:tcW w:w="960" w:type="pct"/>
            <w:shd w:val="clear" w:color="auto" w:fill="FFFFFF"/>
            <w:noWrap/>
            <w:vAlign w:val="center"/>
            <w:hideMark/>
          </w:tcPr>
          <w:p w14:paraId="781BE587"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0.8%</w:t>
            </w:r>
          </w:p>
        </w:tc>
      </w:tr>
      <w:tr w:rsidR="00163C77" w:rsidRPr="00573451" w14:paraId="47AC2F72" w14:textId="77777777" w:rsidTr="00E45359">
        <w:tblPrEx>
          <w:shd w:val="clear" w:color="auto" w:fill="FFFFFF"/>
        </w:tblPrEx>
        <w:trPr>
          <w:trHeight w:val="360"/>
        </w:trPr>
        <w:tc>
          <w:tcPr>
            <w:tcW w:w="1299" w:type="pct"/>
            <w:gridSpan w:val="2"/>
            <w:vMerge/>
            <w:shd w:val="clear" w:color="auto" w:fill="FFFFFF"/>
            <w:vAlign w:val="center"/>
            <w:hideMark/>
          </w:tcPr>
          <w:p w14:paraId="25CB7FAC" w14:textId="77777777" w:rsidR="00163C77" w:rsidRPr="00573451" w:rsidRDefault="00163C77" w:rsidP="0069247F">
            <w:pPr>
              <w:spacing w:after="0" w:line="240" w:lineRule="auto"/>
              <w:rPr>
                <w:rFonts w:eastAsia="Times New Roman" w:cs="Times New Roman"/>
                <w:szCs w:val="24"/>
              </w:rPr>
            </w:pPr>
          </w:p>
        </w:tc>
        <w:tc>
          <w:tcPr>
            <w:tcW w:w="1683" w:type="pct"/>
            <w:shd w:val="clear" w:color="auto" w:fill="FFFFFF"/>
            <w:vAlign w:val="center"/>
            <w:hideMark/>
          </w:tcPr>
          <w:p w14:paraId="0AED9E16"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Never</w:t>
            </w:r>
          </w:p>
        </w:tc>
        <w:tc>
          <w:tcPr>
            <w:tcW w:w="1058" w:type="pct"/>
            <w:shd w:val="clear" w:color="auto" w:fill="FFFFFF"/>
            <w:noWrap/>
            <w:vAlign w:val="center"/>
            <w:hideMark/>
          </w:tcPr>
          <w:p w14:paraId="58D67919"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103</w:t>
            </w:r>
          </w:p>
        </w:tc>
        <w:tc>
          <w:tcPr>
            <w:tcW w:w="960" w:type="pct"/>
            <w:shd w:val="clear" w:color="auto" w:fill="FFFFFF"/>
            <w:noWrap/>
            <w:vAlign w:val="center"/>
            <w:hideMark/>
          </w:tcPr>
          <w:p w14:paraId="36F09C62"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84.4%</w:t>
            </w:r>
          </w:p>
        </w:tc>
      </w:tr>
      <w:tr w:rsidR="00163C77" w:rsidRPr="00573451" w14:paraId="12E1821B" w14:textId="77777777" w:rsidTr="00E45359">
        <w:tblPrEx>
          <w:shd w:val="clear" w:color="auto" w:fill="FFFFFF"/>
        </w:tblPrEx>
        <w:trPr>
          <w:trHeight w:val="360"/>
        </w:trPr>
        <w:tc>
          <w:tcPr>
            <w:tcW w:w="1299" w:type="pct"/>
            <w:gridSpan w:val="2"/>
            <w:vMerge w:val="restart"/>
            <w:shd w:val="clear" w:color="auto" w:fill="FFFFFF"/>
            <w:hideMark/>
          </w:tcPr>
          <w:p w14:paraId="33A50C12"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Abuse or rape history</w:t>
            </w:r>
          </w:p>
        </w:tc>
        <w:tc>
          <w:tcPr>
            <w:tcW w:w="1683" w:type="pct"/>
            <w:shd w:val="clear" w:color="auto" w:fill="FFFFFF"/>
            <w:vAlign w:val="center"/>
            <w:hideMark/>
          </w:tcPr>
          <w:p w14:paraId="5DCCD858"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Once</w:t>
            </w:r>
          </w:p>
        </w:tc>
        <w:tc>
          <w:tcPr>
            <w:tcW w:w="1058" w:type="pct"/>
            <w:shd w:val="clear" w:color="auto" w:fill="FFFFFF"/>
            <w:noWrap/>
            <w:vAlign w:val="center"/>
            <w:hideMark/>
          </w:tcPr>
          <w:p w14:paraId="16947E97"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2</w:t>
            </w:r>
          </w:p>
        </w:tc>
        <w:tc>
          <w:tcPr>
            <w:tcW w:w="960" w:type="pct"/>
            <w:shd w:val="clear" w:color="auto" w:fill="FFFFFF"/>
            <w:noWrap/>
            <w:vAlign w:val="center"/>
            <w:hideMark/>
          </w:tcPr>
          <w:p w14:paraId="59C9196E"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1.6%</w:t>
            </w:r>
          </w:p>
        </w:tc>
      </w:tr>
      <w:tr w:rsidR="00163C77" w:rsidRPr="00573451" w14:paraId="7B0BA8D7" w14:textId="77777777" w:rsidTr="00E45359">
        <w:tblPrEx>
          <w:shd w:val="clear" w:color="auto" w:fill="FFFFFF"/>
        </w:tblPrEx>
        <w:trPr>
          <w:trHeight w:val="360"/>
        </w:trPr>
        <w:tc>
          <w:tcPr>
            <w:tcW w:w="1299" w:type="pct"/>
            <w:gridSpan w:val="2"/>
            <w:vMerge/>
            <w:shd w:val="clear" w:color="auto" w:fill="FFFFFF"/>
            <w:vAlign w:val="center"/>
            <w:hideMark/>
          </w:tcPr>
          <w:p w14:paraId="704903EC" w14:textId="77777777" w:rsidR="00163C77" w:rsidRPr="00573451" w:rsidRDefault="00163C77" w:rsidP="0069247F">
            <w:pPr>
              <w:spacing w:after="0" w:line="240" w:lineRule="auto"/>
              <w:rPr>
                <w:rFonts w:eastAsia="Times New Roman" w:cs="Times New Roman"/>
                <w:szCs w:val="24"/>
              </w:rPr>
            </w:pPr>
          </w:p>
        </w:tc>
        <w:tc>
          <w:tcPr>
            <w:tcW w:w="1683" w:type="pct"/>
            <w:shd w:val="clear" w:color="auto" w:fill="FFFFFF"/>
            <w:vAlign w:val="center"/>
            <w:hideMark/>
          </w:tcPr>
          <w:p w14:paraId="3C2864D4"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Sometimes</w:t>
            </w:r>
          </w:p>
        </w:tc>
        <w:tc>
          <w:tcPr>
            <w:tcW w:w="1058" w:type="pct"/>
            <w:shd w:val="clear" w:color="auto" w:fill="FFFFFF"/>
            <w:noWrap/>
            <w:vAlign w:val="center"/>
            <w:hideMark/>
          </w:tcPr>
          <w:p w14:paraId="74B0E8A9"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1</w:t>
            </w:r>
          </w:p>
        </w:tc>
        <w:tc>
          <w:tcPr>
            <w:tcW w:w="960" w:type="pct"/>
            <w:shd w:val="clear" w:color="auto" w:fill="FFFFFF"/>
            <w:noWrap/>
            <w:vAlign w:val="center"/>
            <w:hideMark/>
          </w:tcPr>
          <w:p w14:paraId="41DA9ED2"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0.8%</w:t>
            </w:r>
          </w:p>
        </w:tc>
      </w:tr>
      <w:tr w:rsidR="00163C77" w:rsidRPr="00573451" w14:paraId="3EF6F70C" w14:textId="77777777" w:rsidTr="00E45359">
        <w:tblPrEx>
          <w:shd w:val="clear" w:color="auto" w:fill="FFFFFF"/>
        </w:tblPrEx>
        <w:trPr>
          <w:trHeight w:val="360"/>
        </w:trPr>
        <w:tc>
          <w:tcPr>
            <w:tcW w:w="1299" w:type="pct"/>
            <w:gridSpan w:val="2"/>
            <w:vMerge/>
            <w:shd w:val="clear" w:color="auto" w:fill="FFFFFF"/>
            <w:vAlign w:val="center"/>
            <w:hideMark/>
          </w:tcPr>
          <w:p w14:paraId="0959360C" w14:textId="77777777" w:rsidR="00163C77" w:rsidRPr="00573451" w:rsidRDefault="00163C77" w:rsidP="0069247F">
            <w:pPr>
              <w:spacing w:after="0" w:line="240" w:lineRule="auto"/>
              <w:rPr>
                <w:rFonts w:eastAsia="Times New Roman" w:cs="Times New Roman"/>
                <w:szCs w:val="24"/>
              </w:rPr>
            </w:pPr>
          </w:p>
        </w:tc>
        <w:tc>
          <w:tcPr>
            <w:tcW w:w="1683" w:type="pct"/>
            <w:shd w:val="clear" w:color="auto" w:fill="FFFFFF"/>
            <w:vAlign w:val="center"/>
            <w:hideMark/>
          </w:tcPr>
          <w:p w14:paraId="3E7B1A3D"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Never</w:t>
            </w:r>
          </w:p>
        </w:tc>
        <w:tc>
          <w:tcPr>
            <w:tcW w:w="1058" w:type="pct"/>
            <w:shd w:val="clear" w:color="auto" w:fill="FFFFFF"/>
            <w:noWrap/>
            <w:vAlign w:val="center"/>
            <w:hideMark/>
          </w:tcPr>
          <w:p w14:paraId="13AA72A0"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119</w:t>
            </w:r>
          </w:p>
        </w:tc>
        <w:tc>
          <w:tcPr>
            <w:tcW w:w="960" w:type="pct"/>
            <w:shd w:val="clear" w:color="auto" w:fill="FFFFFF"/>
            <w:noWrap/>
            <w:vAlign w:val="center"/>
            <w:hideMark/>
          </w:tcPr>
          <w:p w14:paraId="0CFC1D26"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97.5%</w:t>
            </w:r>
          </w:p>
        </w:tc>
      </w:tr>
      <w:tr w:rsidR="00163C77" w:rsidRPr="00573451" w14:paraId="52A001B7" w14:textId="77777777" w:rsidTr="00E45359">
        <w:tblPrEx>
          <w:shd w:val="clear" w:color="auto" w:fill="FFFFFF"/>
        </w:tblPrEx>
        <w:trPr>
          <w:trHeight w:val="360"/>
        </w:trPr>
        <w:tc>
          <w:tcPr>
            <w:tcW w:w="1299" w:type="pct"/>
            <w:gridSpan w:val="2"/>
            <w:vMerge w:val="restart"/>
            <w:shd w:val="clear" w:color="auto" w:fill="FFFFFF"/>
            <w:hideMark/>
          </w:tcPr>
          <w:p w14:paraId="237062B3"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History of being bullied</w:t>
            </w:r>
          </w:p>
        </w:tc>
        <w:tc>
          <w:tcPr>
            <w:tcW w:w="1683" w:type="pct"/>
            <w:shd w:val="clear" w:color="auto" w:fill="FFFFFF"/>
            <w:vAlign w:val="center"/>
            <w:hideMark/>
          </w:tcPr>
          <w:p w14:paraId="2987309D"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Yes, once</w:t>
            </w:r>
          </w:p>
        </w:tc>
        <w:tc>
          <w:tcPr>
            <w:tcW w:w="1058" w:type="pct"/>
            <w:shd w:val="clear" w:color="auto" w:fill="FFFFFF"/>
            <w:noWrap/>
            <w:vAlign w:val="center"/>
            <w:hideMark/>
          </w:tcPr>
          <w:p w14:paraId="4260CABB"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4</w:t>
            </w:r>
          </w:p>
        </w:tc>
        <w:tc>
          <w:tcPr>
            <w:tcW w:w="960" w:type="pct"/>
            <w:shd w:val="clear" w:color="auto" w:fill="FFFFFF"/>
            <w:noWrap/>
            <w:vAlign w:val="center"/>
            <w:hideMark/>
          </w:tcPr>
          <w:p w14:paraId="164E3DA8"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3.3%</w:t>
            </w:r>
          </w:p>
        </w:tc>
      </w:tr>
      <w:tr w:rsidR="00163C77" w:rsidRPr="00573451" w14:paraId="71510C15" w14:textId="77777777" w:rsidTr="00E45359">
        <w:tblPrEx>
          <w:shd w:val="clear" w:color="auto" w:fill="FFFFFF"/>
        </w:tblPrEx>
        <w:trPr>
          <w:trHeight w:val="360"/>
        </w:trPr>
        <w:tc>
          <w:tcPr>
            <w:tcW w:w="1299" w:type="pct"/>
            <w:gridSpan w:val="2"/>
            <w:vMerge/>
            <w:shd w:val="clear" w:color="auto" w:fill="FFFFFF"/>
            <w:vAlign w:val="center"/>
            <w:hideMark/>
          </w:tcPr>
          <w:p w14:paraId="5F6E9F59" w14:textId="77777777" w:rsidR="00163C77" w:rsidRPr="00573451" w:rsidRDefault="00163C77" w:rsidP="0069247F">
            <w:pPr>
              <w:spacing w:after="0" w:line="240" w:lineRule="auto"/>
              <w:rPr>
                <w:rFonts w:eastAsia="Times New Roman" w:cs="Times New Roman"/>
                <w:szCs w:val="24"/>
              </w:rPr>
            </w:pPr>
          </w:p>
        </w:tc>
        <w:tc>
          <w:tcPr>
            <w:tcW w:w="1683" w:type="pct"/>
            <w:shd w:val="clear" w:color="auto" w:fill="FFFFFF"/>
            <w:vAlign w:val="center"/>
            <w:hideMark/>
          </w:tcPr>
          <w:p w14:paraId="31E3F951" w14:textId="77777777" w:rsidR="00163C77" w:rsidRPr="00573451" w:rsidRDefault="00163C77" w:rsidP="0069247F">
            <w:pPr>
              <w:spacing w:after="0" w:line="240" w:lineRule="auto"/>
              <w:rPr>
                <w:rFonts w:eastAsia="Times New Roman" w:cs="Times New Roman"/>
                <w:szCs w:val="24"/>
              </w:rPr>
            </w:pPr>
            <w:r w:rsidRPr="00573451">
              <w:rPr>
                <w:rFonts w:eastAsia="Times New Roman" w:cs="Times New Roman"/>
                <w:szCs w:val="24"/>
              </w:rPr>
              <w:t>No</w:t>
            </w:r>
          </w:p>
        </w:tc>
        <w:tc>
          <w:tcPr>
            <w:tcW w:w="1058" w:type="pct"/>
            <w:shd w:val="clear" w:color="auto" w:fill="FFFFFF"/>
            <w:noWrap/>
            <w:vAlign w:val="center"/>
            <w:hideMark/>
          </w:tcPr>
          <w:p w14:paraId="11E0660E"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118</w:t>
            </w:r>
          </w:p>
        </w:tc>
        <w:tc>
          <w:tcPr>
            <w:tcW w:w="960" w:type="pct"/>
            <w:shd w:val="clear" w:color="auto" w:fill="FFFFFF"/>
            <w:noWrap/>
            <w:vAlign w:val="center"/>
            <w:hideMark/>
          </w:tcPr>
          <w:p w14:paraId="68B7E174" w14:textId="77777777" w:rsidR="00163C77" w:rsidRPr="00573451" w:rsidRDefault="00163C77" w:rsidP="0069247F">
            <w:pPr>
              <w:spacing w:after="0" w:line="240" w:lineRule="auto"/>
              <w:jc w:val="center"/>
              <w:rPr>
                <w:rFonts w:eastAsia="Times New Roman" w:cs="Times New Roman"/>
                <w:szCs w:val="24"/>
              </w:rPr>
            </w:pPr>
            <w:r w:rsidRPr="00573451">
              <w:rPr>
                <w:rFonts w:eastAsia="Times New Roman" w:cs="Times New Roman"/>
                <w:szCs w:val="24"/>
              </w:rPr>
              <w:t>96.7%</w:t>
            </w:r>
          </w:p>
        </w:tc>
      </w:tr>
      <w:tr w:rsidR="00DB1548" w:rsidRPr="00573451" w14:paraId="781B7F31" w14:textId="77777777" w:rsidTr="00E45359">
        <w:tblPrEx>
          <w:shd w:val="clear" w:color="auto" w:fill="FFFFFF"/>
        </w:tblPrEx>
        <w:trPr>
          <w:trHeight w:val="360"/>
        </w:trPr>
        <w:tc>
          <w:tcPr>
            <w:tcW w:w="1299" w:type="pct"/>
            <w:gridSpan w:val="2"/>
            <w:vMerge w:val="restart"/>
            <w:shd w:val="clear" w:color="auto" w:fill="FFFFFF"/>
            <w:vAlign w:val="center"/>
          </w:tcPr>
          <w:p w14:paraId="14DB44AF" w14:textId="73D7C422" w:rsidR="00DB1548" w:rsidRPr="00573451" w:rsidRDefault="00DB1548" w:rsidP="0069247F">
            <w:pPr>
              <w:spacing w:after="0" w:line="240" w:lineRule="auto"/>
              <w:rPr>
                <w:rFonts w:eastAsia="Times New Roman" w:cs="Times New Roman"/>
                <w:szCs w:val="24"/>
              </w:rPr>
            </w:pPr>
            <w:r>
              <w:rPr>
                <w:rFonts w:eastAsia="Times New Roman" w:cs="Times New Roman"/>
                <w:szCs w:val="24"/>
              </w:rPr>
              <w:t>Reason for clinic attendance</w:t>
            </w:r>
          </w:p>
        </w:tc>
        <w:tc>
          <w:tcPr>
            <w:tcW w:w="1683" w:type="pct"/>
            <w:shd w:val="clear" w:color="auto" w:fill="FFFFFF"/>
            <w:vAlign w:val="center"/>
          </w:tcPr>
          <w:p w14:paraId="3AE6B522" w14:textId="68F89B47" w:rsidR="00DB1548" w:rsidRPr="00573451" w:rsidRDefault="00DB1548" w:rsidP="0069247F">
            <w:pPr>
              <w:spacing w:after="0" w:line="240" w:lineRule="auto"/>
              <w:rPr>
                <w:rFonts w:eastAsia="Times New Roman" w:cs="Times New Roman"/>
                <w:szCs w:val="24"/>
              </w:rPr>
            </w:pPr>
            <w:r>
              <w:rPr>
                <w:rFonts w:eastAsia="Times New Roman" w:cs="Times New Roman"/>
                <w:szCs w:val="24"/>
              </w:rPr>
              <w:t>HIV related care</w:t>
            </w:r>
          </w:p>
        </w:tc>
        <w:tc>
          <w:tcPr>
            <w:tcW w:w="1058" w:type="pct"/>
            <w:shd w:val="clear" w:color="auto" w:fill="FFFFFF"/>
            <w:noWrap/>
            <w:vAlign w:val="center"/>
          </w:tcPr>
          <w:p w14:paraId="3FBF9EBC" w14:textId="346D3C07" w:rsidR="00DB1548" w:rsidRPr="00573451" w:rsidRDefault="00DB1548" w:rsidP="0069247F">
            <w:pPr>
              <w:spacing w:after="0" w:line="240" w:lineRule="auto"/>
              <w:jc w:val="center"/>
              <w:rPr>
                <w:rFonts w:eastAsia="Times New Roman" w:cs="Times New Roman"/>
                <w:szCs w:val="24"/>
              </w:rPr>
            </w:pPr>
            <w:r>
              <w:rPr>
                <w:rFonts w:eastAsia="Times New Roman" w:cs="Times New Roman"/>
                <w:szCs w:val="24"/>
              </w:rPr>
              <w:t>112</w:t>
            </w:r>
          </w:p>
        </w:tc>
        <w:tc>
          <w:tcPr>
            <w:tcW w:w="960" w:type="pct"/>
            <w:shd w:val="clear" w:color="auto" w:fill="FFFFFF"/>
            <w:noWrap/>
            <w:vAlign w:val="center"/>
          </w:tcPr>
          <w:p w14:paraId="353973C8" w14:textId="5F1574F2" w:rsidR="00DB1548" w:rsidRPr="00573451" w:rsidRDefault="00DB1548" w:rsidP="0069247F">
            <w:pPr>
              <w:spacing w:after="0" w:line="240" w:lineRule="auto"/>
              <w:jc w:val="center"/>
              <w:rPr>
                <w:rFonts w:eastAsia="Times New Roman" w:cs="Times New Roman"/>
                <w:szCs w:val="24"/>
              </w:rPr>
            </w:pPr>
            <w:r>
              <w:rPr>
                <w:rFonts w:eastAsia="Times New Roman" w:cs="Times New Roman"/>
                <w:szCs w:val="24"/>
              </w:rPr>
              <w:t>91.8%</w:t>
            </w:r>
          </w:p>
        </w:tc>
      </w:tr>
      <w:tr w:rsidR="00DB1548" w:rsidRPr="00573451" w14:paraId="7DDCA4D9" w14:textId="77777777" w:rsidTr="00E45359">
        <w:tblPrEx>
          <w:shd w:val="clear" w:color="auto" w:fill="FFFFFF"/>
        </w:tblPrEx>
        <w:trPr>
          <w:trHeight w:val="360"/>
        </w:trPr>
        <w:tc>
          <w:tcPr>
            <w:tcW w:w="1299" w:type="pct"/>
            <w:gridSpan w:val="2"/>
            <w:vMerge/>
            <w:shd w:val="clear" w:color="auto" w:fill="FFFFFF"/>
            <w:vAlign w:val="center"/>
          </w:tcPr>
          <w:p w14:paraId="685870A8" w14:textId="77777777" w:rsidR="00DB1548" w:rsidRPr="00573451" w:rsidRDefault="00DB1548" w:rsidP="0069247F">
            <w:pPr>
              <w:spacing w:after="0" w:line="240" w:lineRule="auto"/>
              <w:rPr>
                <w:rFonts w:eastAsia="Times New Roman" w:cs="Times New Roman"/>
                <w:szCs w:val="24"/>
              </w:rPr>
            </w:pPr>
          </w:p>
        </w:tc>
        <w:tc>
          <w:tcPr>
            <w:tcW w:w="1683" w:type="pct"/>
            <w:shd w:val="clear" w:color="auto" w:fill="FFFFFF"/>
            <w:vAlign w:val="center"/>
          </w:tcPr>
          <w:p w14:paraId="23E6D9F0" w14:textId="1EAFCCA9" w:rsidR="00DB1548" w:rsidRPr="00573451" w:rsidRDefault="00DB1548" w:rsidP="0069247F">
            <w:pPr>
              <w:spacing w:after="0" w:line="240" w:lineRule="auto"/>
              <w:rPr>
                <w:rFonts w:eastAsia="Times New Roman" w:cs="Times New Roman"/>
                <w:szCs w:val="24"/>
              </w:rPr>
            </w:pPr>
            <w:r>
              <w:rPr>
                <w:rFonts w:eastAsia="Times New Roman" w:cs="Times New Roman"/>
                <w:szCs w:val="24"/>
              </w:rPr>
              <w:t>Other illnesses</w:t>
            </w:r>
          </w:p>
        </w:tc>
        <w:tc>
          <w:tcPr>
            <w:tcW w:w="1058" w:type="pct"/>
            <w:shd w:val="clear" w:color="auto" w:fill="FFFFFF"/>
            <w:noWrap/>
            <w:vAlign w:val="center"/>
          </w:tcPr>
          <w:p w14:paraId="6A439E28" w14:textId="2B4CD336" w:rsidR="00DB1548" w:rsidRPr="00573451" w:rsidRDefault="00DB1548" w:rsidP="0069247F">
            <w:pPr>
              <w:spacing w:after="0" w:line="240" w:lineRule="auto"/>
              <w:jc w:val="center"/>
              <w:rPr>
                <w:rFonts w:eastAsia="Times New Roman" w:cs="Times New Roman"/>
                <w:szCs w:val="24"/>
              </w:rPr>
            </w:pPr>
            <w:r>
              <w:rPr>
                <w:rFonts w:eastAsia="Times New Roman" w:cs="Times New Roman"/>
                <w:szCs w:val="24"/>
              </w:rPr>
              <w:t>10</w:t>
            </w:r>
          </w:p>
        </w:tc>
        <w:tc>
          <w:tcPr>
            <w:tcW w:w="960" w:type="pct"/>
            <w:shd w:val="clear" w:color="auto" w:fill="FFFFFF"/>
            <w:noWrap/>
            <w:vAlign w:val="center"/>
          </w:tcPr>
          <w:p w14:paraId="3F1759CB" w14:textId="7ACB51DD" w:rsidR="00DB1548" w:rsidRPr="00573451" w:rsidRDefault="00DB1548" w:rsidP="0069247F">
            <w:pPr>
              <w:spacing w:after="0" w:line="240" w:lineRule="auto"/>
              <w:jc w:val="center"/>
              <w:rPr>
                <w:rFonts w:eastAsia="Times New Roman" w:cs="Times New Roman"/>
                <w:szCs w:val="24"/>
              </w:rPr>
            </w:pPr>
            <w:r>
              <w:rPr>
                <w:rFonts w:eastAsia="Times New Roman" w:cs="Times New Roman"/>
                <w:szCs w:val="24"/>
              </w:rPr>
              <w:t>8.2%</w:t>
            </w:r>
          </w:p>
        </w:tc>
      </w:tr>
      <w:tr w:rsidR="005D5A2B" w:rsidRPr="00573451" w14:paraId="72798D44" w14:textId="77777777" w:rsidTr="00E45359">
        <w:tblPrEx>
          <w:shd w:val="clear" w:color="auto" w:fill="FFFFFF"/>
        </w:tblPrEx>
        <w:trPr>
          <w:trHeight w:val="360"/>
        </w:trPr>
        <w:tc>
          <w:tcPr>
            <w:tcW w:w="1299" w:type="pct"/>
            <w:gridSpan w:val="2"/>
            <w:shd w:val="clear" w:color="auto" w:fill="FFFFFF"/>
            <w:vAlign w:val="center"/>
          </w:tcPr>
          <w:p w14:paraId="5229C181" w14:textId="77777777" w:rsidR="005D5A2B" w:rsidRPr="00573451" w:rsidRDefault="005D5A2B" w:rsidP="0069247F">
            <w:pPr>
              <w:spacing w:after="0" w:line="240" w:lineRule="auto"/>
              <w:rPr>
                <w:rFonts w:eastAsia="Times New Roman" w:cs="Times New Roman"/>
                <w:szCs w:val="24"/>
              </w:rPr>
            </w:pPr>
          </w:p>
        </w:tc>
        <w:tc>
          <w:tcPr>
            <w:tcW w:w="1683" w:type="pct"/>
            <w:shd w:val="clear" w:color="auto" w:fill="FFFFFF"/>
            <w:vAlign w:val="center"/>
          </w:tcPr>
          <w:p w14:paraId="26F16016" w14:textId="77777777" w:rsidR="005D5A2B" w:rsidRPr="00573451" w:rsidRDefault="005D5A2B" w:rsidP="0069247F">
            <w:pPr>
              <w:spacing w:after="0" w:line="240" w:lineRule="auto"/>
              <w:rPr>
                <w:rFonts w:eastAsia="Times New Roman" w:cs="Times New Roman"/>
                <w:szCs w:val="24"/>
              </w:rPr>
            </w:pPr>
          </w:p>
        </w:tc>
        <w:tc>
          <w:tcPr>
            <w:tcW w:w="1058" w:type="pct"/>
            <w:shd w:val="clear" w:color="auto" w:fill="FFFFFF"/>
            <w:noWrap/>
            <w:vAlign w:val="center"/>
          </w:tcPr>
          <w:p w14:paraId="14FFE6E4" w14:textId="77777777" w:rsidR="005D5A2B" w:rsidRPr="00573451" w:rsidRDefault="005D5A2B" w:rsidP="0069247F">
            <w:pPr>
              <w:spacing w:after="0" w:line="240" w:lineRule="auto"/>
              <w:jc w:val="center"/>
              <w:rPr>
                <w:rFonts w:eastAsia="Times New Roman" w:cs="Times New Roman"/>
                <w:szCs w:val="24"/>
              </w:rPr>
            </w:pPr>
          </w:p>
        </w:tc>
        <w:tc>
          <w:tcPr>
            <w:tcW w:w="960" w:type="pct"/>
            <w:shd w:val="clear" w:color="auto" w:fill="FFFFFF"/>
            <w:noWrap/>
            <w:vAlign w:val="center"/>
          </w:tcPr>
          <w:p w14:paraId="38496377" w14:textId="77777777" w:rsidR="005D5A2B" w:rsidRPr="00573451" w:rsidRDefault="005D5A2B" w:rsidP="0069247F">
            <w:pPr>
              <w:spacing w:after="0" w:line="240" w:lineRule="auto"/>
              <w:jc w:val="center"/>
              <w:rPr>
                <w:rFonts w:eastAsia="Times New Roman" w:cs="Times New Roman"/>
                <w:szCs w:val="24"/>
              </w:rPr>
            </w:pPr>
          </w:p>
        </w:tc>
      </w:tr>
    </w:tbl>
    <w:p w14:paraId="0F0CB126" w14:textId="77777777" w:rsidR="00163C77" w:rsidRDefault="00163C77" w:rsidP="008D6B26"/>
    <w:p w14:paraId="062F19FB" w14:textId="50805A19" w:rsidR="00F27482" w:rsidRPr="003412BC" w:rsidRDefault="000738FE" w:rsidP="008D6B26">
      <w:pPr>
        <w:rPr>
          <w:b/>
          <w:bCs/>
        </w:rPr>
      </w:pPr>
      <w:r w:rsidRPr="003412BC">
        <w:rPr>
          <w:b/>
          <w:bCs/>
        </w:rPr>
        <w:t xml:space="preserve">Sexual </w:t>
      </w:r>
      <w:r w:rsidR="00100A56" w:rsidRPr="003412BC">
        <w:rPr>
          <w:b/>
          <w:bCs/>
        </w:rPr>
        <w:t>History</w:t>
      </w:r>
    </w:p>
    <w:p w14:paraId="1023ADDA" w14:textId="277A41B2" w:rsidR="00100A56" w:rsidRPr="008D6B26" w:rsidRDefault="00C02646" w:rsidP="008D6B26">
      <w:r>
        <w:t>14</w:t>
      </w:r>
      <w:r w:rsidR="00EF5CD3">
        <w:t xml:space="preserve"> </w:t>
      </w:r>
      <w:r w:rsidR="003461D3">
        <w:t>(11.5</w:t>
      </w:r>
      <w:r w:rsidR="00EF5CD3">
        <w:t>%) adolescents reported having engaged in sex</w:t>
      </w:r>
      <w:r w:rsidR="00FD20FE">
        <w:t xml:space="preserve"> with the age range at first encounter being 15 </w:t>
      </w:r>
      <w:r w:rsidR="0042581F">
        <w:t>-18 years. The reasons for engaging were curiosity 6(</w:t>
      </w:r>
      <w:r w:rsidR="0030720E">
        <w:t>42.9%) and peer pressure 8(57.1%). 12 (</w:t>
      </w:r>
      <w:r w:rsidR="002A746C">
        <w:t>85.7%) adolescents reported engaging in heterosexual relationships with 2 ( 14.3%) adolescents reporting bisexual re</w:t>
      </w:r>
      <w:r w:rsidR="003461D3">
        <w:t xml:space="preserve">lationships. </w:t>
      </w:r>
    </w:p>
    <w:p w14:paraId="47BD2339" w14:textId="7C16E9CD" w:rsidR="0051202E" w:rsidRDefault="00BB53F9" w:rsidP="00F6195D">
      <w:pPr>
        <w:pStyle w:val="Heading2"/>
        <w:rPr>
          <w:rFonts w:eastAsia="Times New Roman"/>
        </w:rPr>
      </w:pPr>
      <w:bookmarkStart w:id="142" w:name="_Toc212149815"/>
      <w:r>
        <w:t xml:space="preserve">4.3 </w:t>
      </w:r>
      <w:r w:rsidRPr="006F510D">
        <w:rPr>
          <w:rFonts w:eastAsia="Times New Roman"/>
        </w:rPr>
        <w:t>Prevalence of Depression and PTSD among Adolescents</w:t>
      </w:r>
      <w:bookmarkEnd w:id="142"/>
      <w:r w:rsidRPr="006F510D">
        <w:rPr>
          <w:rFonts w:eastAsia="Times New Roman"/>
        </w:rPr>
        <w:t xml:space="preserve"> </w:t>
      </w:r>
    </w:p>
    <w:p w14:paraId="0CA9C2E3" w14:textId="3CC29A13" w:rsidR="0051202E" w:rsidRDefault="0051202E" w:rsidP="0051202E">
      <w:pPr>
        <w:pStyle w:val="Heading3"/>
        <w:rPr>
          <w:rFonts w:eastAsia="Times New Roman"/>
        </w:rPr>
      </w:pPr>
      <w:bookmarkStart w:id="143" w:name="_Toc212149816"/>
      <w:r>
        <w:t xml:space="preserve">4.3.1 </w:t>
      </w:r>
      <w:r w:rsidR="0095135A">
        <w:t xml:space="preserve">Objective 1: </w:t>
      </w:r>
      <w:r w:rsidRPr="006F510D">
        <w:rPr>
          <w:rFonts w:eastAsia="Times New Roman"/>
        </w:rPr>
        <w:t>Prevalence of Depression</w:t>
      </w:r>
      <w:bookmarkEnd w:id="143"/>
      <w:r w:rsidRPr="006F510D">
        <w:rPr>
          <w:rFonts w:eastAsia="Times New Roman"/>
        </w:rPr>
        <w:t xml:space="preserve"> </w:t>
      </w:r>
    </w:p>
    <w:p w14:paraId="2B0A5195" w14:textId="561ECECD" w:rsidR="002B08DC" w:rsidRPr="00416EEF" w:rsidRDefault="002B08DC" w:rsidP="00416EEF">
      <w:r>
        <w:t>Distribution of the symptoms of depression</w:t>
      </w:r>
    </w:p>
    <w:tbl>
      <w:tblPr>
        <w:tblW w:w="9367" w:type="dxa"/>
        <w:tblLook w:val="04A0" w:firstRow="1" w:lastRow="0" w:firstColumn="1" w:lastColumn="0" w:noHBand="0" w:noVBand="1"/>
      </w:tblPr>
      <w:tblGrid>
        <w:gridCol w:w="1149"/>
        <w:gridCol w:w="1283"/>
        <w:gridCol w:w="887"/>
        <w:gridCol w:w="990"/>
        <w:gridCol w:w="1350"/>
        <w:gridCol w:w="1310"/>
        <w:gridCol w:w="1350"/>
        <w:gridCol w:w="1270"/>
      </w:tblGrid>
      <w:tr w:rsidR="005439D0" w:rsidRPr="00573451" w14:paraId="30AF1FA6" w14:textId="77777777" w:rsidTr="00C0288E">
        <w:trPr>
          <w:trHeight w:val="1347"/>
        </w:trPr>
        <w:tc>
          <w:tcPr>
            <w:tcW w:w="2376" w:type="dxa"/>
            <w:gridSpan w:val="2"/>
            <w:tcBorders>
              <w:top w:val="single" w:sz="12" w:space="0" w:color="auto"/>
              <w:left w:val="nil"/>
              <w:bottom w:val="single" w:sz="12" w:space="0" w:color="auto"/>
              <w:right w:val="nil"/>
            </w:tcBorders>
            <w:vAlign w:val="center"/>
            <w:hideMark/>
          </w:tcPr>
          <w:p w14:paraId="2CE563F0" w14:textId="77777777" w:rsidR="005439D0" w:rsidRPr="00573451" w:rsidRDefault="005439D0" w:rsidP="0069247F">
            <w:pPr>
              <w:spacing w:after="0" w:line="240" w:lineRule="auto"/>
              <w:rPr>
                <w:rFonts w:eastAsia="Times New Roman" w:cs="Times New Roman"/>
                <w:b/>
                <w:bCs/>
                <w:color w:val="000000"/>
                <w:szCs w:val="24"/>
              </w:rPr>
            </w:pPr>
            <w:r w:rsidRPr="00573451">
              <w:rPr>
                <w:rFonts w:eastAsia="Times New Roman" w:cs="Times New Roman"/>
                <w:b/>
                <w:bCs/>
                <w:color w:val="000000"/>
                <w:szCs w:val="24"/>
              </w:rPr>
              <w:lastRenderedPageBreak/>
              <w:t>Variable</w:t>
            </w:r>
          </w:p>
        </w:tc>
        <w:tc>
          <w:tcPr>
            <w:tcW w:w="866" w:type="dxa"/>
            <w:tcBorders>
              <w:top w:val="single" w:sz="12" w:space="0" w:color="auto"/>
              <w:left w:val="nil"/>
              <w:bottom w:val="single" w:sz="12" w:space="0" w:color="auto"/>
              <w:right w:val="nil"/>
            </w:tcBorders>
            <w:vAlign w:val="center"/>
            <w:hideMark/>
          </w:tcPr>
          <w:p w14:paraId="7737B48B" w14:textId="77777777" w:rsidR="005439D0" w:rsidRPr="00573451" w:rsidRDefault="005439D0" w:rsidP="0069247F">
            <w:pPr>
              <w:spacing w:after="0" w:line="240" w:lineRule="auto"/>
              <w:rPr>
                <w:rFonts w:eastAsia="Times New Roman" w:cs="Times New Roman"/>
                <w:b/>
                <w:bCs/>
                <w:color w:val="000000"/>
                <w:szCs w:val="24"/>
              </w:rPr>
            </w:pPr>
            <w:r w:rsidRPr="00573451">
              <w:rPr>
                <w:rFonts w:eastAsia="Times New Roman" w:cs="Times New Roman"/>
                <w:b/>
                <w:bCs/>
                <w:color w:val="000000"/>
                <w:szCs w:val="24"/>
              </w:rPr>
              <w:t>N=122</w:t>
            </w:r>
          </w:p>
        </w:tc>
        <w:tc>
          <w:tcPr>
            <w:tcW w:w="967" w:type="dxa"/>
            <w:tcBorders>
              <w:top w:val="single" w:sz="12" w:space="0" w:color="auto"/>
              <w:left w:val="nil"/>
              <w:bottom w:val="single" w:sz="12" w:space="0" w:color="auto"/>
              <w:right w:val="nil"/>
            </w:tcBorders>
            <w:vAlign w:val="center"/>
            <w:hideMark/>
          </w:tcPr>
          <w:p w14:paraId="2F1627D7" w14:textId="77777777" w:rsidR="005439D0" w:rsidRPr="00573451" w:rsidRDefault="005439D0" w:rsidP="0069247F">
            <w:pPr>
              <w:spacing w:after="0" w:line="240" w:lineRule="auto"/>
              <w:rPr>
                <w:rFonts w:eastAsia="Times New Roman" w:cs="Times New Roman"/>
                <w:b/>
                <w:bCs/>
                <w:color w:val="000000"/>
                <w:szCs w:val="24"/>
              </w:rPr>
            </w:pPr>
            <w:r w:rsidRPr="00573451">
              <w:rPr>
                <w:rFonts w:eastAsia="Times New Roman" w:cs="Times New Roman"/>
                <w:b/>
                <w:bCs/>
                <w:color w:val="000000"/>
                <w:szCs w:val="24"/>
              </w:rPr>
              <w:t>Overall</w:t>
            </w:r>
          </w:p>
        </w:tc>
        <w:tc>
          <w:tcPr>
            <w:tcW w:w="1319" w:type="dxa"/>
            <w:tcBorders>
              <w:top w:val="single" w:sz="12" w:space="0" w:color="auto"/>
              <w:left w:val="nil"/>
              <w:bottom w:val="single" w:sz="12" w:space="0" w:color="auto"/>
              <w:right w:val="nil"/>
            </w:tcBorders>
            <w:vAlign w:val="center"/>
            <w:hideMark/>
          </w:tcPr>
          <w:p w14:paraId="000339F4" w14:textId="77777777" w:rsidR="005439D0" w:rsidRPr="00573451" w:rsidRDefault="005439D0" w:rsidP="0069247F">
            <w:pPr>
              <w:spacing w:after="0" w:line="240" w:lineRule="auto"/>
              <w:jc w:val="center"/>
              <w:rPr>
                <w:rFonts w:eastAsia="Times New Roman" w:cs="Times New Roman"/>
                <w:b/>
                <w:bCs/>
                <w:color w:val="000000"/>
                <w:szCs w:val="24"/>
              </w:rPr>
            </w:pPr>
            <w:r w:rsidRPr="00573451">
              <w:rPr>
                <w:rFonts w:eastAsia="Times New Roman" w:cs="Times New Roman"/>
                <w:b/>
                <w:bCs/>
                <w:color w:val="000000"/>
                <w:szCs w:val="24"/>
              </w:rPr>
              <w:t>No Depression N=75</w:t>
            </w:r>
          </w:p>
        </w:tc>
        <w:tc>
          <w:tcPr>
            <w:tcW w:w="1280" w:type="dxa"/>
            <w:tcBorders>
              <w:top w:val="single" w:sz="12" w:space="0" w:color="auto"/>
              <w:left w:val="nil"/>
              <w:bottom w:val="single" w:sz="12" w:space="0" w:color="auto"/>
              <w:right w:val="nil"/>
            </w:tcBorders>
            <w:vAlign w:val="center"/>
            <w:hideMark/>
          </w:tcPr>
          <w:p w14:paraId="16D2E6C3" w14:textId="77777777" w:rsidR="005439D0" w:rsidRPr="00573451" w:rsidRDefault="005439D0" w:rsidP="0069247F">
            <w:pPr>
              <w:spacing w:after="0" w:line="240" w:lineRule="auto"/>
              <w:jc w:val="center"/>
              <w:rPr>
                <w:rFonts w:eastAsia="Times New Roman" w:cs="Times New Roman"/>
                <w:b/>
                <w:bCs/>
                <w:color w:val="000000"/>
                <w:szCs w:val="24"/>
              </w:rPr>
            </w:pPr>
            <w:r w:rsidRPr="00573451">
              <w:rPr>
                <w:rFonts w:eastAsia="Times New Roman" w:cs="Times New Roman"/>
                <w:b/>
                <w:bCs/>
                <w:color w:val="000000"/>
                <w:szCs w:val="24"/>
              </w:rPr>
              <w:t>No depression</w:t>
            </w:r>
          </w:p>
        </w:tc>
        <w:tc>
          <w:tcPr>
            <w:tcW w:w="1319" w:type="dxa"/>
            <w:tcBorders>
              <w:top w:val="single" w:sz="12" w:space="0" w:color="auto"/>
              <w:left w:val="nil"/>
              <w:bottom w:val="single" w:sz="12" w:space="0" w:color="auto"/>
              <w:right w:val="nil"/>
            </w:tcBorders>
            <w:vAlign w:val="center"/>
            <w:hideMark/>
          </w:tcPr>
          <w:p w14:paraId="33EB8542" w14:textId="77777777" w:rsidR="005439D0" w:rsidRPr="00573451" w:rsidRDefault="005439D0" w:rsidP="0069247F">
            <w:pPr>
              <w:spacing w:after="0" w:line="240" w:lineRule="auto"/>
              <w:jc w:val="center"/>
              <w:rPr>
                <w:rFonts w:eastAsia="Times New Roman" w:cs="Times New Roman"/>
                <w:b/>
                <w:bCs/>
                <w:color w:val="000000"/>
                <w:szCs w:val="24"/>
              </w:rPr>
            </w:pPr>
            <w:r w:rsidRPr="00573451">
              <w:rPr>
                <w:rFonts w:eastAsia="Times New Roman" w:cs="Times New Roman"/>
                <w:b/>
                <w:bCs/>
                <w:color w:val="000000"/>
                <w:szCs w:val="24"/>
              </w:rPr>
              <w:t>Yes Depression N=47</w:t>
            </w:r>
          </w:p>
        </w:tc>
        <w:tc>
          <w:tcPr>
            <w:tcW w:w="1240" w:type="dxa"/>
            <w:tcBorders>
              <w:top w:val="single" w:sz="12" w:space="0" w:color="auto"/>
              <w:left w:val="nil"/>
              <w:bottom w:val="single" w:sz="12" w:space="0" w:color="auto"/>
              <w:right w:val="nil"/>
            </w:tcBorders>
            <w:vAlign w:val="center"/>
            <w:hideMark/>
          </w:tcPr>
          <w:p w14:paraId="6D64020A" w14:textId="77777777" w:rsidR="005439D0" w:rsidRPr="00573451" w:rsidRDefault="005439D0" w:rsidP="0069247F">
            <w:pPr>
              <w:spacing w:after="0" w:line="240" w:lineRule="auto"/>
              <w:jc w:val="center"/>
              <w:rPr>
                <w:rFonts w:eastAsia="Times New Roman" w:cs="Times New Roman"/>
                <w:b/>
                <w:bCs/>
                <w:color w:val="000000"/>
                <w:szCs w:val="24"/>
              </w:rPr>
            </w:pPr>
            <w:r w:rsidRPr="00573451">
              <w:rPr>
                <w:rFonts w:eastAsia="Times New Roman" w:cs="Times New Roman"/>
                <w:b/>
                <w:bCs/>
                <w:color w:val="000000"/>
                <w:szCs w:val="24"/>
              </w:rPr>
              <w:t>Depressed</w:t>
            </w:r>
          </w:p>
        </w:tc>
      </w:tr>
      <w:tr w:rsidR="005439D0" w:rsidRPr="00573451" w14:paraId="34E12090" w14:textId="77777777" w:rsidTr="00C0288E">
        <w:trPr>
          <w:trHeight w:val="1014"/>
        </w:trPr>
        <w:tc>
          <w:tcPr>
            <w:tcW w:w="1122" w:type="dxa"/>
            <w:vMerge w:val="restart"/>
            <w:tcBorders>
              <w:top w:val="nil"/>
              <w:left w:val="nil"/>
              <w:bottom w:val="single" w:sz="12" w:space="0" w:color="000000"/>
              <w:right w:val="nil"/>
            </w:tcBorders>
            <w:vAlign w:val="center"/>
            <w:hideMark/>
          </w:tcPr>
          <w:p w14:paraId="495DF5A7"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No reported feeling of sadness or hopeless</w:t>
            </w:r>
          </w:p>
        </w:tc>
        <w:tc>
          <w:tcPr>
            <w:tcW w:w="1253" w:type="dxa"/>
            <w:tcBorders>
              <w:top w:val="nil"/>
              <w:left w:val="nil"/>
              <w:bottom w:val="nil"/>
              <w:right w:val="nil"/>
            </w:tcBorders>
            <w:vAlign w:val="center"/>
            <w:hideMark/>
          </w:tcPr>
          <w:p w14:paraId="34A5D30C"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Not at all</w:t>
            </w:r>
          </w:p>
        </w:tc>
        <w:tc>
          <w:tcPr>
            <w:tcW w:w="866" w:type="dxa"/>
            <w:tcBorders>
              <w:top w:val="nil"/>
              <w:left w:val="nil"/>
              <w:bottom w:val="nil"/>
              <w:right w:val="nil"/>
            </w:tcBorders>
            <w:vAlign w:val="center"/>
            <w:hideMark/>
          </w:tcPr>
          <w:p w14:paraId="589E42DB"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113</w:t>
            </w:r>
          </w:p>
        </w:tc>
        <w:tc>
          <w:tcPr>
            <w:tcW w:w="967" w:type="dxa"/>
            <w:tcBorders>
              <w:top w:val="nil"/>
              <w:left w:val="nil"/>
              <w:bottom w:val="nil"/>
              <w:right w:val="nil"/>
            </w:tcBorders>
            <w:vAlign w:val="center"/>
            <w:hideMark/>
          </w:tcPr>
          <w:p w14:paraId="4A77C10C"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93%</w:t>
            </w:r>
          </w:p>
        </w:tc>
        <w:tc>
          <w:tcPr>
            <w:tcW w:w="1319" w:type="dxa"/>
            <w:tcBorders>
              <w:top w:val="nil"/>
              <w:left w:val="nil"/>
              <w:bottom w:val="nil"/>
              <w:right w:val="nil"/>
            </w:tcBorders>
            <w:vAlign w:val="center"/>
            <w:hideMark/>
          </w:tcPr>
          <w:p w14:paraId="6F35BC01"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73</w:t>
            </w:r>
          </w:p>
        </w:tc>
        <w:tc>
          <w:tcPr>
            <w:tcW w:w="1280" w:type="dxa"/>
            <w:tcBorders>
              <w:top w:val="nil"/>
              <w:left w:val="nil"/>
              <w:bottom w:val="nil"/>
              <w:right w:val="nil"/>
            </w:tcBorders>
            <w:vAlign w:val="center"/>
            <w:hideMark/>
          </w:tcPr>
          <w:p w14:paraId="7B7A599C"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97%</w:t>
            </w:r>
          </w:p>
        </w:tc>
        <w:tc>
          <w:tcPr>
            <w:tcW w:w="1319" w:type="dxa"/>
            <w:tcBorders>
              <w:top w:val="nil"/>
              <w:left w:val="nil"/>
              <w:bottom w:val="nil"/>
              <w:right w:val="nil"/>
            </w:tcBorders>
            <w:vAlign w:val="center"/>
            <w:hideMark/>
          </w:tcPr>
          <w:p w14:paraId="1FCCC191"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40</w:t>
            </w:r>
          </w:p>
        </w:tc>
        <w:tc>
          <w:tcPr>
            <w:tcW w:w="1240" w:type="dxa"/>
            <w:tcBorders>
              <w:top w:val="nil"/>
              <w:left w:val="nil"/>
              <w:bottom w:val="nil"/>
              <w:right w:val="nil"/>
            </w:tcBorders>
            <w:vAlign w:val="center"/>
            <w:hideMark/>
          </w:tcPr>
          <w:p w14:paraId="0D2A8FF3"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85%</w:t>
            </w:r>
          </w:p>
        </w:tc>
      </w:tr>
      <w:tr w:rsidR="005439D0" w:rsidRPr="00573451" w14:paraId="722AA339" w14:textId="77777777" w:rsidTr="00C0288E">
        <w:trPr>
          <w:trHeight w:val="693"/>
        </w:trPr>
        <w:tc>
          <w:tcPr>
            <w:tcW w:w="1122" w:type="dxa"/>
            <w:vMerge/>
            <w:tcBorders>
              <w:top w:val="nil"/>
              <w:left w:val="nil"/>
              <w:bottom w:val="single" w:sz="12" w:space="0" w:color="000000"/>
              <w:right w:val="nil"/>
            </w:tcBorders>
            <w:vAlign w:val="center"/>
            <w:hideMark/>
          </w:tcPr>
          <w:p w14:paraId="3BAB127F" w14:textId="77777777" w:rsidR="005439D0" w:rsidRPr="00573451" w:rsidRDefault="005439D0" w:rsidP="0069247F">
            <w:pPr>
              <w:spacing w:after="0" w:line="240" w:lineRule="auto"/>
              <w:rPr>
                <w:rFonts w:eastAsia="Times New Roman" w:cs="Times New Roman"/>
                <w:color w:val="000000"/>
                <w:szCs w:val="24"/>
              </w:rPr>
            </w:pPr>
          </w:p>
        </w:tc>
        <w:tc>
          <w:tcPr>
            <w:tcW w:w="1253" w:type="dxa"/>
            <w:tcBorders>
              <w:top w:val="nil"/>
              <w:left w:val="nil"/>
              <w:bottom w:val="single" w:sz="12" w:space="0" w:color="auto"/>
              <w:right w:val="nil"/>
            </w:tcBorders>
            <w:vAlign w:val="center"/>
            <w:hideMark/>
          </w:tcPr>
          <w:p w14:paraId="2CF17857"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Several days</w:t>
            </w:r>
          </w:p>
        </w:tc>
        <w:tc>
          <w:tcPr>
            <w:tcW w:w="866" w:type="dxa"/>
            <w:tcBorders>
              <w:top w:val="nil"/>
              <w:left w:val="nil"/>
              <w:bottom w:val="single" w:sz="12" w:space="0" w:color="auto"/>
              <w:right w:val="nil"/>
            </w:tcBorders>
            <w:vAlign w:val="center"/>
            <w:hideMark/>
          </w:tcPr>
          <w:p w14:paraId="46A27227"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9</w:t>
            </w:r>
          </w:p>
        </w:tc>
        <w:tc>
          <w:tcPr>
            <w:tcW w:w="967" w:type="dxa"/>
            <w:tcBorders>
              <w:top w:val="nil"/>
              <w:left w:val="nil"/>
              <w:bottom w:val="single" w:sz="12" w:space="0" w:color="auto"/>
              <w:right w:val="nil"/>
            </w:tcBorders>
            <w:vAlign w:val="center"/>
            <w:hideMark/>
          </w:tcPr>
          <w:p w14:paraId="6102261F"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7%</w:t>
            </w:r>
          </w:p>
        </w:tc>
        <w:tc>
          <w:tcPr>
            <w:tcW w:w="1319" w:type="dxa"/>
            <w:tcBorders>
              <w:top w:val="nil"/>
              <w:left w:val="nil"/>
              <w:bottom w:val="single" w:sz="12" w:space="0" w:color="auto"/>
              <w:right w:val="nil"/>
            </w:tcBorders>
            <w:vAlign w:val="center"/>
            <w:hideMark/>
          </w:tcPr>
          <w:p w14:paraId="2A7D58F1"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2</w:t>
            </w:r>
          </w:p>
        </w:tc>
        <w:tc>
          <w:tcPr>
            <w:tcW w:w="1280" w:type="dxa"/>
            <w:tcBorders>
              <w:top w:val="nil"/>
              <w:left w:val="nil"/>
              <w:bottom w:val="single" w:sz="12" w:space="0" w:color="auto"/>
              <w:right w:val="nil"/>
            </w:tcBorders>
            <w:vAlign w:val="center"/>
            <w:hideMark/>
          </w:tcPr>
          <w:p w14:paraId="25C9DBB0"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3%</w:t>
            </w:r>
          </w:p>
        </w:tc>
        <w:tc>
          <w:tcPr>
            <w:tcW w:w="1319" w:type="dxa"/>
            <w:tcBorders>
              <w:top w:val="nil"/>
              <w:left w:val="nil"/>
              <w:bottom w:val="single" w:sz="12" w:space="0" w:color="auto"/>
              <w:right w:val="nil"/>
            </w:tcBorders>
            <w:vAlign w:val="center"/>
            <w:hideMark/>
          </w:tcPr>
          <w:p w14:paraId="4BFDA303"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7</w:t>
            </w:r>
          </w:p>
        </w:tc>
        <w:tc>
          <w:tcPr>
            <w:tcW w:w="1240" w:type="dxa"/>
            <w:tcBorders>
              <w:top w:val="nil"/>
              <w:left w:val="nil"/>
              <w:bottom w:val="single" w:sz="12" w:space="0" w:color="auto"/>
              <w:right w:val="nil"/>
            </w:tcBorders>
            <w:vAlign w:val="center"/>
            <w:hideMark/>
          </w:tcPr>
          <w:p w14:paraId="5C638D25"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15%</w:t>
            </w:r>
          </w:p>
        </w:tc>
      </w:tr>
      <w:tr w:rsidR="005439D0" w:rsidRPr="00573451" w14:paraId="04AB1537" w14:textId="77777777" w:rsidTr="00C0288E">
        <w:trPr>
          <w:trHeight w:val="617"/>
        </w:trPr>
        <w:tc>
          <w:tcPr>
            <w:tcW w:w="1122" w:type="dxa"/>
            <w:vMerge w:val="restart"/>
            <w:tcBorders>
              <w:top w:val="nil"/>
              <w:left w:val="nil"/>
              <w:bottom w:val="single" w:sz="12" w:space="0" w:color="000000"/>
              <w:right w:val="nil"/>
            </w:tcBorders>
            <w:vAlign w:val="center"/>
            <w:hideMark/>
          </w:tcPr>
          <w:p w14:paraId="68C4B94A"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No report of excessive crying</w:t>
            </w:r>
          </w:p>
        </w:tc>
        <w:tc>
          <w:tcPr>
            <w:tcW w:w="1253" w:type="dxa"/>
            <w:tcBorders>
              <w:top w:val="nil"/>
              <w:left w:val="nil"/>
              <w:bottom w:val="nil"/>
              <w:right w:val="nil"/>
            </w:tcBorders>
            <w:vAlign w:val="center"/>
            <w:hideMark/>
          </w:tcPr>
          <w:p w14:paraId="5E054830"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Never</w:t>
            </w:r>
          </w:p>
        </w:tc>
        <w:tc>
          <w:tcPr>
            <w:tcW w:w="866" w:type="dxa"/>
            <w:tcBorders>
              <w:top w:val="nil"/>
              <w:left w:val="nil"/>
              <w:bottom w:val="nil"/>
              <w:right w:val="nil"/>
            </w:tcBorders>
            <w:vAlign w:val="center"/>
            <w:hideMark/>
          </w:tcPr>
          <w:p w14:paraId="0BAF4064"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101</w:t>
            </w:r>
          </w:p>
        </w:tc>
        <w:tc>
          <w:tcPr>
            <w:tcW w:w="967" w:type="dxa"/>
            <w:tcBorders>
              <w:top w:val="nil"/>
              <w:left w:val="nil"/>
              <w:bottom w:val="nil"/>
              <w:right w:val="nil"/>
            </w:tcBorders>
            <w:vAlign w:val="center"/>
            <w:hideMark/>
          </w:tcPr>
          <w:p w14:paraId="5D4605D5"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83%</w:t>
            </w:r>
          </w:p>
        </w:tc>
        <w:tc>
          <w:tcPr>
            <w:tcW w:w="1319" w:type="dxa"/>
            <w:tcBorders>
              <w:top w:val="nil"/>
              <w:left w:val="nil"/>
              <w:bottom w:val="nil"/>
              <w:right w:val="nil"/>
            </w:tcBorders>
            <w:vAlign w:val="center"/>
            <w:hideMark/>
          </w:tcPr>
          <w:p w14:paraId="625A9D7C"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73</w:t>
            </w:r>
          </w:p>
        </w:tc>
        <w:tc>
          <w:tcPr>
            <w:tcW w:w="1280" w:type="dxa"/>
            <w:tcBorders>
              <w:top w:val="nil"/>
              <w:left w:val="nil"/>
              <w:bottom w:val="nil"/>
              <w:right w:val="nil"/>
            </w:tcBorders>
            <w:vAlign w:val="center"/>
            <w:hideMark/>
          </w:tcPr>
          <w:p w14:paraId="49588779"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97%</w:t>
            </w:r>
          </w:p>
        </w:tc>
        <w:tc>
          <w:tcPr>
            <w:tcW w:w="1319" w:type="dxa"/>
            <w:tcBorders>
              <w:top w:val="nil"/>
              <w:left w:val="nil"/>
              <w:bottom w:val="nil"/>
              <w:right w:val="nil"/>
            </w:tcBorders>
            <w:vAlign w:val="center"/>
            <w:hideMark/>
          </w:tcPr>
          <w:p w14:paraId="6451F63C"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28</w:t>
            </w:r>
          </w:p>
        </w:tc>
        <w:tc>
          <w:tcPr>
            <w:tcW w:w="1240" w:type="dxa"/>
            <w:tcBorders>
              <w:top w:val="nil"/>
              <w:left w:val="nil"/>
              <w:bottom w:val="nil"/>
              <w:right w:val="nil"/>
            </w:tcBorders>
            <w:vAlign w:val="center"/>
            <w:hideMark/>
          </w:tcPr>
          <w:p w14:paraId="37604E5D"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60%</w:t>
            </w:r>
          </w:p>
        </w:tc>
      </w:tr>
      <w:tr w:rsidR="005439D0" w:rsidRPr="00573451" w14:paraId="4F480FEC" w14:textId="77777777" w:rsidTr="00C0288E">
        <w:trPr>
          <w:trHeight w:val="341"/>
        </w:trPr>
        <w:tc>
          <w:tcPr>
            <w:tcW w:w="1122" w:type="dxa"/>
            <w:vMerge/>
            <w:tcBorders>
              <w:top w:val="nil"/>
              <w:left w:val="nil"/>
              <w:bottom w:val="single" w:sz="12" w:space="0" w:color="000000"/>
              <w:right w:val="nil"/>
            </w:tcBorders>
            <w:vAlign w:val="center"/>
            <w:hideMark/>
          </w:tcPr>
          <w:p w14:paraId="325980C6" w14:textId="77777777" w:rsidR="005439D0" w:rsidRPr="00573451" w:rsidRDefault="005439D0" w:rsidP="0069247F">
            <w:pPr>
              <w:spacing w:after="0" w:line="240" w:lineRule="auto"/>
              <w:rPr>
                <w:rFonts w:eastAsia="Times New Roman" w:cs="Times New Roman"/>
                <w:color w:val="000000"/>
                <w:szCs w:val="24"/>
              </w:rPr>
            </w:pPr>
          </w:p>
        </w:tc>
        <w:tc>
          <w:tcPr>
            <w:tcW w:w="1253" w:type="dxa"/>
            <w:tcBorders>
              <w:top w:val="nil"/>
              <w:left w:val="nil"/>
              <w:bottom w:val="nil"/>
              <w:right w:val="nil"/>
            </w:tcBorders>
            <w:vAlign w:val="center"/>
            <w:hideMark/>
          </w:tcPr>
          <w:p w14:paraId="2EAE02B3"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Once</w:t>
            </w:r>
          </w:p>
        </w:tc>
        <w:tc>
          <w:tcPr>
            <w:tcW w:w="866" w:type="dxa"/>
            <w:tcBorders>
              <w:top w:val="nil"/>
              <w:left w:val="nil"/>
              <w:bottom w:val="nil"/>
              <w:right w:val="nil"/>
            </w:tcBorders>
            <w:vAlign w:val="center"/>
            <w:hideMark/>
          </w:tcPr>
          <w:p w14:paraId="64AA4D8A"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4</w:t>
            </w:r>
          </w:p>
        </w:tc>
        <w:tc>
          <w:tcPr>
            <w:tcW w:w="967" w:type="dxa"/>
            <w:tcBorders>
              <w:top w:val="nil"/>
              <w:left w:val="nil"/>
              <w:bottom w:val="nil"/>
              <w:right w:val="nil"/>
            </w:tcBorders>
            <w:vAlign w:val="center"/>
            <w:hideMark/>
          </w:tcPr>
          <w:p w14:paraId="746D9008"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3%</w:t>
            </w:r>
          </w:p>
        </w:tc>
        <w:tc>
          <w:tcPr>
            <w:tcW w:w="1319" w:type="dxa"/>
            <w:tcBorders>
              <w:top w:val="nil"/>
              <w:left w:val="nil"/>
              <w:bottom w:val="nil"/>
              <w:right w:val="nil"/>
            </w:tcBorders>
            <w:vAlign w:val="center"/>
            <w:hideMark/>
          </w:tcPr>
          <w:p w14:paraId="2A3B6823"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w:t>
            </w:r>
          </w:p>
        </w:tc>
        <w:tc>
          <w:tcPr>
            <w:tcW w:w="1280" w:type="dxa"/>
            <w:tcBorders>
              <w:top w:val="nil"/>
              <w:left w:val="nil"/>
              <w:bottom w:val="nil"/>
              <w:right w:val="nil"/>
            </w:tcBorders>
            <w:vAlign w:val="center"/>
            <w:hideMark/>
          </w:tcPr>
          <w:p w14:paraId="4416C97A"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w:t>
            </w:r>
          </w:p>
        </w:tc>
        <w:tc>
          <w:tcPr>
            <w:tcW w:w="1319" w:type="dxa"/>
            <w:tcBorders>
              <w:top w:val="nil"/>
              <w:left w:val="nil"/>
              <w:bottom w:val="nil"/>
              <w:right w:val="nil"/>
            </w:tcBorders>
            <w:vAlign w:val="center"/>
            <w:hideMark/>
          </w:tcPr>
          <w:p w14:paraId="393C2117"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3</w:t>
            </w:r>
          </w:p>
        </w:tc>
        <w:tc>
          <w:tcPr>
            <w:tcW w:w="1240" w:type="dxa"/>
            <w:tcBorders>
              <w:top w:val="nil"/>
              <w:left w:val="nil"/>
              <w:bottom w:val="nil"/>
              <w:right w:val="nil"/>
            </w:tcBorders>
            <w:vAlign w:val="center"/>
            <w:hideMark/>
          </w:tcPr>
          <w:p w14:paraId="52CE4C0A"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6%</w:t>
            </w:r>
          </w:p>
        </w:tc>
      </w:tr>
      <w:tr w:rsidR="005439D0" w:rsidRPr="00573451" w14:paraId="29C238BA" w14:textId="77777777" w:rsidTr="00C0288E">
        <w:trPr>
          <w:trHeight w:val="684"/>
        </w:trPr>
        <w:tc>
          <w:tcPr>
            <w:tcW w:w="1122" w:type="dxa"/>
            <w:vMerge/>
            <w:tcBorders>
              <w:top w:val="nil"/>
              <w:left w:val="nil"/>
              <w:bottom w:val="single" w:sz="12" w:space="0" w:color="000000"/>
              <w:right w:val="nil"/>
            </w:tcBorders>
            <w:vAlign w:val="center"/>
            <w:hideMark/>
          </w:tcPr>
          <w:p w14:paraId="1A97A6FB" w14:textId="77777777" w:rsidR="005439D0" w:rsidRPr="00573451" w:rsidRDefault="005439D0" w:rsidP="0069247F">
            <w:pPr>
              <w:spacing w:after="0" w:line="240" w:lineRule="auto"/>
              <w:rPr>
                <w:rFonts w:eastAsia="Times New Roman" w:cs="Times New Roman"/>
                <w:color w:val="000000"/>
                <w:szCs w:val="24"/>
              </w:rPr>
            </w:pPr>
          </w:p>
        </w:tc>
        <w:tc>
          <w:tcPr>
            <w:tcW w:w="1253" w:type="dxa"/>
            <w:tcBorders>
              <w:top w:val="nil"/>
              <w:left w:val="nil"/>
              <w:bottom w:val="nil"/>
              <w:right w:val="nil"/>
            </w:tcBorders>
            <w:vAlign w:val="center"/>
            <w:hideMark/>
          </w:tcPr>
          <w:p w14:paraId="46EDA148"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Sometimes</w:t>
            </w:r>
          </w:p>
        </w:tc>
        <w:tc>
          <w:tcPr>
            <w:tcW w:w="866" w:type="dxa"/>
            <w:tcBorders>
              <w:top w:val="nil"/>
              <w:left w:val="nil"/>
              <w:bottom w:val="nil"/>
              <w:right w:val="nil"/>
            </w:tcBorders>
            <w:vAlign w:val="center"/>
            <w:hideMark/>
          </w:tcPr>
          <w:p w14:paraId="2551268B"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9</w:t>
            </w:r>
          </w:p>
        </w:tc>
        <w:tc>
          <w:tcPr>
            <w:tcW w:w="967" w:type="dxa"/>
            <w:tcBorders>
              <w:top w:val="nil"/>
              <w:left w:val="nil"/>
              <w:bottom w:val="nil"/>
              <w:right w:val="nil"/>
            </w:tcBorders>
            <w:vAlign w:val="center"/>
            <w:hideMark/>
          </w:tcPr>
          <w:p w14:paraId="35405EBD"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7%</w:t>
            </w:r>
          </w:p>
        </w:tc>
        <w:tc>
          <w:tcPr>
            <w:tcW w:w="1319" w:type="dxa"/>
            <w:tcBorders>
              <w:top w:val="nil"/>
              <w:left w:val="nil"/>
              <w:bottom w:val="nil"/>
              <w:right w:val="nil"/>
            </w:tcBorders>
            <w:vAlign w:val="center"/>
            <w:hideMark/>
          </w:tcPr>
          <w:p w14:paraId="017F5400"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w:t>
            </w:r>
          </w:p>
        </w:tc>
        <w:tc>
          <w:tcPr>
            <w:tcW w:w="1280" w:type="dxa"/>
            <w:tcBorders>
              <w:top w:val="nil"/>
              <w:left w:val="nil"/>
              <w:bottom w:val="nil"/>
              <w:right w:val="nil"/>
            </w:tcBorders>
            <w:vAlign w:val="center"/>
            <w:hideMark/>
          </w:tcPr>
          <w:p w14:paraId="0CC64797"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w:t>
            </w:r>
          </w:p>
        </w:tc>
        <w:tc>
          <w:tcPr>
            <w:tcW w:w="1319" w:type="dxa"/>
            <w:tcBorders>
              <w:top w:val="nil"/>
              <w:left w:val="nil"/>
              <w:bottom w:val="nil"/>
              <w:right w:val="nil"/>
            </w:tcBorders>
            <w:vAlign w:val="center"/>
            <w:hideMark/>
          </w:tcPr>
          <w:p w14:paraId="2DB51931"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8</w:t>
            </w:r>
          </w:p>
        </w:tc>
        <w:tc>
          <w:tcPr>
            <w:tcW w:w="1240" w:type="dxa"/>
            <w:tcBorders>
              <w:top w:val="nil"/>
              <w:left w:val="nil"/>
              <w:bottom w:val="nil"/>
              <w:right w:val="nil"/>
            </w:tcBorders>
            <w:vAlign w:val="center"/>
            <w:hideMark/>
          </w:tcPr>
          <w:p w14:paraId="179427A9"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17%</w:t>
            </w:r>
          </w:p>
        </w:tc>
      </w:tr>
      <w:tr w:rsidR="005439D0" w:rsidRPr="00573451" w14:paraId="47A4CD84" w14:textId="77777777" w:rsidTr="00C0288E">
        <w:trPr>
          <w:trHeight w:val="693"/>
        </w:trPr>
        <w:tc>
          <w:tcPr>
            <w:tcW w:w="1122" w:type="dxa"/>
            <w:vMerge/>
            <w:tcBorders>
              <w:top w:val="nil"/>
              <w:left w:val="nil"/>
              <w:bottom w:val="single" w:sz="12" w:space="0" w:color="000000"/>
              <w:right w:val="nil"/>
            </w:tcBorders>
            <w:vAlign w:val="center"/>
            <w:hideMark/>
          </w:tcPr>
          <w:p w14:paraId="1B070DDA" w14:textId="77777777" w:rsidR="005439D0" w:rsidRPr="00573451" w:rsidRDefault="005439D0" w:rsidP="0069247F">
            <w:pPr>
              <w:spacing w:after="0" w:line="240" w:lineRule="auto"/>
              <w:rPr>
                <w:rFonts w:eastAsia="Times New Roman" w:cs="Times New Roman"/>
                <w:color w:val="000000"/>
                <w:szCs w:val="24"/>
              </w:rPr>
            </w:pPr>
          </w:p>
        </w:tc>
        <w:tc>
          <w:tcPr>
            <w:tcW w:w="1253" w:type="dxa"/>
            <w:tcBorders>
              <w:top w:val="nil"/>
              <w:left w:val="nil"/>
              <w:bottom w:val="single" w:sz="12" w:space="0" w:color="auto"/>
              <w:right w:val="nil"/>
            </w:tcBorders>
            <w:vAlign w:val="center"/>
            <w:hideMark/>
          </w:tcPr>
          <w:p w14:paraId="78AB30F5"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Severally</w:t>
            </w:r>
          </w:p>
        </w:tc>
        <w:tc>
          <w:tcPr>
            <w:tcW w:w="866" w:type="dxa"/>
            <w:tcBorders>
              <w:top w:val="nil"/>
              <w:left w:val="nil"/>
              <w:bottom w:val="single" w:sz="12" w:space="0" w:color="auto"/>
              <w:right w:val="nil"/>
            </w:tcBorders>
            <w:vAlign w:val="center"/>
            <w:hideMark/>
          </w:tcPr>
          <w:p w14:paraId="5A821782"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8</w:t>
            </w:r>
          </w:p>
        </w:tc>
        <w:tc>
          <w:tcPr>
            <w:tcW w:w="967" w:type="dxa"/>
            <w:tcBorders>
              <w:top w:val="nil"/>
              <w:left w:val="nil"/>
              <w:bottom w:val="single" w:sz="12" w:space="0" w:color="auto"/>
              <w:right w:val="nil"/>
            </w:tcBorders>
            <w:vAlign w:val="center"/>
            <w:hideMark/>
          </w:tcPr>
          <w:p w14:paraId="4BCCB90E"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7%</w:t>
            </w:r>
          </w:p>
        </w:tc>
        <w:tc>
          <w:tcPr>
            <w:tcW w:w="1319" w:type="dxa"/>
            <w:tcBorders>
              <w:top w:val="nil"/>
              <w:left w:val="nil"/>
              <w:bottom w:val="single" w:sz="12" w:space="0" w:color="auto"/>
              <w:right w:val="nil"/>
            </w:tcBorders>
            <w:vAlign w:val="center"/>
            <w:hideMark/>
          </w:tcPr>
          <w:p w14:paraId="07E43E55"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0</w:t>
            </w:r>
          </w:p>
        </w:tc>
        <w:tc>
          <w:tcPr>
            <w:tcW w:w="1280" w:type="dxa"/>
            <w:tcBorders>
              <w:top w:val="nil"/>
              <w:left w:val="nil"/>
              <w:bottom w:val="single" w:sz="12" w:space="0" w:color="auto"/>
              <w:right w:val="nil"/>
            </w:tcBorders>
            <w:vAlign w:val="center"/>
            <w:hideMark/>
          </w:tcPr>
          <w:p w14:paraId="5A37FA1A"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0%</w:t>
            </w:r>
          </w:p>
        </w:tc>
        <w:tc>
          <w:tcPr>
            <w:tcW w:w="1319" w:type="dxa"/>
            <w:tcBorders>
              <w:top w:val="nil"/>
              <w:left w:val="nil"/>
              <w:bottom w:val="single" w:sz="12" w:space="0" w:color="auto"/>
              <w:right w:val="nil"/>
            </w:tcBorders>
            <w:vAlign w:val="center"/>
            <w:hideMark/>
          </w:tcPr>
          <w:p w14:paraId="30828C44"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8</w:t>
            </w:r>
          </w:p>
        </w:tc>
        <w:tc>
          <w:tcPr>
            <w:tcW w:w="1240" w:type="dxa"/>
            <w:tcBorders>
              <w:top w:val="nil"/>
              <w:left w:val="nil"/>
              <w:bottom w:val="single" w:sz="12" w:space="0" w:color="auto"/>
              <w:right w:val="nil"/>
            </w:tcBorders>
            <w:vAlign w:val="center"/>
            <w:hideMark/>
          </w:tcPr>
          <w:p w14:paraId="1B4BD7DC"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17%</w:t>
            </w:r>
          </w:p>
        </w:tc>
      </w:tr>
      <w:tr w:rsidR="005439D0" w:rsidRPr="00573451" w14:paraId="6760A495" w14:textId="77777777" w:rsidTr="00C0288E">
        <w:trPr>
          <w:trHeight w:val="693"/>
        </w:trPr>
        <w:tc>
          <w:tcPr>
            <w:tcW w:w="1122" w:type="dxa"/>
            <w:vMerge w:val="restart"/>
            <w:tcBorders>
              <w:top w:val="nil"/>
              <w:left w:val="nil"/>
              <w:bottom w:val="single" w:sz="12" w:space="0" w:color="000000"/>
              <w:right w:val="nil"/>
            </w:tcBorders>
            <w:vAlign w:val="center"/>
            <w:hideMark/>
          </w:tcPr>
          <w:p w14:paraId="186D1C71"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No report of Loss of interest in enjoyable activities</w:t>
            </w:r>
          </w:p>
        </w:tc>
        <w:tc>
          <w:tcPr>
            <w:tcW w:w="1253" w:type="dxa"/>
            <w:tcBorders>
              <w:top w:val="nil"/>
              <w:left w:val="nil"/>
              <w:bottom w:val="nil"/>
              <w:right w:val="nil"/>
            </w:tcBorders>
            <w:vAlign w:val="center"/>
            <w:hideMark/>
          </w:tcPr>
          <w:p w14:paraId="2CE8EC93"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Not at all</w:t>
            </w:r>
          </w:p>
        </w:tc>
        <w:tc>
          <w:tcPr>
            <w:tcW w:w="866" w:type="dxa"/>
            <w:tcBorders>
              <w:top w:val="nil"/>
              <w:left w:val="nil"/>
              <w:bottom w:val="nil"/>
              <w:right w:val="nil"/>
            </w:tcBorders>
            <w:vAlign w:val="center"/>
            <w:hideMark/>
          </w:tcPr>
          <w:p w14:paraId="7EC88EDA"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105</w:t>
            </w:r>
          </w:p>
        </w:tc>
        <w:tc>
          <w:tcPr>
            <w:tcW w:w="967" w:type="dxa"/>
            <w:tcBorders>
              <w:top w:val="nil"/>
              <w:left w:val="nil"/>
              <w:bottom w:val="nil"/>
              <w:right w:val="nil"/>
            </w:tcBorders>
            <w:vAlign w:val="center"/>
            <w:hideMark/>
          </w:tcPr>
          <w:p w14:paraId="6F1D3E06"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86%</w:t>
            </w:r>
          </w:p>
        </w:tc>
        <w:tc>
          <w:tcPr>
            <w:tcW w:w="1319" w:type="dxa"/>
            <w:tcBorders>
              <w:top w:val="nil"/>
              <w:left w:val="nil"/>
              <w:bottom w:val="nil"/>
              <w:right w:val="nil"/>
            </w:tcBorders>
            <w:vAlign w:val="center"/>
            <w:hideMark/>
          </w:tcPr>
          <w:p w14:paraId="4FE15DB2"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71</w:t>
            </w:r>
          </w:p>
        </w:tc>
        <w:tc>
          <w:tcPr>
            <w:tcW w:w="1280" w:type="dxa"/>
            <w:tcBorders>
              <w:top w:val="nil"/>
              <w:left w:val="nil"/>
              <w:bottom w:val="nil"/>
              <w:right w:val="nil"/>
            </w:tcBorders>
            <w:vAlign w:val="center"/>
            <w:hideMark/>
          </w:tcPr>
          <w:p w14:paraId="13D456B3"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95%</w:t>
            </w:r>
          </w:p>
        </w:tc>
        <w:tc>
          <w:tcPr>
            <w:tcW w:w="1319" w:type="dxa"/>
            <w:tcBorders>
              <w:top w:val="nil"/>
              <w:left w:val="nil"/>
              <w:bottom w:val="nil"/>
              <w:right w:val="nil"/>
            </w:tcBorders>
            <w:vAlign w:val="center"/>
            <w:hideMark/>
          </w:tcPr>
          <w:p w14:paraId="540ECD1E"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34</w:t>
            </w:r>
          </w:p>
        </w:tc>
        <w:tc>
          <w:tcPr>
            <w:tcW w:w="1240" w:type="dxa"/>
            <w:tcBorders>
              <w:top w:val="nil"/>
              <w:left w:val="nil"/>
              <w:bottom w:val="nil"/>
              <w:right w:val="nil"/>
            </w:tcBorders>
            <w:vAlign w:val="center"/>
            <w:hideMark/>
          </w:tcPr>
          <w:p w14:paraId="56DFEBA9"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72%</w:t>
            </w:r>
          </w:p>
        </w:tc>
      </w:tr>
      <w:tr w:rsidR="005439D0" w:rsidRPr="00573451" w14:paraId="656C20D3" w14:textId="77777777" w:rsidTr="00C0288E">
        <w:trPr>
          <w:trHeight w:val="684"/>
        </w:trPr>
        <w:tc>
          <w:tcPr>
            <w:tcW w:w="1122" w:type="dxa"/>
            <w:vMerge/>
            <w:tcBorders>
              <w:top w:val="nil"/>
              <w:left w:val="nil"/>
              <w:bottom w:val="single" w:sz="12" w:space="0" w:color="000000"/>
              <w:right w:val="nil"/>
            </w:tcBorders>
            <w:vAlign w:val="center"/>
            <w:hideMark/>
          </w:tcPr>
          <w:p w14:paraId="0196E171" w14:textId="77777777" w:rsidR="005439D0" w:rsidRPr="00573451" w:rsidRDefault="005439D0" w:rsidP="0069247F">
            <w:pPr>
              <w:spacing w:after="0" w:line="240" w:lineRule="auto"/>
              <w:rPr>
                <w:rFonts w:eastAsia="Times New Roman" w:cs="Times New Roman"/>
                <w:color w:val="000000"/>
                <w:szCs w:val="24"/>
              </w:rPr>
            </w:pPr>
          </w:p>
        </w:tc>
        <w:tc>
          <w:tcPr>
            <w:tcW w:w="1253" w:type="dxa"/>
            <w:tcBorders>
              <w:top w:val="nil"/>
              <w:left w:val="nil"/>
              <w:bottom w:val="nil"/>
              <w:right w:val="nil"/>
            </w:tcBorders>
            <w:vAlign w:val="center"/>
            <w:hideMark/>
          </w:tcPr>
          <w:p w14:paraId="14536274"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Several days</w:t>
            </w:r>
          </w:p>
        </w:tc>
        <w:tc>
          <w:tcPr>
            <w:tcW w:w="866" w:type="dxa"/>
            <w:tcBorders>
              <w:top w:val="nil"/>
              <w:left w:val="nil"/>
              <w:bottom w:val="nil"/>
              <w:right w:val="nil"/>
            </w:tcBorders>
            <w:vAlign w:val="center"/>
            <w:hideMark/>
          </w:tcPr>
          <w:p w14:paraId="5DF4AAAC"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11</w:t>
            </w:r>
          </w:p>
        </w:tc>
        <w:tc>
          <w:tcPr>
            <w:tcW w:w="967" w:type="dxa"/>
            <w:tcBorders>
              <w:top w:val="nil"/>
              <w:left w:val="nil"/>
              <w:bottom w:val="nil"/>
              <w:right w:val="nil"/>
            </w:tcBorders>
            <w:vAlign w:val="center"/>
            <w:hideMark/>
          </w:tcPr>
          <w:p w14:paraId="0E44661C"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9%</w:t>
            </w:r>
          </w:p>
        </w:tc>
        <w:tc>
          <w:tcPr>
            <w:tcW w:w="1319" w:type="dxa"/>
            <w:tcBorders>
              <w:top w:val="nil"/>
              <w:left w:val="nil"/>
              <w:bottom w:val="nil"/>
              <w:right w:val="nil"/>
            </w:tcBorders>
            <w:vAlign w:val="center"/>
            <w:hideMark/>
          </w:tcPr>
          <w:p w14:paraId="710E0541"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w:t>
            </w:r>
          </w:p>
        </w:tc>
        <w:tc>
          <w:tcPr>
            <w:tcW w:w="1280" w:type="dxa"/>
            <w:tcBorders>
              <w:top w:val="nil"/>
              <w:left w:val="nil"/>
              <w:bottom w:val="nil"/>
              <w:right w:val="nil"/>
            </w:tcBorders>
            <w:vAlign w:val="center"/>
            <w:hideMark/>
          </w:tcPr>
          <w:p w14:paraId="41EC7A96"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w:t>
            </w:r>
          </w:p>
        </w:tc>
        <w:tc>
          <w:tcPr>
            <w:tcW w:w="1319" w:type="dxa"/>
            <w:tcBorders>
              <w:top w:val="nil"/>
              <w:left w:val="nil"/>
              <w:bottom w:val="nil"/>
              <w:right w:val="nil"/>
            </w:tcBorders>
            <w:vAlign w:val="center"/>
            <w:hideMark/>
          </w:tcPr>
          <w:p w14:paraId="28279C98"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10</w:t>
            </w:r>
          </w:p>
        </w:tc>
        <w:tc>
          <w:tcPr>
            <w:tcW w:w="1240" w:type="dxa"/>
            <w:tcBorders>
              <w:top w:val="nil"/>
              <w:left w:val="nil"/>
              <w:bottom w:val="nil"/>
              <w:right w:val="nil"/>
            </w:tcBorders>
            <w:vAlign w:val="center"/>
            <w:hideMark/>
          </w:tcPr>
          <w:p w14:paraId="12AF2D5E"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21%</w:t>
            </w:r>
          </w:p>
        </w:tc>
      </w:tr>
      <w:tr w:rsidR="005439D0" w:rsidRPr="00573451" w14:paraId="7409DFD5" w14:textId="77777777" w:rsidTr="00C0288E">
        <w:trPr>
          <w:trHeight w:val="1037"/>
        </w:trPr>
        <w:tc>
          <w:tcPr>
            <w:tcW w:w="1122" w:type="dxa"/>
            <w:vMerge/>
            <w:tcBorders>
              <w:top w:val="nil"/>
              <w:left w:val="nil"/>
              <w:bottom w:val="single" w:sz="12" w:space="0" w:color="000000"/>
              <w:right w:val="nil"/>
            </w:tcBorders>
            <w:vAlign w:val="center"/>
            <w:hideMark/>
          </w:tcPr>
          <w:p w14:paraId="003428E8" w14:textId="77777777" w:rsidR="005439D0" w:rsidRPr="00573451" w:rsidRDefault="005439D0" w:rsidP="0069247F">
            <w:pPr>
              <w:spacing w:after="0" w:line="240" w:lineRule="auto"/>
              <w:rPr>
                <w:rFonts w:eastAsia="Times New Roman" w:cs="Times New Roman"/>
                <w:color w:val="000000"/>
                <w:szCs w:val="24"/>
              </w:rPr>
            </w:pPr>
          </w:p>
        </w:tc>
        <w:tc>
          <w:tcPr>
            <w:tcW w:w="1253" w:type="dxa"/>
            <w:tcBorders>
              <w:top w:val="nil"/>
              <w:left w:val="nil"/>
              <w:bottom w:val="single" w:sz="12" w:space="0" w:color="auto"/>
              <w:right w:val="nil"/>
            </w:tcBorders>
            <w:vAlign w:val="center"/>
            <w:hideMark/>
          </w:tcPr>
          <w:p w14:paraId="6C11EF1F"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More than half the days</w:t>
            </w:r>
          </w:p>
        </w:tc>
        <w:tc>
          <w:tcPr>
            <w:tcW w:w="866" w:type="dxa"/>
            <w:tcBorders>
              <w:top w:val="nil"/>
              <w:left w:val="nil"/>
              <w:bottom w:val="single" w:sz="12" w:space="0" w:color="auto"/>
              <w:right w:val="nil"/>
            </w:tcBorders>
            <w:vAlign w:val="center"/>
            <w:hideMark/>
          </w:tcPr>
          <w:p w14:paraId="070F63DD"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6</w:t>
            </w:r>
          </w:p>
        </w:tc>
        <w:tc>
          <w:tcPr>
            <w:tcW w:w="967" w:type="dxa"/>
            <w:tcBorders>
              <w:top w:val="nil"/>
              <w:left w:val="nil"/>
              <w:bottom w:val="single" w:sz="12" w:space="0" w:color="auto"/>
              <w:right w:val="nil"/>
            </w:tcBorders>
            <w:vAlign w:val="center"/>
            <w:hideMark/>
          </w:tcPr>
          <w:p w14:paraId="7476D0DA"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5%</w:t>
            </w:r>
          </w:p>
        </w:tc>
        <w:tc>
          <w:tcPr>
            <w:tcW w:w="1319" w:type="dxa"/>
            <w:tcBorders>
              <w:top w:val="nil"/>
              <w:left w:val="nil"/>
              <w:bottom w:val="single" w:sz="12" w:space="0" w:color="auto"/>
              <w:right w:val="nil"/>
            </w:tcBorders>
            <w:vAlign w:val="center"/>
            <w:hideMark/>
          </w:tcPr>
          <w:p w14:paraId="0D37248C"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3</w:t>
            </w:r>
          </w:p>
        </w:tc>
        <w:tc>
          <w:tcPr>
            <w:tcW w:w="1280" w:type="dxa"/>
            <w:tcBorders>
              <w:top w:val="nil"/>
              <w:left w:val="nil"/>
              <w:bottom w:val="single" w:sz="12" w:space="0" w:color="auto"/>
              <w:right w:val="nil"/>
            </w:tcBorders>
            <w:vAlign w:val="center"/>
            <w:hideMark/>
          </w:tcPr>
          <w:p w14:paraId="1781D153"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4%</w:t>
            </w:r>
          </w:p>
        </w:tc>
        <w:tc>
          <w:tcPr>
            <w:tcW w:w="1319" w:type="dxa"/>
            <w:tcBorders>
              <w:top w:val="nil"/>
              <w:left w:val="nil"/>
              <w:bottom w:val="single" w:sz="12" w:space="0" w:color="auto"/>
              <w:right w:val="nil"/>
            </w:tcBorders>
            <w:vAlign w:val="center"/>
            <w:hideMark/>
          </w:tcPr>
          <w:p w14:paraId="6A48150C"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3</w:t>
            </w:r>
          </w:p>
        </w:tc>
        <w:tc>
          <w:tcPr>
            <w:tcW w:w="1240" w:type="dxa"/>
            <w:tcBorders>
              <w:top w:val="nil"/>
              <w:left w:val="nil"/>
              <w:bottom w:val="single" w:sz="12" w:space="0" w:color="auto"/>
              <w:right w:val="nil"/>
            </w:tcBorders>
            <w:vAlign w:val="center"/>
            <w:hideMark/>
          </w:tcPr>
          <w:p w14:paraId="6A5C5A87"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6%</w:t>
            </w:r>
          </w:p>
        </w:tc>
      </w:tr>
      <w:tr w:rsidR="005439D0" w:rsidRPr="00573451" w14:paraId="1C2F0815" w14:textId="77777777" w:rsidTr="00C0288E">
        <w:trPr>
          <w:trHeight w:val="352"/>
        </w:trPr>
        <w:tc>
          <w:tcPr>
            <w:tcW w:w="1122" w:type="dxa"/>
            <w:vMerge w:val="restart"/>
            <w:tcBorders>
              <w:top w:val="nil"/>
              <w:left w:val="nil"/>
              <w:bottom w:val="single" w:sz="12" w:space="0" w:color="000000"/>
              <w:right w:val="nil"/>
            </w:tcBorders>
            <w:vAlign w:val="center"/>
            <w:hideMark/>
          </w:tcPr>
          <w:p w14:paraId="39DCD2B5" w14:textId="6A3FA1B3"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No report of reduced time spent with friends</w:t>
            </w:r>
          </w:p>
        </w:tc>
        <w:tc>
          <w:tcPr>
            <w:tcW w:w="1253" w:type="dxa"/>
            <w:tcBorders>
              <w:top w:val="nil"/>
              <w:left w:val="nil"/>
              <w:bottom w:val="nil"/>
              <w:right w:val="nil"/>
            </w:tcBorders>
            <w:vAlign w:val="center"/>
            <w:hideMark/>
          </w:tcPr>
          <w:p w14:paraId="678C4BFC"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Never</w:t>
            </w:r>
          </w:p>
        </w:tc>
        <w:tc>
          <w:tcPr>
            <w:tcW w:w="866" w:type="dxa"/>
            <w:tcBorders>
              <w:top w:val="nil"/>
              <w:left w:val="nil"/>
              <w:bottom w:val="nil"/>
              <w:right w:val="nil"/>
            </w:tcBorders>
            <w:vAlign w:val="center"/>
            <w:hideMark/>
          </w:tcPr>
          <w:p w14:paraId="0C4BE169"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99</w:t>
            </w:r>
          </w:p>
        </w:tc>
        <w:tc>
          <w:tcPr>
            <w:tcW w:w="967" w:type="dxa"/>
            <w:tcBorders>
              <w:top w:val="nil"/>
              <w:left w:val="nil"/>
              <w:bottom w:val="nil"/>
              <w:right w:val="nil"/>
            </w:tcBorders>
            <w:vAlign w:val="center"/>
            <w:hideMark/>
          </w:tcPr>
          <w:p w14:paraId="56132AF9"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81%</w:t>
            </w:r>
          </w:p>
        </w:tc>
        <w:tc>
          <w:tcPr>
            <w:tcW w:w="1319" w:type="dxa"/>
            <w:tcBorders>
              <w:top w:val="nil"/>
              <w:left w:val="nil"/>
              <w:bottom w:val="nil"/>
              <w:right w:val="nil"/>
            </w:tcBorders>
            <w:vAlign w:val="center"/>
            <w:hideMark/>
          </w:tcPr>
          <w:p w14:paraId="38646448"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68</w:t>
            </w:r>
          </w:p>
        </w:tc>
        <w:tc>
          <w:tcPr>
            <w:tcW w:w="1280" w:type="dxa"/>
            <w:tcBorders>
              <w:top w:val="nil"/>
              <w:left w:val="nil"/>
              <w:bottom w:val="nil"/>
              <w:right w:val="nil"/>
            </w:tcBorders>
            <w:vAlign w:val="center"/>
            <w:hideMark/>
          </w:tcPr>
          <w:p w14:paraId="7E67DF1E"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91%</w:t>
            </w:r>
          </w:p>
        </w:tc>
        <w:tc>
          <w:tcPr>
            <w:tcW w:w="1319" w:type="dxa"/>
            <w:tcBorders>
              <w:top w:val="nil"/>
              <w:left w:val="nil"/>
              <w:bottom w:val="nil"/>
              <w:right w:val="nil"/>
            </w:tcBorders>
            <w:vAlign w:val="center"/>
            <w:hideMark/>
          </w:tcPr>
          <w:p w14:paraId="71E76E3E"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31</w:t>
            </w:r>
          </w:p>
        </w:tc>
        <w:tc>
          <w:tcPr>
            <w:tcW w:w="1240" w:type="dxa"/>
            <w:tcBorders>
              <w:top w:val="nil"/>
              <w:left w:val="nil"/>
              <w:bottom w:val="nil"/>
              <w:right w:val="nil"/>
            </w:tcBorders>
            <w:vAlign w:val="center"/>
            <w:hideMark/>
          </w:tcPr>
          <w:p w14:paraId="567D338A"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66%</w:t>
            </w:r>
          </w:p>
        </w:tc>
      </w:tr>
      <w:tr w:rsidR="005439D0" w:rsidRPr="00573451" w14:paraId="5612D7E4" w14:textId="77777777" w:rsidTr="00C0288E">
        <w:trPr>
          <w:trHeight w:val="341"/>
        </w:trPr>
        <w:tc>
          <w:tcPr>
            <w:tcW w:w="1122" w:type="dxa"/>
            <w:vMerge/>
            <w:tcBorders>
              <w:top w:val="nil"/>
              <w:left w:val="nil"/>
              <w:bottom w:val="single" w:sz="12" w:space="0" w:color="000000"/>
              <w:right w:val="nil"/>
            </w:tcBorders>
            <w:vAlign w:val="center"/>
            <w:hideMark/>
          </w:tcPr>
          <w:p w14:paraId="5355C407" w14:textId="77777777" w:rsidR="005439D0" w:rsidRPr="00573451" w:rsidRDefault="005439D0" w:rsidP="0069247F">
            <w:pPr>
              <w:spacing w:after="0" w:line="240" w:lineRule="auto"/>
              <w:rPr>
                <w:rFonts w:eastAsia="Times New Roman" w:cs="Times New Roman"/>
                <w:color w:val="000000"/>
                <w:szCs w:val="24"/>
              </w:rPr>
            </w:pPr>
          </w:p>
        </w:tc>
        <w:tc>
          <w:tcPr>
            <w:tcW w:w="1253" w:type="dxa"/>
            <w:tcBorders>
              <w:top w:val="nil"/>
              <w:left w:val="nil"/>
              <w:bottom w:val="nil"/>
              <w:right w:val="nil"/>
            </w:tcBorders>
            <w:vAlign w:val="center"/>
            <w:hideMark/>
          </w:tcPr>
          <w:p w14:paraId="1C4E1570"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Once</w:t>
            </w:r>
          </w:p>
        </w:tc>
        <w:tc>
          <w:tcPr>
            <w:tcW w:w="866" w:type="dxa"/>
            <w:tcBorders>
              <w:top w:val="nil"/>
              <w:left w:val="nil"/>
              <w:bottom w:val="nil"/>
              <w:right w:val="nil"/>
            </w:tcBorders>
            <w:vAlign w:val="center"/>
            <w:hideMark/>
          </w:tcPr>
          <w:p w14:paraId="7A993BCE"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7</w:t>
            </w:r>
          </w:p>
        </w:tc>
        <w:tc>
          <w:tcPr>
            <w:tcW w:w="967" w:type="dxa"/>
            <w:tcBorders>
              <w:top w:val="nil"/>
              <w:left w:val="nil"/>
              <w:bottom w:val="nil"/>
              <w:right w:val="nil"/>
            </w:tcBorders>
            <w:vAlign w:val="center"/>
            <w:hideMark/>
          </w:tcPr>
          <w:p w14:paraId="63985109"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6%</w:t>
            </w:r>
          </w:p>
        </w:tc>
        <w:tc>
          <w:tcPr>
            <w:tcW w:w="1319" w:type="dxa"/>
            <w:tcBorders>
              <w:top w:val="nil"/>
              <w:left w:val="nil"/>
              <w:bottom w:val="nil"/>
              <w:right w:val="nil"/>
            </w:tcBorders>
            <w:vAlign w:val="center"/>
            <w:hideMark/>
          </w:tcPr>
          <w:p w14:paraId="6569A234"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3</w:t>
            </w:r>
          </w:p>
        </w:tc>
        <w:tc>
          <w:tcPr>
            <w:tcW w:w="1280" w:type="dxa"/>
            <w:tcBorders>
              <w:top w:val="nil"/>
              <w:left w:val="nil"/>
              <w:bottom w:val="nil"/>
              <w:right w:val="nil"/>
            </w:tcBorders>
            <w:vAlign w:val="center"/>
            <w:hideMark/>
          </w:tcPr>
          <w:p w14:paraId="2080A03A"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4%</w:t>
            </w:r>
          </w:p>
        </w:tc>
        <w:tc>
          <w:tcPr>
            <w:tcW w:w="1319" w:type="dxa"/>
            <w:tcBorders>
              <w:top w:val="nil"/>
              <w:left w:val="nil"/>
              <w:bottom w:val="nil"/>
              <w:right w:val="nil"/>
            </w:tcBorders>
            <w:vAlign w:val="center"/>
            <w:hideMark/>
          </w:tcPr>
          <w:p w14:paraId="018F83CD"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4</w:t>
            </w:r>
          </w:p>
        </w:tc>
        <w:tc>
          <w:tcPr>
            <w:tcW w:w="1240" w:type="dxa"/>
            <w:tcBorders>
              <w:top w:val="nil"/>
              <w:left w:val="nil"/>
              <w:bottom w:val="nil"/>
              <w:right w:val="nil"/>
            </w:tcBorders>
            <w:vAlign w:val="center"/>
            <w:hideMark/>
          </w:tcPr>
          <w:p w14:paraId="79C001D2"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9%</w:t>
            </w:r>
          </w:p>
        </w:tc>
      </w:tr>
      <w:tr w:rsidR="005439D0" w:rsidRPr="00573451" w14:paraId="78B8F4F2" w14:textId="77777777" w:rsidTr="00C0288E">
        <w:trPr>
          <w:trHeight w:val="684"/>
        </w:trPr>
        <w:tc>
          <w:tcPr>
            <w:tcW w:w="1122" w:type="dxa"/>
            <w:vMerge/>
            <w:tcBorders>
              <w:top w:val="nil"/>
              <w:left w:val="nil"/>
              <w:bottom w:val="single" w:sz="12" w:space="0" w:color="000000"/>
              <w:right w:val="nil"/>
            </w:tcBorders>
            <w:vAlign w:val="center"/>
            <w:hideMark/>
          </w:tcPr>
          <w:p w14:paraId="2BF11BEC" w14:textId="77777777" w:rsidR="005439D0" w:rsidRPr="00573451" w:rsidRDefault="005439D0" w:rsidP="0069247F">
            <w:pPr>
              <w:spacing w:after="0" w:line="240" w:lineRule="auto"/>
              <w:rPr>
                <w:rFonts w:eastAsia="Times New Roman" w:cs="Times New Roman"/>
                <w:color w:val="000000"/>
                <w:szCs w:val="24"/>
              </w:rPr>
            </w:pPr>
          </w:p>
        </w:tc>
        <w:tc>
          <w:tcPr>
            <w:tcW w:w="1253" w:type="dxa"/>
            <w:tcBorders>
              <w:top w:val="nil"/>
              <w:left w:val="nil"/>
              <w:bottom w:val="nil"/>
              <w:right w:val="nil"/>
            </w:tcBorders>
            <w:vAlign w:val="center"/>
            <w:hideMark/>
          </w:tcPr>
          <w:p w14:paraId="5BC8FB42"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Sometimes</w:t>
            </w:r>
          </w:p>
        </w:tc>
        <w:tc>
          <w:tcPr>
            <w:tcW w:w="866" w:type="dxa"/>
            <w:tcBorders>
              <w:top w:val="nil"/>
              <w:left w:val="nil"/>
              <w:bottom w:val="nil"/>
              <w:right w:val="nil"/>
            </w:tcBorders>
            <w:vAlign w:val="center"/>
            <w:hideMark/>
          </w:tcPr>
          <w:p w14:paraId="485BFA9A"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11</w:t>
            </w:r>
          </w:p>
        </w:tc>
        <w:tc>
          <w:tcPr>
            <w:tcW w:w="967" w:type="dxa"/>
            <w:tcBorders>
              <w:top w:val="nil"/>
              <w:left w:val="nil"/>
              <w:bottom w:val="nil"/>
              <w:right w:val="nil"/>
            </w:tcBorders>
            <w:vAlign w:val="center"/>
            <w:hideMark/>
          </w:tcPr>
          <w:p w14:paraId="0BA9C7CE"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9%</w:t>
            </w:r>
          </w:p>
        </w:tc>
        <w:tc>
          <w:tcPr>
            <w:tcW w:w="1319" w:type="dxa"/>
            <w:tcBorders>
              <w:top w:val="nil"/>
              <w:left w:val="nil"/>
              <w:bottom w:val="nil"/>
              <w:right w:val="nil"/>
            </w:tcBorders>
            <w:vAlign w:val="center"/>
            <w:hideMark/>
          </w:tcPr>
          <w:p w14:paraId="0B62E5DB"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4</w:t>
            </w:r>
          </w:p>
        </w:tc>
        <w:tc>
          <w:tcPr>
            <w:tcW w:w="1280" w:type="dxa"/>
            <w:tcBorders>
              <w:top w:val="nil"/>
              <w:left w:val="nil"/>
              <w:bottom w:val="nil"/>
              <w:right w:val="nil"/>
            </w:tcBorders>
            <w:vAlign w:val="center"/>
            <w:hideMark/>
          </w:tcPr>
          <w:p w14:paraId="6C18C8FD"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5%</w:t>
            </w:r>
          </w:p>
        </w:tc>
        <w:tc>
          <w:tcPr>
            <w:tcW w:w="1319" w:type="dxa"/>
            <w:tcBorders>
              <w:top w:val="nil"/>
              <w:left w:val="nil"/>
              <w:bottom w:val="nil"/>
              <w:right w:val="nil"/>
            </w:tcBorders>
            <w:vAlign w:val="center"/>
            <w:hideMark/>
          </w:tcPr>
          <w:p w14:paraId="0DE3883A"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7</w:t>
            </w:r>
          </w:p>
        </w:tc>
        <w:tc>
          <w:tcPr>
            <w:tcW w:w="1240" w:type="dxa"/>
            <w:tcBorders>
              <w:top w:val="nil"/>
              <w:left w:val="nil"/>
              <w:bottom w:val="nil"/>
              <w:right w:val="nil"/>
            </w:tcBorders>
            <w:vAlign w:val="center"/>
            <w:hideMark/>
          </w:tcPr>
          <w:p w14:paraId="6CEDC55A"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15%</w:t>
            </w:r>
          </w:p>
        </w:tc>
      </w:tr>
      <w:tr w:rsidR="005439D0" w:rsidRPr="00573451" w14:paraId="12FD2C31" w14:textId="77777777" w:rsidTr="00C0288E">
        <w:trPr>
          <w:trHeight w:val="693"/>
        </w:trPr>
        <w:tc>
          <w:tcPr>
            <w:tcW w:w="1122" w:type="dxa"/>
            <w:vMerge/>
            <w:tcBorders>
              <w:top w:val="nil"/>
              <w:left w:val="nil"/>
              <w:bottom w:val="single" w:sz="12" w:space="0" w:color="000000"/>
              <w:right w:val="nil"/>
            </w:tcBorders>
            <w:vAlign w:val="center"/>
            <w:hideMark/>
          </w:tcPr>
          <w:p w14:paraId="6A99CD71" w14:textId="77777777" w:rsidR="005439D0" w:rsidRPr="00573451" w:rsidRDefault="005439D0" w:rsidP="0069247F">
            <w:pPr>
              <w:spacing w:after="0" w:line="240" w:lineRule="auto"/>
              <w:rPr>
                <w:rFonts w:eastAsia="Times New Roman" w:cs="Times New Roman"/>
                <w:color w:val="000000"/>
                <w:szCs w:val="24"/>
              </w:rPr>
            </w:pPr>
          </w:p>
        </w:tc>
        <w:tc>
          <w:tcPr>
            <w:tcW w:w="1253" w:type="dxa"/>
            <w:tcBorders>
              <w:top w:val="nil"/>
              <w:left w:val="nil"/>
              <w:bottom w:val="single" w:sz="12" w:space="0" w:color="auto"/>
              <w:right w:val="nil"/>
            </w:tcBorders>
            <w:vAlign w:val="center"/>
            <w:hideMark/>
          </w:tcPr>
          <w:p w14:paraId="296B46B0"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Severally</w:t>
            </w:r>
          </w:p>
        </w:tc>
        <w:tc>
          <w:tcPr>
            <w:tcW w:w="866" w:type="dxa"/>
            <w:tcBorders>
              <w:top w:val="nil"/>
              <w:left w:val="nil"/>
              <w:bottom w:val="single" w:sz="12" w:space="0" w:color="auto"/>
              <w:right w:val="nil"/>
            </w:tcBorders>
            <w:vAlign w:val="center"/>
            <w:hideMark/>
          </w:tcPr>
          <w:p w14:paraId="1383913A"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5</w:t>
            </w:r>
          </w:p>
        </w:tc>
        <w:tc>
          <w:tcPr>
            <w:tcW w:w="967" w:type="dxa"/>
            <w:tcBorders>
              <w:top w:val="nil"/>
              <w:left w:val="nil"/>
              <w:bottom w:val="single" w:sz="12" w:space="0" w:color="auto"/>
              <w:right w:val="nil"/>
            </w:tcBorders>
            <w:vAlign w:val="center"/>
            <w:hideMark/>
          </w:tcPr>
          <w:p w14:paraId="396715E5"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4%</w:t>
            </w:r>
          </w:p>
        </w:tc>
        <w:tc>
          <w:tcPr>
            <w:tcW w:w="1319" w:type="dxa"/>
            <w:tcBorders>
              <w:top w:val="nil"/>
              <w:left w:val="nil"/>
              <w:bottom w:val="single" w:sz="12" w:space="0" w:color="auto"/>
              <w:right w:val="nil"/>
            </w:tcBorders>
            <w:vAlign w:val="center"/>
            <w:hideMark/>
          </w:tcPr>
          <w:p w14:paraId="42BFB208"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0</w:t>
            </w:r>
          </w:p>
        </w:tc>
        <w:tc>
          <w:tcPr>
            <w:tcW w:w="1280" w:type="dxa"/>
            <w:tcBorders>
              <w:top w:val="nil"/>
              <w:left w:val="nil"/>
              <w:bottom w:val="single" w:sz="12" w:space="0" w:color="auto"/>
              <w:right w:val="nil"/>
            </w:tcBorders>
            <w:vAlign w:val="center"/>
            <w:hideMark/>
          </w:tcPr>
          <w:p w14:paraId="4F1DAD74"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0%</w:t>
            </w:r>
          </w:p>
        </w:tc>
        <w:tc>
          <w:tcPr>
            <w:tcW w:w="1319" w:type="dxa"/>
            <w:tcBorders>
              <w:top w:val="nil"/>
              <w:left w:val="nil"/>
              <w:bottom w:val="single" w:sz="12" w:space="0" w:color="auto"/>
              <w:right w:val="nil"/>
            </w:tcBorders>
            <w:vAlign w:val="center"/>
            <w:hideMark/>
          </w:tcPr>
          <w:p w14:paraId="40941F18"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5</w:t>
            </w:r>
          </w:p>
        </w:tc>
        <w:tc>
          <w:tcPr>
            <w:tcW w:w="1240" w:type="dxa"/>
            <w:tcBorders>
              <w:top w:val="nil"/>
              <w:left w:val="nil"/>
              <w:bottom w:val="single" w:sz="12" w:space="0" w:color="auto"/>
              <w:right w:val="nil"/>
            </w:tcBorders>
            <w:vAlign w:val="center"/>
            <w:hideMark/>
          </w:tcPr>
          <w:p w14:paraId="0D79C166"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11%</w:t>
            </w:r>
          </w:p>
        </w:tc>
      </w:tr>
      <w:tr w:rsidR="005439D0" w:rsidRPr="00573451" w14:paraId="227E6E76" w14:textId="77777777" w:rsidTr="00C0288E">
        <w:trPr>
          <w:trHeight w:val="693"/>
        </w:trPr>
        <w:tc>
          <w:tcPr>
            <w:tcW w:w="1122" w:type="dxa"/>
            <w:tcBorders>
              <w:top w:val="nil"/>
              <w:left w:val="nil"/>
              <w:bottom w:val="nil"/>
              <w:right w:val="nil"/>
            </w:tcBorders>
            <w:vAlign w:val="center"/>
            <w:hideMark/>
          </w:tcPr>
          <w:p w14:paraId="159507E1"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No report suicidal thoughts</w:t>
            </w:r>
          </w:p>
        </w:tc>
        <w:tc>
          <w:tcPr>
            <w:tcW w:w="1253" w:type="dxa"/>
            <w:tcBorders>
              <w:top w:val="nil"/>
              <w:left w:val="nil"/>
              <w:bottom w:val="nil"/>
              <w:right w:val="nil"/>
            </w:tcBorders>
            <w:vAlign w:val="center"/>
            <w:hideMark/>
          </w:tcPr>
          <w:p w14:paraId="115BFF6F"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No</w:t>
            </w:r>
          </w:p>
        </w:tc>
        <w:tc>
          <w:tcPr>
            <w:tcW w:w="866" w:type="dxa"/>
            <w:tcBorders>
              <w:top w:val="nil"/>
              <w:left w:val="nil"/>
              <w:bottom w:val="nil"/>
              <w:right w:val="nil"/>
            </w:tcBorders>
            <w:vAlign w:val="center"/>
            <w:hideMark/>
          </w:tcPr>
          <w:p w14:paraId="1162FDC0"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112</w:t>
            </w:r>
          </w:p>
        </w:tc>
        <w:tc>
          <w:tcPr>
            <w:tcW w:w="967" w:type="dxa"/>
            <w:tcBorders>
              <w:top w:val="nil"/>
              <w:left w:val="nil"/>
              <w:bottom w:val="nil"/>
              <w:right w:val="nil"/>
            </w:tcBorders>
            <w:vAlign w:val="center"/>
            <w:hideMark/>
          </w:tcPr>
          <w:p w14:paraId="1DAD599D"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92%</w:t>
            </w:r>
          </w:p>
        </w:tc>
        <w:tc>
          <w:tcPr>
            <w:tcW w:w="1319" w:type="dxa"/>
            <w:tcBorders>
              <w:top w:val="nil"/>
              <w:left w:val="nil"/>
              <w:bottom w:val="nil"/>
              <w:right w:val="nil"/>
            </w:tcBorders>
            <w:vAlign w:val="center"/>
            <w:hideMark/>
          </w:tcPr>
          <w:p w14:paraId="1E538B9E"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73</w:t>
            </w:r>
          </w:p>
        </w:tc>
        <w:tc>
          <w:tcPr>
            <w:tcW w:w="1280" w:type="dxa"/>
            <w:tcBorders>
              <w:top w:val="nil"/>
              <w:left w:val="nil"/>
              <w:bottom w:val="nil"/>
              <w:right w:val="nil"/>
            </w:tcBorders>
            <w:vAlign w:val="center"/>
            <w:hideMark/>
          </w:tcPr>
          <w:p w14:paraId="061FECFE"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97%</w:t>
            </w:r>
          </w:p>
        </w:tc>
        <w:tc>
          <w:tcPr>
            <w:tcW w:w="1319" w:type="dxa"/>
            <w:tcBorders>
              <w:top w:val="nil"/>
              <w:left w:val="nil"/>
              <w:bottom w:val="nil"/>
              <w:right w:val="nil"/>
            </w:tcBorders>
            <w:vAlign w:val="center"/>
            <w:hideMark/>
          </w:tcPr>
          <w:p w14:paraId="11D36F6B"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39</w:t>
            </w:r>
          </w:p>
        </w:tc>
        <w:tc>
          <w:tcPr>
            <w:tcW w:w="1240" w:type="dxa"/>
            <w:tcBorders>
              <w:top w:val="nil"/>
              <w:left w:val="nil"/>
              <w:bottom w:val="nil"/>
              <w:right w:val="nil"/>
            </w:tcBorders>
            <w:vAlign w:val="center"/>
            <w:hideMark/>
          </w:tcPr>
          <w:p w14:paraId="7766169D"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83%</w:t>
            </w:r>
          </w:p>
        </w:tc>
      </w:tr>
      <w:tr w:rsidR="005439D0" w:rsidRPr="00573451" w14:paraId="2D20F3B8" w14:textId="77777777" w:rsidTr="00C0288E">
        <w:trPr>
          <w:trHeight w:val="352"/>
        </w:trPr>
        <w:tc>
          <w:tcPr>
            <w:tcW w:w="1122" w:type="dxa"/>
            <w:tcBorders>
              <w:top w:val="nil"/>
              <w:left w:val="nil"/>
              <w:bottom w:val="single" w:sz="12" w:space="0" w:color="auto"/>
              <w:right w:val="nil"/>
            </w:tcBorders>
            <w:vAlign w:val="center"/>
            <w:hideMark/>
          </w:tcPr>
          <w:p w14:paraId="67606E38"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 </w:t>
            </w:r>
          </w:p>
        </w:tc>
        <w:tc>
          <w:tcPr>
            <w:tcW w:w="1253" w:type="dxa"/>
            <w:tcBorders>
              <w:top w:val="nil"/>
              <w:left w:val="nil"/>
              <w:bottom w:val="single" w:sz="12" w:space="0" w:color="auto"/>
              <w:right w:val="nil"/>
            </w:tcBorders>
            <w:vAlign w:val="center"/>
            <w:hideMark/>
          </w:tcPr>
          <w:p w14:paraId="797153E0"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Yes</w:t>
            </w:r>
          </w:p>
        </w:tc>
        <w:tc>
          <w:tcPr>
            <w:tcW w:w="866" w:type="dxa"/>
            <w:tcBorders>
              <w:top w:val="nil"/>
              <w:left w:val="nil"/>
              <w:bottom w:val="single" w:sz="12" w:space="0" w:color="auto"/>
              <w:right w:val="nil"/>
            </w:tcBorders>
            <w:vAlign w:val="center"/>
            <w:hideMark/>
          </w:tcPr>
          <w:p w14:paraId="0BABAA0B"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10</w:t>
            </w:r>
          </w:p>
        </w:tc>
        <w:tc>
          <w:tcPr>
            <w:tcW w:w="967" w:type="dxa"/>
            <w:tcBorders>
              <w:top w:val="nil"/>
              <w:left w:val="nil"/>
              <w:bottom w:val="single" w:sz="12" w:space="0" w:color="auto"/>
              <w:right w:val="nil"/>
            </w:tcBorders>
            <w:vAlign w:val="center"/>
            <w:hideMark/>
          </w:tcPr>
          <w:p w14:paraId="53A7309A"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8%</w:t>
            </w:r>
          </w:p>
        </w:tc>
        <w:tc>
          <w:tcPr>
            <w:tcW w:w="1319" w:type="dxa"/>
            <w:tcBorders>
              <w:top w:val="nil"/>
              <w:left w:val="nil"/>
              <w:bottom w:val="single" w:sz="12" w:space="0" w:color="auto"/>
              <w:right w:val="nil"/>
            </w:tcBorders>
            <w:vAlign w:val="center"/>
            <w:hideMark/>
          </w:tcPr>
          <w:p w14:paraId="50005E29"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2</w:t>
            </w:r>
          </w:p>
        </w:tc>
        <w:tc>
          <w:tcPr>
            <w:tcW w:w="1280" w:type="dxa"/>
            <w:tcBorders>
              <w:top w:val="nil"/>
              <w:left w:val="nil"/>
              <w:bottom w:val="single" w:sz="12" w:space="0" w:color="auto"/>
              <w:right w:val="nil"/>
            </w:tcBorders>
            <w:vAlign w:val="center"/>
            <w:hideMark/>
          </w:tcPr>
          <w:p w14:paraId="3929190C"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3%</w:t>
            </w:r>
          </w:p>
        </w:tc>
        <w:tc>
          <w:tcPr>
            <w:tcW w:w="1319" w:type="dxa"/>
            <w:tcBorders>
              <w:top w:val="nil"/>
              <w:left w:val="nil"/>
              <w:bottom w:val="single" w:sz="12" w:space="0" w:color="auto"/>
              <w:right w:val="nil"/>
            </w:tcBorders>
            <w:vAlign w:val="center"/>
            <w:hideMark/>
          </w:tcPr>
          <w:p w14:paraId="78B2A624"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8</w:t>
            </w:r>
          </w:p>
        </w:tc>
        <w:tc>
          <w:tcPr>
            <w:tcW w:w="1240" w:type="dxa"/>
            <w:tcBorders>
              <w:top w:val="nil"/>
              <w:left w:val="nil"/>
              <w:bottom w:val="single" w:sz="12" w:space="0" w:color="auto"/>
              <w:right w:val="nil"/>
            </w:tcBorders>
            <w:vAlign w:val="center"/>
            <w:hideMark/>
          </w:tcPr>
          <w:p w14:paraId="789CA989"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17%</w:t>
            </w:r>
          </w:p>
        </w:tc>
      </w:tr>
      <w:tr w:rsidR="005439D0" w:rsidRPr="00573451" w14:paraId="14B59D3E" w14:textId="77777777" w:rsidTr="00C0288E">
        <w:trPr>
          <w:trHeight w:val="693"/>
        </w:trPr>
        <w:tc>
          <w:tcPr>
            <w:tcW w:w="1122" w:type="dxa"/>
            <w:tcBorders>
              <w:top w:val="nil"/>
              <w:left w:val="nil"/>
              <w:bottom w:val="nil"/>
              <w:right w:val="nil"/>
            </w:tcBorders>
            <w:vAlign w:val="center"/>
            <w:hideMark/>
          </w:tcPr>
          <w:p w14:paraId="64329290"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No Suicidal attempt</w:t>
            </w:r>
          </w:p>
        </w:tc>
        <w:tc>
          <w:tcPr>
            <w:tcW w:w="1253" w:type="dxa"/>
            <w:tcBorders>
              <w:top w:val="nil"/>
              <w:left w:val="nil"/>
              <w:bottom w:val="nil"/>
              <w:right w:val="nil"/>
            </w:tcBorders>
            <w:vAlign w:val="center"/>
            <w:hideMark/>
          </w:tcPr>
          <w:p w14:paraId="032D8B6A"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 xml:space="preserve">No </w:t>
            </w:r>
          </w:p>
        </w:tc>
        <w:tc>
          <w:tcPr>
            <w:tcW w:w="866" w:type="dxa"/>
            <w:tcBorders>
              <w:top w:val="nil"/>
              <w:left w:val="nil"/>
              <w:bottom w:val="nil"/>
              <w:right w:val="nil"/>
            </w:tcBorders>
            <w:vAlign w:val="center"/>
            <w:hideMark/>
          </w:tcPr>
          <w:p w14:paraId="054A009B"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120</w:t>
            </w:r>
          </w:p>
        </w:tc>
        <w:tc>
          <w:tcPr>
            <w:tcW w:w="967" w:type="dxa"/>
            <w:tcBorders>
              <w:top w:val="nil"/>
              <w:left w:val="nil"/>
              <w:bottom w:val="nil"/>
              <w:right w:val="nil"/>
            </w:tcBorders>
            <w:vAlign w:val="center"/>
            <w:hideMark/>
          </w:tcPr>
          <w:p w14:paraId="0305FC67"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98%</w:t>
            </w:r>
          </w:p>
        </w:tc>
        <w:tc>
          <w:tcPr>
            <w:tcW w:w="1319" w:type="dxa"/>
            <w:tcBorders>
              <w:top w:val="nil"/>
              <w:left w:val="nil"/>
              <w:bottom w:val="nil"/>
              <w:right w:val="nil"/>
            </w:tcBorders>
            <w:vAlign w:val="center"/>
            <w:hideMark/>
          </w:tcPr>
          <w:p w14:paraId="17B0A778"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74</w:t>
            </w:r>
          </w:p>
        </w:tc>
        <w:tc>
          <w:tcPr>
            <w:tcW w:w="1280" w:type="dxa"/>
            <w:tcBorders>
              <w:top w:val="nil"/>
              <w:left w:val="nil"/>
              <w:bottom w:val="nil"/>
              <w:right w:val="nil"/>
            </w:tcBorders>
            <w:vAlign w:val="center"/>
            <w:hideMark/>
          </w:tcPr>
          <w:p w14:paraId="6F1569AF"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99%</w:t>
            </w:r>
          </w:p>
        </w:tc>
        <w:tc>
          <w:tcPr>
            <w:tcW w:w="1319" w:type="dxa"/>
            <w:tcBorders>
              <w:top w:val="nil"/>
              <w:left w:val="nil"/>
              <w:bottom w:val="nil"/>
              <w:right w:val="nil"/>
            </w:tcBorders>
            <w:vAlign w:val="center"/>
            <w:hideMark/>
          </w:tcPr>
          <w:p w14:paraId="23844642"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46</w:t>
            </w:r>
          </w:p>
        </w:tc>
        <w:tc>
          <w:tcPr>
            <w:tcW w:w="1240" w:type="dxa"/>
            <w:tcBorders>
              <w:top w:val="nil"/>
              <w:left w:val="nil"/>
              <w:bottom w:val="nil"/>
              <w:right w:val="nil"/>
            </w:tcBorders>
            <w:vAlign w:val="center"/>
            <w:hideMark/>
          </w:tcPr>
          <w:p w14:paraId="24881C62"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98%</w:t>
            </w:r>
          </w:p>
        </w:tc>
      </w:tr>
      <w:tr w:rsidR="005439D0" w:rsidRPr="00573451" w14:paraId="79DB074A" w14:textId="77777777" w:rsidTr="00C0288E">
        <w:trPr>
          <w:trHeight w:val="352"/>
        </w:trPr>
        <w:tc>
          <w:tcPr>
            <w:tcW w:w="1122" w:type="dxa"/>
            <w:tcBorders>
              <w:top w:val="nil"/>
              <w:left w:val="nil"/>
              <w:bottom w:val="single" w:sz="12" w:space="0" w:color="auto"/>
              <w:right w:val="nil"/>
            </w:tcBorders>
            <w:vAlign w:val="center"/>
            <w:hideMark/>
          </w:tcPr>
          <w:p w14:paraId="165E0B7F"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 </w:t>
            </w:r>
          </w:p>
        </w:tc>
        <w:tc>
          <w:tcPr>
            <w:tcW w:w="1253" w:type="dxa"/>
            <w:tcBorders>
              <w:top w:val="nil"/>
              <w:left w:val="nil"/>
              <w:bottom w:val="single" w:sz="12" w:space="0" w:color="auto"/>
              <w:right w:val="nil"/>
            </w:tcBorders>
            <w:vAlign w:val="center"/>
            <w:hideMark/>
          </w:tcPr>
          <w:p w14:paraId="30EBD4EA"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 xml:space="preserve">Yes </w:t>
            </w:r>
          </w:p>
        </w:tc>
        <w:tc>
          <w:tcPr>
            <w:tcW w:w="866" w:type="dxa"/>
            <w:tcBorders>
              <w:top w:val="nil"/>
              <w:left w:val="nil"/>
              <w:bottom w:val="single" w:sz="12" w:space="0" w:color="auto"/>
              <w:right w:val="nil"/>
            </w:tcBorders>
            <w:vAlign w:val="center"/>
            <w:hideMark/>
          </w:tcPr>
          <w:p w14:paraId="6253DD50"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2</w:t>
            </w:r>
          </w:p>
        </w:tc>
        <w:tc>
          <w:tcPr>
            <w:tcW w:w="967" w:type="dxa"/>
            <w:tcBorders>
              <w:top w:val="nil"/>
              <w:left w:val="nil"/>
              <w:bottom w:val="single" w:sz="12" w:space="0" w:color="auto"/>
              <w:right w:val="nil"/>
            </w:tcBorders>
            <w:vAlign w:val="center"/>
            <w:hideMark/>
          </w:tcPr>
          <w:p w14:paraId="465E2AC4" w14:textId="77777777" w:rsidR="005439D0" w:rsidRPr="00573451" w:rsidRDefault="005439D0" w:rsidP="0069247F">
            <w:pPr>
              <w:spacing w:after="0" w:line="240" w:lineRule="auto"/>
              <w:rPr>
                <w:rFonts w:eastAsia="Times New Roman" w:cs="Times New Roman"/>
                <w:color w:val="000000"/>
                <w:szCs w:val="24"/>
              </w:rPr>
            </w:pPr>
            <w:r w:rsidRPr="00573451">
              <w:rPr>
                <w:rFonts w:eastAsia="Times New Roman" w:cs="Times New Roman"/>
                <w:color w:val="000000"/>
                <w:szCs w:val="24"/>
              </w:rPr>
              <w:t>2%</w:t>
            </w:r>
          </w:p>
        </w:tc>
        <w:tc>
          <w:tcPr>
            <w:tcW w:w="1319" w:type="dxa"/>
            <w:tcBorders>
              <w:top w:val="nil"/>
              <w:left w:val="nil"/>
              <w:bottom w:val="single" w:sz="12" w:space="0" w:color="auto"/>
              <w:right w:val="nil"/>
            </w:tcBorders>
            <w:vAlign w:val="center"/>
            <w:hideMark/>
          </w:tcPr>
          <w:p w14:paraId="259B7FD7"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w:t>
            </w:r>
          </w:p>
        </w:tc>
        <w:tc>
          <w:tcPr>
            <w:tcW w:w="1280" w:type="dxa"/>
            <w:tcBorders>
              <w:top w:val="nil"/>
              <w:left w:val="nil"/>
              <w:bottom w:val="single" w:sz="12" w:space="0" w:color="auto"/>
              <w:right w:val="nil"/>
            </w:tcBorders>
            <w:vAlign w:val="center"/>
            <w:hideMark/>
          </w:tcPr>
          <w:p w14:paraId="59841E64"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w:t>
            </w:r>
          </w:p>
        </w:tc>
        <w:tc>
          <w:tcPr>
            <w:tcW w:w="1319" w:type="dxa"/>
            <w:tcBorders>
              <w:top w:val="nil"/>
              <w:left w:val="nil"/>
              <w:bottom w:val="single" w:sz="12" w:space="0" w:color="auto"/>
              <w:right w:val="nil"/>
            </w:tcBorders>
            <w:vAlign w:val="center"/>
            <w:hideMark/>
          </w:tcPr>
          <w:p w14:paraId="3C8EC083"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1</w:t>
            </w:r>
          </w:p>
        </w:tc>
        <w:tc>
          <w:tcPr>
            <w:tcW w:w="1240" w:type="dxa"/>
            <w:tcBorders>
              <w:top w:val="nil"/>
              <w:left w:val="nil"/>
              <w:bottom w:val="single" w:sz="12" w:space="0" w:color="auto"/>
              <w:right w:val="nil"/>
            </w:tcBorders>
            <w:vAlign w:val="center"/>
            <w:hideMark/>
          </w:tcPr>
          <w:p w14:paraId="4B7C47CB" w14:textId="77777777" w:rsidR="005439D0" w:rsidRPr="00573451" w:rsidRDefault="005439D0" w:rsidP="0069247F">
            <w:pPr>
              <w:spacing w:after="0" w:line="240" w:lineRule="auto"/>
              <w:jc w:val="center"/>
              <w:rPr>
                <w:rFonts w:eastAsia="Times New Roman" w:cs="Times New Roman"/>
                <w:color w:val="000000"/>
                <w:szCs w:val="24"/>
              </w:rPr>
            </w:pPr>
            <w:r w:rsidRPr="00573451">
              <w:rPr>
                <w:rFonts w:eastAsia="Times New Roman" w:cs="Times New Roman"/>
                <w:color w:val="000000"/>
                <w:szCs w:val="24"/>
              </w:rPr>
              <w:t>2%</w:t>
            </w:r>
          </w:p>
        </w:tc>
      </w:tr>
    </w:tbl>
    <w:p w14:paraId="7132D06B" w14:textId="77777777" w:rsidR="00FB084C" w:rsidRDefault="00FB084C" w:rsidP="00FB084C"/>
    <w:p w14:paraId="7890BECB" w14:textId="326B8D4A" w:rsidR="00EA389B" w:rsidRDefault="00456A46" w:rsidP="00FB084C">
      <w:pPr>
        <w:rPr>
          <w:ins w:id="144" w:author="Wariimi Karingi" w:date="2025-11-26T17:14:00Z" w16du:dateUtc="2025-11-26T06:44:00Z"/>
        </w:rPr>
      </w:pPr>
      <w:del w:id="145" w:author="Wariimi Karingi" w:date="2025-11-26T17:14:00Z" w16du:dateUtc="2025-11-26T06:44:00Z">
        <w:r w:rsidDel="00C20046">
          <w:lastRenderedPageBreak/>
          <w:delText>47</w:delText>
        </w:r>
        <w:r w:rsidR="008A1AC1" w:rsidDel="00C20046">
          <w:delText xml:space="preserve">(38.5%) adolescents </w:delText>
        </w:r>
        <w:r w:rsidR="0064046B" w:rsidDel="00C20046">
          <w:delText xml:space="preserve">scored between 10 to 27 on the PHQ-A </w:delText>
        </w:r>
        <w:r w:rsidR="007F717B" w:rsidDel="00C20046">
          <w:delText xml:space="preserve">and hence </w:delText>
        </w:r>
        <w:r w:rsidR="003419E5" w:rsidDel="00C20046">
          <w:delText>screened positive for depression</w:delText>
        </w:r>
        <w:r w:rsidR="00B05914" w:rsidDel="00C20046">
          <w:delText xml:space="preserve"> </w:delText>
        </w:r>
      </w:del>
      <w:del w:id="146" w:author="Wariimi Karingi" w:date="2025-11-26T17:09:00Z" w16du:dateUtc="2025-11-26T06:39:00Z">
        <w:r w:rsidR="00B05914" w:rsidDel="001D7DED">
          <w:delText xml:space="preserve">ranging from moderate to </w:delText>
        </w:r>
        <w:r w:rsidR="00AE3EF0" w:rsidDel="001D7DED">
          <w:delText xml:space="preserve">moderately severe to severe depression. </w:delText>
        </w:r>
      </w:del>
    </w:p>
    <w:p w14:paraId="1B11454A" w14:textId="4DBE4177" w:rsidR="00C20046" w:rsidRDefault="00C20046" w:rsidP="00FB084C">
      <w:ins w:id="147" w:author="Wariimi Karingi" w:date="2025-11-26T17:14:00Z" w16du:dateUtc="2025-11-26T06:44:00Z">
        <w:r>
          <w:t>The preva</w:t>
        </w:r>
      </w:ins>
      <w:ins w:id="148" w:author="Wariimi Karingi" w:date="2025-11-26T17:15:00Z" w16du:dateUtc="2025-11-26T06:45:00Z">
        <w:r>
          <w:t xml:space="preserve">lence of </w:t>
        </w:r>
        <w:r w:rsidR="00304100">
          <w:t>depression among ALHIV was 38.5% (</w:t>
        </w:r>
        <w:r w:rsidR="000032BF">
          <w:t>47/122)</w:t>
        </w:r>
      </w:ins>
      <w:ins w:id="149" w:author="Wariimi Karingi" w:date="2025-11-26T17:46:00Z" w16du:dateUtc="2025-11-26T07:16:00Z">
        <w:r w:rsidR="00241BEF">
          <w:t xml:space="preserve"> using a PHQ-A cut off of &gt;10</w:t>
        </w:r>
      </w:ins>
      <w:ins w:id="150" w:author="Wariimi Karingi" w:date="2025-11-26T17:15:00Z" w16du:dateUtc="2025-11-26T06:45:00Z">
        <w:r w:rsidR="000032BF">
          <w:t>. Among those that were depressed, 66% (</w:t>
        </w:r>
      </w:ins>
      <w:ins w:id="151" w:author="Wariimi Karingi" w:date="2025-11-26T17:16:00Z" w16du:dateUtc="2025-11-26T06:46:00Z">
        <w:r w:rsidR="000032BF">
          <w:t xml:space="preserve">31/47) </w:t>
        </w:r>
        <w:r w:rsidR="005E5E3D">
          <w:t xml:space="preserve"> had symptoms consistent with moderate depression, 49% (</w:t>
        </w:r>
        <w:r w:rsidR="0058513F">
          <w:t xml:space="preserve">23/47) had moderately </w:t>
        </w:r>
      </w:ins>
      <w:ins w:id="152" w:author="Wariimi Karingi" w:date="2025-11-26T17:17:00Z" w16du:dateUtc="2025-11-26T06:47:00Z">
        <w:r w:rsidR="0058513F">
          <w:t xml:space="preserve">severe depressive symptoms while </w:t>
        </w:r>
        <w:r w:rsidR="00041E63">
          <w:t>30% (14/47) had severe depressi</w:t>
        </w:r>
      </w:ins>
      <w:ins w:id="153" w:author="Wariimi Karingi" w:date="2025-11-26T17:18:00Z" w16du:dateUtc="2025-11-26T06:48:00Z">
        <w:r w:rsidR="00421C64">
          <w:t>ve</w:t>
        </w:r>
      </w:ins>
      <w:ins w:id="154" w:author="Wariimi Karingi" w:date="2025-11-26T17:17:00Z" w16du:dateUtc="2025-11-26T06:47:00Z">
        <w:r w:rsidR="00041E63">
          <w:t xml:space="preserve"> symptoms. </w:t>
        </w:r>
      </w:ins>
    </w:p>
    <w:p w14:paraId="2785267C" w14:textId="77777777" w:rsidR="00132003" w:rsidRPr="00416EEF" w:rsidRDefault="00132003" w:rsidP="00416EEF"/>
    <w:p w14:paraId="2E47057C" w14:textId="0A03A9DB" w:rsidR="00C21390" w:rsidRDefault="00C21390" w:rsidP="00C21390">
      <w:pPr>
        <w:pStyle w:val="Heading3"/>
        <w:rPr>
          <w:rFonts w:eastAsia="Times New Roman"/>
        </w:rPr>
      </w:pPr>
      <w:bookmarkStart w:id="155" w:name="_Toc212149817"/>
      <w:r>
        <w:t xml:space="preserve">4.3.2 </w:t>
      </w:r>
      <w:r w:rsidR="008E5A27">
        <w:t xml:space="preserve">Objective 2: </w:t>
      </w:r>
      <w:r w:rsidRPr="006F510D">
        <w:rPr>
          <w:rFonts w:eastAsia="Times New Roman"/>
        </w:rPr>
        <w:t xml:space="preserve">Prevalence of </w:t>
      </w:r>
      <w:r>
        <w:rPr>
          <w:rFonts w:eastAsia="Times New Roman"/>
        </w:rPr>
        <w:t>PTSD</w:t>
      </w:r>
      <w:bookmarkEnd w:id="155"/>
      <w:r w:rsidRPr="006F510D">
        <w:rPr>
          <w:rFonts w:eastAsia="Times New Roman"/>
        </w:rPr>
        <w:t xml:space="preserve"> </w:t>
      </w:r>
    </w:p>
    <w:p w14:paraId="1DA35A57" w14:textId="6D182778" w:rsidR="00777C10" w:rsidRDefault="005B5B97" w:rsidP="00C21390">
      <w:r>
        <w:t>The Child and Adolescent Trauma S</w:t>
      </w:r>
      <w:r w:rsidR="00E30086">
        <w:t>creen ( CATS) was used to screen for PTS</w:t>
      </w:r>
      <w:r w:rsidR="00E31D3C">
        <w:t>D</w:t>
      </w:r>
      <w:r w:rsidR="00E30086">
        <w:t xml:space="preserve"> among adolescents </w:t>
      </w:r>
      <w:r w:rsidR="000056E4">
        <w:t>aged 10 -17 years</w:t>
      </w:r>
      <w:r w:rsidR="00C410F2">
        <w:t xml:space="preserve">. </w:t>
      </w:r>
      <w:r w:rsidR="008977E2">
        <w:t>1</w:t>
      </w:r>
      <w:r w:rsidR="00312967">
        <w:t>7 (19.3%) adolescents had potentially traumatic events</w:t>
      </w:r>
      <w:r w:rsidR="00E815F5">
        <w:t xml:space="preserve"> (PTE)</w:t>
      </w:r>
      <w:r w:rsidR="00312967">
        <w:t xml:space="preserve"> </w:t>
      </w:r>
      <w:r w:rsidR="00BB2F98">
        <w:t>but none of the adoles</w:t>
      </w:r>
      <w:r w:rsidR="00777C10">
        <w:t>cents met the criteria for PTSD based on the scoring system.</w:t>
      </w:r>
    </w:p>
    <w:p w14:paraId="7D4F7512" w14:textId="77777777" w:rsidR="003A3CCD" w:rsidRDefault="003A3CCD" w:rsidP="0076645E">
      <w:pPr>
        <w:pStyle w:val="Caption"/>
        <w:spacing w:after="0"/>
        <w:rPr>
          <w:i w:val="0"/>
          <w:iCs w:val="0"/>
        </w:rPr>
      </w:pPr>
      <w:r>
        <w:rPr>
          <w:i w:val="0"/>
          <w:iCs w:val="0"/>
        </w:rPr>
        <w:t>T</w:t>
      </w:r>
      <w:r w:rsidR="00777C10" w:rsidRPr="00E87157">
        <w:rPr>
          <w:i w:val="0"/>
          <w:iCs w:val="0"/>
        </w:rPr>
        <w:t xml:space="preserve">he </w:t>
      </w:r>
      <w:r w:rsidR="00F15C31" w:rsidRPr="00E87157">
        <w:rPr>
          <w:i w:val="0"/>
          <w:iCs w:val="0"/>
        </w:rPr>
        <w:t>Post Traumatic Stress Disorder Checklist for DSM-5 (PCL-5)</w:t>
      </w:r>
      <w:r w:rsidR="00D4204F" w:rsidRPr="00E87157">
        <w:rPr>
          <w:i w:val="0"/>
          <w:iCs w:val="0"/>
        </w:rPr>
        <w:t xml:space="preserve"> was used as the screening tool</w:t>
      </w:r>
      <w:r>
        <w:rPr>
          <w:i w:val="0"/>
          <w:iCs w:val="0"/>
        </w:rPr>
        <w:t xml:space="preserve"> f</w:t>
      </w:r>
      <w:r w:rsidRPr="00E87157">
        <w:rPr>
          <w:i w:val="0"/>
          <w:iCs w:val="0"/>
        </w:rPr>
        <w:t>or adolescents aged 18-19 years,</w:t>
      </w:r>
      <w:r w:rsidR="00D4204F" w:rsidRPr="00E87157">
        <w:rPr>
          <w:i w:val="0"/>
          <w:iCs w:val="0"/>
        </w:rPr>
        <w:t xml:space="preserve">. </w:t>
      </w:r>
      <w:r w:rsidR="00E43F5C" w:rsidRPr="00E87157">
        <w:rPr>
          <w:i w:val="0"/>
          <w:iCs w:val="0"/>
        </w:rPr>
        <w:t>A few adolescents 9(26.5%)</w:t>
      </w:r>
      <w:r w:rsidR="00F0066D" w:rsidRPr="00E87157">
        <w:rPr>
          <w:i w:val="0"/>
          <w:iCs w:val="0"/>
        </w:rPr>
        <w:t xml:space="preserve"> </w:t>
      </w:r>
      <w:r w:rsidR="002F3EB5" w:rsidRPr="00E87157">
        <w:rPr>
          <w:i w:val="0"/>
          <w:iCs w:val="0"/>
        </w:rPr>
        <w:t xml:space="preserve"> had exposure to </w:t>
      </w:r>
      <w:r w:rsidR="00E815F5" w:rsidRPr="00E87157">
        <w:rPr>
          <w:i w:val="0"/>
          <w:iCs w:val="0"/>
        </w:rPr>
        <w:t xml:space="preserve">PTE’s but </w:t>
      </w:r>
      <w:r w:rsidR="006C4C26" w:rsidRPr="00E87157">
        <w:rPr>
          <w:i w:val="0"/>
          <w:iCs w:val="0"/>
        </w:rPr>
        <w:t>based on the severity scoring</w:t>
      </w:r>
      <w:r w:rsidR="00881DF4" w:rsidRPr="00E87157">
        <w:rPr>
          <w:i w:val="0"/>
          <w:iCs w:val="0"/>
        </w:rPr>
        <w:t xml:space="preserve"> none of them </w:t>
      </w:r>
      <w:r w:rsidR="00B37B46" w:rsidRPr="00E87157">
        <w:rPr>
          <w:i w:val="0"/>
          <w:iCs w:val="0"/>
        </w:rPr>
        <w:t>met the severity scoring for PTSD</w:t>
      </w:r>
      <w:r w:rsidR="00973686" w:rsidRPr="00E87157">
        <w:rPr>
          <w:i w:val="0"/>
          <w:iCs w:val="0"/>
        </w:rPr>
        <w:t xml:space="preserve"> based on the response to the </w:t>
      </w:r>
      <w:r w:rsidR="00656A36" w:rsidRPr="00E87157">
        <w:rPr>
          <w:i w:val="0"/>
          <w:iCs w:val="0"/>
        </w:rPr>
        <w:t xml:space="preserve">symptom clusters. </w:t>
      </w:r>
    </w:p>
    <w:p w14:paraId="23836EF9" w14:textId="7FEE8ACA" w:rsidR="007172B6" w:rsidRPr="00E87157" w:rsidRDefault="00B37B46" w:rsidP="0076645E">
      <w:pPr>
        <w:pStyle w:val="Caption"/>
        <w:spacing w:after="0"/>
        <w:rPr>
          <w:i w:val="0"/>
          <w:iCs w:val="0"/>
        </w:rPr>
      </w:pPr>
      <w:r w:rsidRPr="00E87157">
        <w:rPr>
          <w:i w:val="0"/>
          <w:iCs w:val="0"/>
        </w:rPr>
        <w:t xml:space="preserve"> </w:t>
      </w:r>
    </w:p>
    <w:p w14:paraId="2C4D493B" w14:textId="77777777" w:rsidR="00F06525" w:rsidRDefault="00F06525" w:rsidP="00376517">
      <w:pPr>
        <w:pStyle w:val="Heading3"/>
        <w:spacing w:before="240"/>
        <w:rPr>
          <w:rFonts w:eastAsia="Times New Roman" w:cs="Times New Roman"/>
          <w:color w:val="000000"/>
        </w:rPr>
      </w:pPr>
      <w:bookmarkStart w:id="156" w:name="_Toc212149822"/>
      <w:r>
        <w:t xml:space="preserve">4.4.4 </w:t>
      </w:r>
      <w:r w:rsidRPr="006F510D">
        <w:rPr>
          <w:rFonts w:eastAsia="Times New Roman" w:cs="Times New Roman"/>
          <w:color w:val="000000"/>
        </w:rPr>
        <w:t>Factors Associated with Depression Among Adolescents with HIV/AIDS</w:t>
      </w:r>
      <w:bookmarkEnd w:id="156"/>
    </w:p>
    <w:p w14:paraId="4C2AA80D" w14:textId="3132DE6D" w:rsidR="000926C9" w:rsidRPr="000926C9" w:rsidRDefault="00F06525" w:rsidP="000926C9">
      <w:pPr>
        <w:rPr>
          <w:rFonts w:eastAsia="Times New Roman" w:cs="Times New Roman"/>
          <w:color w:val="000000"/>
        </w:rPr>
      </w:pPr>
      <w:r w:rsidRPr="006F510D">
        <w:rPr>
          <w:rFonts w:eastAsia="Times New Roman" w:cs="Times New Roman"/>
          <w:color w:val="000000"/>
        </w:rPr>
        <w:t xml:space="preserve"> </w:t>
      </w:r>
      <w:r w:rsidR="000926C9" w:rsidRPr="000926C9">
        <w:rPr>
          <w:color w:val="000000"/>
        </w:rPr>
        <w:t xml:space="preserve">The factors associated with depression among adolescents living with HIV/AIDS are presented in Table 4.7. Adolescents aged 18–19 years had higher odds of experiencing depression compared to those aged 10–17 years (OR = 3.29, 95% CI = 0.78–9.07, </w:t>
      </w:r>
      <w:r w:rsidR="000926C9" w:rsidRPr="000926C9">
        <w:rPr>
          <w:rFonts w:eastAsia="Times New Roman"/>
          <w:i/>
          <w:iCs/>
          <w:color w:val="000000"/>
        </w:rPr>
        <w:t>p</w:t>
      </w:r>
      <w:r w:rsidR="000926C9" w:rsidRPr="000926C9">
        <w:rPr>
          <w:color w:val="000000"/>
        </w:rPr>
        <w:t xml:space="preserve"> = 0.047). Gender did not show a significant association with depression, with females having slightly lower odds compared to males (OR = 0.84, 95% CI = 0.32–2.21, </w:t>
      </w:r>
      <w:r w:rsidR="000926C9" w:rsidRPr="000926C9">
        <w:rPr>
          <w:rFonts w:eastAsia="Times New Roman"/>
          <w:i/>
          <w:iCs/>
          <w:color w:val="000000"/>
        </w:rPr>
        <w:t>p</w:t>
      </w:r>
      <w:r w:rsidR="000926C9" w:rsidRPr="000926C9">
        <w:rPr>
          <w:color w:val="000000"/>
        </w:rPr>
        <w:t xml:space="preserve"> = 0.072).</w:t>
      </w:r>
      <w:r w:rsidR="000942C6">
        <w:rPr>
          <w:color w:val="000000"/>
        </w:rPr>
        <w:t xml:space="preserve"> </w:t>
      </w:r>
      <w:r w:rsidR="000926C9" w:rsidRPr="000926C9">
        <w:rPr>
          <w:rFonts w:eastAsia="Times New Roman" w:cs="Times New Roman"/>
          <w:color w:val="000000"/>
        </w:rPr>
        <w:t xml:space="preserve">Adolescents who sometimes went to school hungry were significantly more likely to suffer from depression than those who never went hungry (OR = 6.51, 95% CI = 2.99–14.13, </w:t>
      </w:r>
      <w:r w:rsidR="000926C9" w:rsidRPr="000926C9">
        <w:rPr>
          <w:rFonts w:eastAsia="Times New Roman" w:cs="Times New Roman"/>
          <w:i/>
          <w:iCs/>
          <w:color w:val="000000"/>
        </w:rPr>
        <w:t>p</w:t>
      </w:r>
      <w:r w:rsidR="000926C9" w:rsidRPr="000926C9">
        <w:rPr>
          <w:rFonts w:eastAsia="Times New Roman" w:cs="Times New Roman"/>
          <w:color w:val="000000"/>
        </w:rPr>
        <w:t xml:space="preserve"> = 0.024). Similarly, having a family member who uses alcohol was associated with increased odds of depression (OR = 6.01, 95% CI = 0.28–10.56, </w:t>
      </w:r>
      <w:r w:rsidR="000926C9" w:rsidRPr="000926C9">
        <w:rPr>
          <w:rFonts w:eastAsia="Times New Roman" w:cs="Times New Roman"/>
          <w:i/>
          <w:iCs/>
          <w:color w:val="000000"/>
        </w:rPr>
        <w:t>p</w:t>
      </w:r>
      <w:r w:rsidR="000926C9" w:rsidRPr="000926C9">
        <w:rPr>
          <w:rFonts w:eastAsia="Times New Roman" w:cs="Times New Roman"/>
          <w:color w:val="000000"/>
        </w:rPr>
        <w:t xml:space="preserve"> = 0.016).</w:t>
      </w:r>
    </w:p>
    <w:p w14:paraId="44679476" w14:textId="17C70B29" w:rsidR="000926C9" w:rsidRPr="000926C9" w:rsidRDefault="000926C9" w:rsidP="000926C9">
      <w:pPr>
        <w:rPr>
          <w:rFonts w:eastAsia="Times New Roman" w:cs="Times New Roman"/>
          <w:color w:val="000000"/>
        </w:rPr>
      </w:pPr>
      <w:r w:rsidRPr="000926C9">
        <w:rPr>
          <w:rFonts w:eastAsia="Times New Roman" w:cs="Times New Roman"/>
          <w:color w:val="000000"/>
        </w:rPr>
        <w:t xml:space="preserve">Regarding alcohol use by the adolescents themselves, those who had consumed alcohol once had higher odds of depression compared to those who never used alcohol (OR = </w:t>
      </w:r>
      <w:r w:rsidRPr="000926C9">
        <w:rPr>
          <w:rFonts w:eastAsia="Times New Roman" w:cs="Times New Roman"/>
          <w:color w:val="000000"/>
        </w:rPr>
        <w:lastRenderedPageBreak/>
        <w:t xml:space="preserve">1.99, 95% CI = 1.23–5.59, </w:t>
      </w:r>
      <w:r w:rsidRPr="000926C9">
        <w:rPr>
          <w:rFonts w:eastAsia="Times New Roman" w:cs="Times New Roman"/>
          <w:i/>
          <w:iCs/>
          <w:color w:val="000000"/>
        </w:rPr>
        <w:t>p</w:t>
      </w:r>
      <w:r w:rsidRPr="000926C9">
        <w:rPr>
          <w:rFonts w:eastAsia="Times New Roman" w:cs="Times New Roman"/>
          <w:color w:val="000000"/>
        </w:rPr>
        <w:t xml:space="preserve"> = 0.045). Interestingly, adolescents who sometimes used alcohol had even higher odds of depression (OR = 4.52, 95% CI = 1.79–7.99, </w:t>
      </w:r>
      <w:r w:rsidRPr="000926C9">
        <w:rPr>
          <w:rFonts w:eastAsia="Times New Roman" w:cs="Times New Roman"/>
          <w:i/>
          <w:iCs/>
          <w:color w:val="000000"/>
        </w:rPr>
        <w:t>p</w:t>
      </w:r>
      <w:r w:rsidRPr="000926C9">
        <w:rPr>
          <w:rFonts w:eastAsia="Times New Roman" w:cs="Times New Roman"/>
          <w:color w:val="000000"/>
        </w:rPr>
        <w:t xml:space="preserve"> = 0.031).</w:t>
      </w:r>
      <w:r w:rsidR="000942C6">
        <w:rPr>
          <w:rFonts w:eastAsia="Times New Roman" w:cs="Times New Roman"/>
          <w:color w:val="000000"/>
        </w:rPr>
        <w:t xml:space="preserve"> </w:t>
      </w:r>
      <w:r w:rsidRPr="000926C9">
        <w:rPr>
          <w:rFonts w:eastAsia="Times New Roman" w:cs="Times New Roman"/>
          <w:color w:val="000000"/>
        </w:rPr>
        <w:t xml:space="preserve">Sexual activity was also significantly associated with depression; adolescents who had ever had sex were more likely to experience depression compared to those who had never had sex (OR = 3.31, 95% CI = 1.75–30.58, </w:t>
      </w:r>
      <w:r w:rsidRPr="000926C9">
        <w:rPr>
          <w:rFonts w:eastAsia="Times New Roman" w:cs="Times New Roman"/>
          <w:i/>
          <w:iCs/>
          <w:color w:val="000000"/>
        </w:rPr>
        <w:t>p</w:t>
      </w:r>
      <w:r w:rsidRPr="000926C9">
        <w:rPr>
          <w:rFonts w:eastAsia="Times New Roman" w:cs="Times New Roman"/>
          <w:color w:val="000000"/>
        </w:rPr>
        <w:t xml:space="preserve"> = 0.026). Similarly, those who had ever had sexually transmitted diseases (STDs) were more likely to be depressed (OR = 5.77, 95% CI = 0.26–21.88, </w:t>
      </w:r>
      <w:r w:rsidRPr="000926C9">
        <w:rPr>
          <w:rFonts w:eastAsia="Times New Roman" w:cs="Times New Roman"/>
          <w:i/>
          <w:iCs/>
          <w:color w:val="000000"/>
        </w:rPr>
        <w:t>p</w:t>
      </w:r>
      <w:r w:rsidRPr="000926C9">
        <w:rPr>
          <w:rFonts w:eastAsia="Times New Roman" w:cs="Times New Roman"/>
          <w:color w:val="000000"/>
        </w:rPr>
        <w:t xml:space="preserve"> = 0.015) compared to those who never had STDs.</w:t>
      </w:r>
    </w:p>
    <w:p w14:paraId="250A0365" w14:textId="20011839" w:rsidR="002363DE" w:rsidRDefault="00BB0ED9" w:rsidP="00BB0ED9">
      <w:pPr>
        <w:pStyle w:val="Caption"/>
        <w:spacing w:after="0"/>
        <w:rPr>
          <w:rFonts w:eastAsia="Times New Roman" w:cs="Times New Roman"/>
          <w:color w:val="000000"/>
        </w:rPr>
      </w:pPr>
      <w:bookmarkStart w:id="157" w:name="_Toc212149864"/>
      <w:r>
        <w:t xml:space="preserve">Table 4. </w:t>
      </w:r>
      <w:fldSimple w:instr=" SEQ Table_4. \* ARABIC ">
        <w:r w:rsidR="002034F7">
          <w:rPr>
            <w:noProof/>
          </w:rPr>
          <w:t>7</w:t>
        </w:r>
      </w:fldSimple>
      <w:r>
        <w:t xml:space="preserve">: </w:t>
      </w:r>
      <w:r w:rsidRPr="0015552F">
        <w:t>Factors Associated with Depression Among Adolescents with HIV/AIDS</w:t>
      </w:r>
      <w:bookmarkEnd w:id="157"/>
    </w:p>
    <w:tbl>
      <w:tblPr>
        <w:tblW w:w="9508" w:type="dxa"/>
        <w:tblLook w:val="04A0" w:firstRow="1" w:lastRow="0" w:firstColumn="1" w:lastColumn="0" w:noHBand="0" w:noVBand="1"/>
      </w:tblPr>
      <w:tblGrid>
        <w:gridCol w:w="1890"/>
        <w:gridCol w:w="1530"/>
        <w:gridCol w:w="1402"/>
        <w:gridCol w:w="1364"/>
        <w:gridCol w:w="800"/>
        <w:gridCol w:w="6"/>
        <w:gridCol w:w="1424"/>
        <w:gridCol w:w="12"/>
        <w:gridCol w:w="1068"/>
        <w:gridCol w:w="12"/>
      </w:tblGrid>
      <w:tr w:rsidR="002363DE" w:rsidRPr="002363DE" w14:paraId="00774A1D" w14:textId="77777777" w:rsidTr="00FB6E9D">
        <w:trPr>
          <w:gridAfter w:val="1"/>
          <w:wAfter w:w="12" w:type="dxa"/>
          <w:trHeight w:val="645"/>
        </w:trPr>
        <w:tc>
          <w:tcPr>
            <w:tcW w:w="3420" w:type="dxa"/>
            <w:gridSpan w:val="2"/>
            <w:tcBorders>
              <w:top w:val="single" w:sz="12" w:space="0" w:color="auto"/>
              <w:left w:val="nil"/>
              <w:bottom w:val="single" w:sz="12" w:space="0" w:color="auto"/>
              <w:right w:val="nil"/>
            </w:tcBorders>
            <w:vAlign w:val="center"/>
            <w:hideMark/>
          </w:tcPr>
          <w:p w14:paraId="388CE4F9"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Variable</w:t>
            </w:r>
          </w:p>
        </w:tc>
        <w:tc>
          <w:tcPr>
            <w:tcW w:w="1402" w:type="dxa"/>
            <w:tcBorders>
              <w:top w:val="single" w:sz="12" w:space="0" w:color="auto"/>
              <w:left w:val="nil"/>
              <w:bottom w:val="single" w:sz="12" w:space="0" w:color="auto"/>
              <w:right w:val="nil"/>
            </w:tcBorders>
            <w:vAlign w:val="center"/>
            <w:hideMark/>
          </w:tcPr>
          <w:p w14:paraId="1038F59C" w14:textId="77777777" w:rsidR="002363DE" w:rsidRPr="002363DE" w:rsidRDefault="002363DE" w:rsidP="002363DE">
            <w:pPr>
              <w:spacing w:after="0" w:line="240" w:lineRule="auto"/>
              <w:jc w:val="center"/>
              <w:rPr>
                <w:rFonts w:eastAsia="Times New Roman" w:cs="Times New Roman"/>
                <w:b/>
                <w:bCs/>
                <w:color w:val="000000"/>
                <w:szCs w:val="24"/>
              </w:rPr>
            </w:pPr>
            <w:r w:rsidRPr="002363DE">
              <w:rPr>
                <w:rFonts w:eastAsia="Times New Roman" w:cs="Times New Roman"/>
                <w:b/>
                <w:bCs/>
                <w:color w:val="000000"/>
                <w:szCs w:val="24"/>
              </w:rPr>
              <w:t>No Depression</w:t>
            </w:r>
          </w:p>
        </w:tc>
        <w:tc>
          <w:tcPr>
            <w:tcW w:w="1364" w:type="dxa"/>
            <w:tcBorders>
              <w:top w:val="single" w:sz="12" w:space="0" w:color="auto"/>
              <w:left w:val="nil"/>
              <w:bottom w:val="single" w:sz="12" w:space="0" w:color="auto"/>
              <w:right w:val="nil"/>
            </w:tcBorders>
            <w:vAlign w:val="center"/>
            <w:hideMark/>
          </w:tcPr>
          <w:p w14:paraId="74330A48" w14:textId="77777777" w:rsidR="002363DE" w:rsidRPr="002363DE" w:rsidRDefault="002363DE" w:rsidP="002363DE">
            <w:pPr>
              <w:spacing w:after="0" w:line="240" w:lineRule="auto"/>
              <w:jc w:val="center"/>
              <w:rPr>
                <w:rFonts w:eastAsia="Times New Roman" w:cs="Times New Roman"/>
                <w:b/>
                <w:bCs/>
                <w:color w:val="000000"/>
                <w:szCs w:val="24"/>
              </w:rPr>
            </w:pPr>
            <w:r w:rsidRPr="002363DE">
              <w:rPr>
                <w:rFonts w:eastAsia="Times New Roman" w:cs="Times New Roman"/>
                <w:b/>
                <w:bCs/>
                <w:color w:val="000000"/>
                <w:szCs w:val="24"/>
              </w:rPr>
              <w:t>Yes Depression</w:t>
            </w:r>
          </w:p>
        </w:tc>
        <w:tc>
          <w:tcPr>
            <w:tcW w:w="800" w:type="dxa"/>
            <w:tcBorders>
              <w:top w:val="single" w:sz="12" w:space="0" w:color="auto"/>
              <w:left w:val="nil"/>
              <w:bottom w:val="single" w:sz="12" w:space="0" w:color="auto"/>
              <w:right w:val="nil"/>
            </w:tcBorders>
            <w:noWrap/>
            <w:vAlign w:val="center"/>
            <w:hideMark/>
          </w:tcPr>
          <w:p w14:paraId="651E573A"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OR</w:t>
            </w:r>
          </w:p>
        </w:tc>
        <w:tc>
          <w:tcPr>
            <w:tcW w:w="1430" w:type="dxa"/>
            <w:gridSpan w:val="2"/>
            <w:tcBorders>
              <w:top w:val="single" w:sz="12" w:space="0" w:color="auto"/>
              <w:left w:val="nil"/>
              <w:bottom w:val="single" w:sz="12" w:space="0" w:color="auto"/>
              <w:right w:val="nil"/>
            </w:tcBorders>
            <w:noWrap/>
            <w:vAlign w:val="center"/>
            <w:hideMark/>
          </w:tcPr>
          <w:p w14:paraId="58053BA3"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95%CI</w:t>
            </w:r>
          </w:p>
        </w:tc>
        <w:tc>
          <w:tcPr>
            <w:tcW w:w="1080" w:type="dxa"/>
            <w:gridSpan w:val="2"/>
            <w:tcBorders>
              <w:top w:val="single" w:sz="12" w:space="0" w:color="auto"/>
              <w:left w:val="nil"/>
              <w:bottom w:val="single" w:sz="12" w:space="0" w:color="auto"/>
              <w:right w:val="nil"/>
            </w:tcBorders>
            <w:noWrap/>
            <w:vAlign w:val="center"/>
            <w:hideMark/>
          </w:tcPr>
          <w:p w14:paraId="5BCDC7CF"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p-value</w:t>
            </w:r>
          </w:p>
        </w:tc>
      </w:tr>
      <w:tr w:rsidR="002363DE" w:rsidRPr="002363DE" w14:paraId="292958AF" w14:textId="77777777" w:rsidTr="0007068D">
        <w:trPr>
          <w:trHeight w:val="432"/>
        </w:trPr>
        <w:tc>
          <w:tcPr>
            <w:tcW w:w="1890" w:type="dxa"/>
            <w:vMerge w:val="restart"/>
            <w:tcBorders>
              <w:top w:val="single" w:sz="12" w:space="0" w:color="auto"/>
              <w:left w:val="nil"/>
              <w:bottom w:val="nil"/>
              <w:right w:val="nil"/>
            </w:tcBorders>
            <w:noWrap/>
            <w:hideMark/>
          </w:tcPr>
          <w:p w14:paraId="7B62DBF3" w14:textId="63821BC2" w:rsidR="002363DE" w:rsidRPr="002363DE" w:rsidRDefault="00FB6E9D"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Age</w:t>
            </w:r>
          </w:p>
        </w:tc>
        <w:tc>
          <w:tcPr>
            <w:tcW w:w="1530" w:type="dxa"/>
            <w:tcBorders>
              <w:top w:val="single" w:sz="12" w:space="0" w:color="auto"/>
              <w:left w:val="nil"/>
              <w:bottom w:val="nil"/>
              <w:right w:val="nil"/>
            </w:tcBorders>
            <w:vAlign w:val="center"/>
            <w:hideMark/>
          </w:tcPr>
          <w:p w14:paraId="1A9CF9EF"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10–17 years</w:t>
            </w:r>
          </w:p>
        </w:tc>
        <w:tc>
          <w:tcPr>
            <w:tcW w:w="1402" w:type="dxa"/>
            <w:tcBorders>
              <w:top w:val="single" w:sz="12" w:space="0" w:color="auto"/>
              <w:left w:val="nil"/>
              <w:bottom w:val="nil"/>
              <w:right w:val="nil"/>
            </w:tcBorders>
            <w:vAlign w:val="center"/>
            <w:hideMark/>
          </w:tcPr>
          <w:p w14:paraId="132D0032"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55 (62.5%)</w:t>
            </w:r>
          </w:p>
        </w:tc>
        <w:tc>
          <w:tcPr>
            <w:tcW w:w="1364" w:type="dxa"/>
            <w:tcBorders>
              <w:top w:val="single" w:sz="12" w:space="0" w:color="auto"/>
              <w:left w:val="nil"/>
              <w:bottom w:val="nil"/>
              <w:right w:val="nil"/>
            </w:tcBorders>
            <w:vAlign w:val="center"/>
            <w:hideMark/>
          </w:tcPr>
          <w:p w14:paraId="406D44BF"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33 (37.5%)</w:t>
            </w:r>
          </w:p>
        </w:tc>
        <w:tc>
          <w:tcPr>
            <w:tcW w:w="806" w:type="dxa"/>
            <w:gridSpan w:val="2"/>
            <w:tcBorders>
              <w:top w:val="single" w:sz="12" w:space="0" w:color="auto"/>
              <w:left w:val="nil"/>
              <w:bottom w:val="nil"/>
              <w:right w:val="nil"/>
            </w:tcBorders>
            <w:vAlign w:val="center"/>
            <w:hideMark/>
          </w:tcPr>
          <w:p w14:paraId="3AF33146"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single" w:sz="12" w:space="0" w:color="auto"/>
              <w:left w:val="nil"/>
              <w:bottom w:val="nil"/>
              <w:right w:val="nil"/>
            </w:tcBorders>
            <w:vAlign w:val="center"/>
            <w:hideMark/>
          </w:tcPr>
          <w:p w14:paraId="1EB614C3" w14:textId="77777777" w:rsidR="002363DE" w:rsidRPr="002363DE" w:rsidRDefault="002363DE" w:rsidP="002363DE">
            <w:pPr>
              <w:spacing w:after="0" w:line="240" w:lineRule="auto"/>
              <w:jc w:val="left"/>
              <w:rPr>
                <w:rFonts w:ascii="Calibri" w:eastAsia="Times New Roman" w:hAnsi="Calibri" w:cs="Calibri"/>
                <w:color w:val="000000"/>
                <w:sz w:val="22"/>
              </w:rPr>
            </w:pPr>
            <w:r w:rsidRPr="002363DE">
              <w:rPr>
                <w:rFonts w:ascii="Calibri" w:eastAsia="Times New Roman" w:hAnsi="Calibri" w:cs="Calibri"/>
                <w:color w:val="000000"/>
                <w:sz w:val="22"/>
              </w:rPr>
              <w:t> </w:t>
            </w:r>
          </w:p>
        </w:tc>
        <w:tc>
          <w:tcPr>
            <w:tcW w:w="1080" w:type="dxa"/>
            <w:gridSpan w:val="2"/>
            <w:tcBorders>
              <w:top w:val="single" w:sz="12" w:space="0" w:color="auto"/>
              <w:left w:val="nil"/>
              <w:bottom w:val="nil"/>
              <w:right w:val="nil"/>
            </w:tcBorders>
            <w:vAlign w:val="center"/>
            <w:hideMark/>
          </w:tcPr>
          <w:p w14:paraId="4A473782" w14:textId="77777777" w:rsidR="002363DE" w:rsidRPr="002363DE" w:rsidRDefault="002363DE" w:rsidP="002363DE">
            <w:pPr>
              <w:spacing w:after="0" w:line="240" w:lineRule="auto"/>
              <w:jc w:val="left"/>
              <w:rPr>
                <w:rFonts w:ascii="Calibri" w:eastAsia="Times New Roman" w:hAnsi="Calibri" w:cs="Calibri"/>
                <w:color w:val="000000"/>
                <w:sz w:val="22"/>
              </w:rPr>
            </w:pPr>
            <w:r w:rsidRPr="002363DE">
              <w:rPr>
                <w:rFonts w:ascii="Calibri" w:eastAsia="Times New Roman" w:hAnsi="Calibri" w:cs="Calibri"/>
                <w:color w:val="000000"/>
                <w:sz w:val="22"/>
              </w:rPr>
              <w:t> </w:t>
            </w:r>
          </w:p>
        </w:tc>
      </w:tr>
      <w:tr w:rsidR="002363DE" w:rsidRPr="002363DE" w14:paraId="717F1BC1" w14:textId="77777777" w:rsidTr="0007068D">
        <w:trPr>
          <w:trHeight w:val="432"/>
        </w:trPr>
        <w:tc>
          <w:tcPr>
            <w:tcW w:w="1890" w:type="dxa"/>
            <w:vMerge/>
            <w:tcBorders>
              <w:top w:val="nil"/>
              <w:left w:val="nil"/>
              <w:bottom w:val="single" w:sz="12" w:space="0" w:color="auto"/>
              <w:right w:val="nil"/>
            </w:tcBorders>
            <w:vAlign w:val="center"/>
            <w:hideMark/>
          </w:tcPr>
          <w:p w14:paraId="323BFEFA"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single" w:sz="12" w:space="0" w:color="auto"/>
              <w:right w:val="nil"/>
            </w:tcBorders>
            <w:vAlign w:val="center"/>
            <w:hideMark/>
          </w:tcPr>
          <w:p w14:paraId="42B188A6"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18–19 years</w:t>
            </w:r>
          </w:p>
        </w:tc>
        <w:tc>
          <w:tcPr>
            <w:tcW w:w="1402" w:type="dxa"/>
            <w:tcBorders>
              <w:top w:val="nil"/>
              <w:left w:val="nil"/>
              <w:bottom w:val="single" w:sz="12" w:space="0" w:color="auto"/>
              <w:right w:val="nil"/>
            </w:tcBorders>
            <w:vAlign w:val="center"/>
            <w:hideMark/>
          </w:tcPr>
          <w:p w14:paraId="2FD41B40"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20 (58.8%)</w:t>
            </w:r>
          </w:p>
        </w:tc>
        <w:tc>
          <w:tcPr>
            <w:tcW w:w="1364" w:type="dxa"/>
            <w:tcBorders>
              <w:top w:val="nil"/>
              <w:left w:val="nil"/>
              <w:bottom w:val="single" w:sz="12" w:space="0" w:color="auto"/>
              <w:right w:val="nil"/>
            </w:tcBorders>
            <w:vAlign w:val="center"/>
            <w:hideMark/>
          </w:tcPr>
          <w:p w14:paraId="77264302"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14 (41.2%)</w:t>
            </w:r>
          </w:p>
        </w:tc>
        <w:tc>
          <w:tcPr>
            <w:tcW w:w="806" w:type="dxa"/>
            <w:gridSpan w:val="2"/>
            <w:tcBorders>
              <w:top w:val="nil"/>
              <w:left w:val="nil"/>
              <w:bottom w:val="single" w:sz="12" w:space="0" w:color="auto"/>
              <w:right w:val="nil"/>
            </w:tcBorders>
            <w:vAlign w:val="center"/>
            <w:hideMark/>
          </w:tcPr>
          <w:p w14:paraId="11E59EFD"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3.29</w:t>
            </w:r>
          </w:p>
        </w:tc>
        <w:tc>
          <w:tcPr>
            <w:tcW w:w="1436" w:type="dxa"/>
            <w:gridSpan w:val="2"/>
            <w:tcBorders>
              <w:top w:val="nil"/>
              <w:left w:val="nil"/>
              <w:bottom w:val="single" w:sz="12" w:space="0" w:color="auto"/>
              <w:right w:val="nil"/>
            </w:tcBorders>
            <w:vAlign w:val="center"/>
            <w:hideMark/>
          </w:tcPr>
          <w:p w14:paraId="3110FBBF"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0.78-9.07</w:t>
            </w:r>
          </w:p>
        </w:tc>
        <w:tc>
          <w:tcPr>
            <w:tcW w:w="1080" w:type="dxa"/>
            <w:gridSpan w:val="2"/>
            <w:tcBorders>
              <w:top w:val="nil"/>
              <w:left w:val="nil"/>
              <w:bottom w:val="single" w:sz="12" w:space="0" w:color="auto"/>
              <w:right w:val="nil"/>
            </w:tcBorders>
            <w:vAlign w:val="center"/>
            <w:hideMark/>
          </w:tcPr>
          <w:p w14:paraId="73968BD3"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0.047</w:t>
            </w:r>
          </w:p>
        </w:tc>
      </w:tr>
      <w:tr w:rsidR="002363DE" w:rsidRPr="002363DE" w14:paraId="124B9DE5" w14:textId="77777777" w:rsidTr="0007068D">
        <w:trPr>
          <w:trHeight w:val="432"/>
        </w:trPr>
        <w:tc>
          <w:tcPr>
            <w:tcW w:w="1890" w:type="dxa"/>
            <w:vMerge w:val="restart"/>
            <w:tcBorders>
              <w:top w:val="single" w:sz="12" w:space="0" w:color="auto"/>
              <w:left w:val="nil"/>
              <w:bottom w:val="nil"/>
              <w:right w:val="nil"/>
            </w:tcBorders>
            <w:noWrap/>
            <w:hideMark/>
          </w:tcPr>
          <w:p w14:paraId="3458AFED" w14:textId="0BC466CD" w:rsidR="002363DE" w:rsidRPr="002363DE" w:rsidRDefault="00FB6E9D"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Gende</w:t>
            </w:r>
            <w:r>
              <w:rPr>
                <w:rFonts w:eastAsia="Times New Roman" w:cs="Times New Roman"/>
                <w:color w:val="000000"/>
                <w:szCs w:val="24"/>
              </w:rPr>
              <w:t>r</w:t>
            </w:r>
          </w:p>
        </w:tc>
        <w:tc>
          <w:tcPr>
            <w:tcW w:w="1530" w:type="dxa"/>
            <w:tcBorders>
              <w:top w:val="single" w:sz="12" w:space="0" w:color="auto"/>
              <w:left w:val="nil"/>
              <w:bottom w:val="nil"/>
              <w:right w:val="nil"/>
            </w:tcBorders>
            <w:vAlign w:val="center"/>
            <w:hideMark/>
          </w:tcPr>
          <w:p w14:paraId="4961F7D4"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Male</w:t>
            </w:r>
          </w:p>
        </w:tc>
        <w:tc>
          <w:tcPr>
            <w:tcW w:w="1402" w:type="dxa"/>
            <w:tcBorders>
              <w:top w:val="single" w:sz="12" w:space="0" w:color="auto"/>
              <w:left w:val="nil"/>
              <w:bottom w:val="nil"/>
              <w:right w:val="nil"/>
            </w:tcBorders>
            <w:vAlign w:val="center"/>
            <w:hideMark/>
          </w:tcPr>
          <w:p w14:paraId="4E6D6CF6"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36 (62.1%)</w:t>
            </w:r>
          </w:p>
        </w:tc>
        <w:tc>
          <w:tcPr>
            <w:tcW w:w="1364" w:type="dxa"/>
            <w:tcBorders>
              <w:top w:val="single" w:sz="12" w:space="0" w:color="auto"/>
              <w:left w:val="nil"/>
              <w:bottom w:val="nil"/>
              <w:right w:val="nil"/>
            </w:tcBorders>
            <w:vAlign w:val="center"/>
            <w:hideMark/>
          </w:tcPr>
          <w:p w14:paraId="56F9F740"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22 (37.9%)</w:t>
            </w:r>
          </w:p>
        </w:tc>
        <w:tc>
          <w:tcPr>
            <w:tcW w:w="806" w:type="dxa"/>
            <w:gridSpan w:val="2"/>
            <w:tcBorders>
              <w:top w:val="single" w:sz="12" w:space="0" w:color="auto"/>
              <w:left w:val="nil"/>
              <w:bottom w:val="nil"/>
              <w:right w:val="nil"/>
            </w:tcBorders>
            <w:vAlign w:val="center"/>
            <w:hideMark/>
          </w:tcPr>
          <w:p w14:paraId="4E8F42F1"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single" w:sz="12" w:space="0" w:color="auto"/>
              <w:left w:val="nil"/>
              <w:bottom w:val="nil"/>
              <w:right w:val="nil"/>
            </w:tcBorders>
            <w:vAlign w:val="center"/>
            <w:hideMark/>
          </w:tcPr>
          <w:p w14:paraId="6907F895" w14:textId="77777777" w:rsidR="002363DE" w:rsidRPr="002363DE" w:rsidRDefault="002363DE" w:rsidP="002363DE">
            <w:pPr>
              <w:spacing w:after="0" w:line="240" w:lineRule="auto"/>
              <w:jc w:val="left"/>
              <w:rPr>
                <w:rFonts w:eastAsia="Times New Roman" w:cs="Times New Roman"/>
                <w:color w:val="000000"/>
                <w:szCs w:val="24"/>
              </w:rPr>
            </w:pPr>
          </w:p>
        </w:tc>
        <w:tc>
          <w:tcPr>
            <w:tcW w:w="1080" w:type="dxa"/>
            <w:gridSpan w:val="2"/>
            <w:tcBorders>
              <w:top w:val="single" w:sz="12" w:space="0" w:color="auto"/>
              <w:left w:val="nil"/>
              <w:bottom w:val="nil"/>
              <w:right w:val="nil"/>
            </w:tcBorders>
            <w:vAlign w:val="center"/>
            <w:hideMark/>
          </w:tcPr>
          <w:p w14:paraId="71D84E95" w14:textId="77777777" w:rsidR="002363DE" w:rsidRPr="002363DE" w:rsidRDefault="002363DE" w:rsidP="002363DE">
            <w:pPr>
              <w:spacing w:after="0" w:line="240" w:lineRule="auto"/>
              <w:jc w:val="left"/>
              <w:rPr>
                <w:rFonts w:eastAsia="Times New Roman" w:cs="Times New Roman"/>
                <w:sz w:val="20"/>
                <w:szCs w:val="20"/>
              </w:rPr>
            </w:pPr>
          </w:p>
        </w:tc>
      </w:tr>
      <w:tr w:rsidR="002363DE" w:rsidRPr="002363DE" w14:paraId="4F50E6C5" w14:textId="77777777" w:rsidTr="0007068D">
        <w:trPr>
          <w:trHeight w:val="432"/>
        </w:trPr>
        <w:tc>
          <w:tcPr>
            <w:tcW w:w="1890" w:type="dxa"/>
            <w:vMerge/>
            <w:tcBorders>
              <w:top w:val="nil"/>
              <w:left w:val="nil"/>
              <w:bottom w:val="single" w:sz="12" w:space="0" w:color="auto"/>
              <w:right w:val="nil"/>
            </w:tcBorders>
            <w:vAlign w:val="center"/>
            <w:hideMark/>
          </w:tcPr>
          <w:p w14:paraId="79F52617"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single" w:sz="12" w:space="0" w:color="auto"/>
              <w:right w:val="nil"/>
            </w:tcBorders>
            <w:vAlign w:val="center"/>
            <w:hideMark/>
          </w:tcPr>
          <w:p w14:paraId="4CC340A2"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Female</w:t>
            </w:r>
          </w:p>
        </w:tc>
        <w:tc>
          <w:tcPr>
            <w:tcW w:w="1402" w:type="dxa"/>
            <w:tcBorders>
              <w:top w:val="nil"/>
              <w:left w:val="nil"/>
              <w:bottom w:val="single" w:sz="12" w:space="0" w:color="auto"/>
              <w:right w:val="nil"/>
            </w:tcBorders>
            <w:vAlign w:val="center"/>
            <w:hideMark/>
          </w:tcPr>
          <w:p w14:paraId="79935F7D"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39 (60.9%)</w:t>
            </w:r>
          </w:p>
        </w:tc>
        <w:tc>
          <w:tcPr>
            <w:tcW w:w="1364" w:type="dxa"/>
            <w:tcBorders>
              <w:top w:val="nil"/>
              <w:left w:val="nil"/>
              <w:bottom w:val="single" w:sz="12" w:space="0" w:color="auto"/>
              <w:right w:val="nil"/>
            </w:tcBorders>
            <w:vAlign w:val="center"/>
            <w:hideMark/>
          </w:tcPr>
          <w:p w14:paraId="25C33A0B"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25 (39.1%)</w:t>
            </w:r>
          </w:p>
        </w:tc>
        <w:tc>
          <w:tcPr>
            <w:tcW w:w="806" w:type="dxa"/>
            <w:gridSpan w:val="2"/>
            <w:tcBorders>
              <w:top w:val="nil"/>
              <w:left w:val="nil"/>
              <w:bottom w:val="single" w:sz="12" w:space="0" w:color="auto"/>
              <w:right w:val="nil"/>
            </w:tcBorders>
            <w:noWrap/>
            <w:vAlign w:val="center"/>
            <w:hideMark/>
          </w:tcPr>
          <w:p w14:paraId="4D9686BF"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0.84</w:t>
            </w:r>
          </w:p>
        </w:tc>
        <w:tc>
          <w:tcPr>
            <w:tcW w:w="1436" w:type="dxa"/>
            <w:gridSpan w:val="2"/>
            <w:tcBorders>
              <w:top w:val="nil"/>
              <w:left w:val="nil"/>
              <w:bottom w:val="single" w:sz="12" w:space="0" w:color="auto"/>
              <w:right w:val="nil"/>
            </w:tcBorders>
            <w:noWrap/>
            <w:vAlign w:val="center"/>
            <w:hideMark/>
          </w:tcPr>
          <w:p w14:paraId="22BC238E"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0.32-2.21</w:t>
            </w:r>
          </w:p>
        </w:tc>
        <w:tc>
          <w:tcPr>
            <w:tcW w:w="1080" w:type="dxa"/>
            <w:gridSpan w:val="2"/>
            <w:tcBorders>
              <w:top w:val="nil"/>
              <w:left w:val="nil"/>
              <w:bottom w:val="single" w:sz="12" w:space="0" w:color="auto"/>
              <w:right w:val="nil"/>
            </w:tcBorders>
            <w:noWrap/>
            <w:vAlign w:val="center"/>
            <w:hideMark/>
          </w:tcPr>
          <w:p w14:paraId="26ACD415"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0.072</w:t>
            </w:r>
          </w:p>
        </w:tc>
      </w:tr>
      <w:tr w:rsidR="002363DE" w:rsidRPr="002363DE" w14:paraId="73BA5606" w14:textId="77777777" w:rsidTr="0007068D">
        <w:trPr>
          <w:trHeight w:val="432"/>
        </w:trPr>
        <w:tc>
          <w:tcPr>
            <w:tcW w:w="1890" w:type="dxa"/>
            <w:vMerge w:val="restart"/>
            <w:tcBorders>
              <w:top w:val="single" w:sz="12" w:space="0" w:color="auto"/>
              <w:left w:val="nil"/>
              <w:bottom w:val="nil"/>
              <w:right w:val="nil"/>
            </w:tcBorders>
            <w:noWrap/>
            <w:hideMark/>
          </w:tcPr>
          <w:p w14:paraId="6DB1F5CC" w14:textId="42C2AC4B" w:rsidR="002363DE" w:rsidRPr="002363DE" w:rsidRDefault="00FB6E9D"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Go to school hungry</w:t>
            </w:r>
          </w:p>
        </w:tc>
        <w:tc>
          <w:tcPr>
            <w:tcW w:w="1530" w:type="dxa"/>
            <w:tcBorders>
              <w:top w:val="single" w:sz="12" w:space="0" w:color="auto"/>
              <w:left w:val="nil"/>
              <w:bottom w:val="nil"/>
              <w:right w:val="nil"/>
            </w:tcBorders>
            <w:vAlign w:val="center"/>
            <w:hideMark/>
          </w:tcPr>
          <w:p w14:paraId="5F2F71F8"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Never</w:t>
            </w:r>
          </w:p>
        </w:tc>
        <w:tc>
          <w:tcPr>
            <w:tcW w:w="1402" w:type="dxa"/>
            <w:tcBorders>
              <w:top w:val="single" w:sz="12" w:space="0" w:color="auto"/>
              <w:left w:val="nil"/>
              <w:bottom w:val="nil"/>
              <w:right w:val="nil"/>
            </w:tcBorders>
            <w:vAlign w:val="center"/>
            <w:hideMark/>
          </w:tcPr>
          <w:p w14:paraId="3A340F6F"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72 (66.1%)</w:t>
            </w:r>
          </w:p>
        </w:tc>
        <w:tc>
          <w:tcPr>
            <w:tcW w:w="1364" w:type="dxa"/>
            <w:tcBorders>
              <w:top w:val="single" w:sz="12" w:space="0" w:color="auto"/>
              <w:left w:val="nil"/>
              <w:bottom w:val="nil"/>
              <w:right w:val="nil"/>
            </w:tcBorders>
            <w:vAlign w:val="center"/>
            <w:hideMark/>
          </w:tcPr>
          <w:p w14:paraId="7A40F514"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37 (33.9%)</w:t>
            </w:r>
          </w:p>
        </w:tc>
        <w:tc>
          <w:tcPr>
            <w:tcW w:w="806" w:type="dxa"/>
            <w:gridSpan w:val="2"/>
            <w:tcBorders>
              <w:top w:val="single" w:sz="12" w:space="0" w:color="auto"/>
              <w:left w:val="nil"/>
              <w:bottom w:val="nil"/>
              <w:right w:val="nil"/>
            </w:tcBorders>
            <w:vAlign w:val="center"/>
            <w:hideMark/>
          </w:tcPr>
          <w:p w14:paraId="290705B7"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single" w:sz="12" w:space="0" w:color="auto"/>
              <w:left w:val="nil"/>
              <w:bottom w:val="nil"/>
              <w:right w:val="nil"/>
            </w:tcBorders>
            <w:noWrap/>
            <w:vAlign w:val="center"/>
            <w:hideMark/>
          </w:tcPr>
          <w:p w14:paraId="0D73044B" w14:textId="77777777" w:rsidR="002363DE" w:rsidRPr="002363DE" w:rsidRDefault="002363DE" w:rsidP="002363DE">
            <w:pPr>
              <w:spacing w:after="0" w:line="240" w:lineRule="auto"/>
              <w:jc w:val="left"/>
              <w:rPr>
                <w:rFonts w:eastAsia="Times New Roman" w:cs="Times New Roman"/>
                <w:color w:val="000000"/>
                <w:szCs w:val="24"/>
              </w:rPr>
            </w:pPr>
          </w:p>
        </w:tc>
        <w:tc>
          <w:tcPr>
            <w:tcW w:w="1080" w:type="dxa"/>
            <w:gridSpan w:val="2"/>
            <w:tcBorders>
              <w:top w:val="single" w:sz="12" w:space="0" w:color="auto"/>
              <w:left w:val="nil"/>
              <w:bottom w:val="nil"/>
              <w:right w:val="nil"/>
            </w:tcBorders>
            <w:noWrap/>
            <w:vAlign w:val="center"/>
            <w:hideMark/>
          </w:tcPr>
          <w:p w14:paraId="10785750" w14:textId="77777777" w:rsidR="002363DE" w:rsidRPr="002363DE" w:rsidRDefault="002363DE" w:rsidP="002363DE">
            <w:pPr>
              <w:spacing w:after="0" w:line="240" w:lineRule="auto"/>
              <w:jc w:val="left"/>
              <w:rPr>
                <w:rFonts w:eastAsia="Times New Roman" w:cs="Times New Roman"/>
                <w:sz w:val="20"/>
                <w:szCs w:val="20"/>
              </w:rPr>
            </w:pPr>
          </w:p>
        </w:tc>
      </w:tr>
      <w:tr w:rsidR="002363DE" w:rsidRPr="002363DE" w14:paraId="27E1E238" w14:textId="77777777" w:rsidTr="0007068D">
        <w:trPr>
          <w:trHeight w:val="432"/>
        </w:trPr>
        <w:tc>
          <w:tcPr>
            <w:tcW w:w="1890" w:type="dxa"/>
            <w:vMerge/>
            <w:tcBorders>
              <w:left w:val="nil"/>
              <w:bottom w:val="single" w:sz="12" w:space="0" w:color="auto"/>
              <w:right w:val="nil"/>
            </w:tcBorders>
            <w:vAlign w:val="center"/>
            <w:hideMark/>
          </w:tcPr>
          <w:p w14:paraId="4E832CB3"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left w:val="nil"/>
              <w:bottom w:val="single" w:sz="12" w:space="0" w:color="auto"/>
              <w:right w:val="nil"/>
            </w:tcBorders>
            <w:vAlign w:val="center"/>
            <w:hideMark/>
          </w:tcPr>
          <w:p w14:paraId="1956A712"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Sometimes</w:t>
            </w:r>
          </w:p>
        </w:tc>
        <w:tc>
          <w:tcPr>
            <w:tcW w:w="1402" w:type="dxa"/>
            <w:tcBorders>
              <w:left w:val="nil"/>
              <w:bottom w:val="single" w:sz="12" w:space="0" w:color="auto"/>
              <w:right w:val="nil"/>
            </w:tcBorders>
            <w:vAlign w:val="center"/>
            <w:hideMark/>
          </w:tcPr>
          <w:p w14:paraId="2C54216D"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3 (23.1%)</w:t>
            </w:r>
          </w:p>
        </w:tc>
        <w:tc>
          <w:tcPr>
            <w:tcW w:w="1364" w:type="dxa"/>
            <w:tcBorders>
              <w:left w:val="nil"/>
              <w:bottom w:val="single" w:sz="12" w:space="0" w:color="auto"/>
              <w:right w:val="nil"/>
            </w:tcBorders>
            <w:vAlign w:val="center"/>
            <w:hideMark/>
          </w:tcPr>
          <w:p w14:paraId="32931BCE"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10 (76.9%)</w:t>
            </w:r>
          </w:p>
        </w:tc>
        <w:tc>
          <w:tcPr>
            <w:tcW w:w="806" w:type="dxa"/>
            <w:gridSpan w:val="2"/>
            <w:tcBorders>
              <w:left w:val="nil"/>
              <w:bottom w:val="single" w:sz="12" w:space="0" w:color="auto"/>
              <w:right w:val="nil"/>
            </w:tcBorders>
            <w:vAlign w:val="center"/>
            <w:hideMark/>
          </w:tcPr>
          <w:p w14:paraId="509E7312"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6.51</w:t>
            </w:r>
          </w:p>
        </w:tc>
        <w:tc>
          <w:tcPr>
            <w:tcW w:w="1436" w:type="dxa"/>
            <w:gridSpan w:val="2"/>
            <w:tcBorders>
              <w:left w:val="nil"/>
              <w:bottom w:val="single" w:sz="12" w:space="0" w:color="auto"/>
              <w:right w:val="nil"/>
            </w:tcBorders>
            <w:noWrap/>
            <w:vAlign w:val="center"/>
            <w:hideMark/>
          </w:tcPr>
          <w:p w14:paraId="69B14D15"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2.99-14.13</w:t>
            </w:r>
          </w:p>
        </w:tc>
        <w:tc>
          <w:tcPr>
            <w:tcW w:w="1080" w:type="dxa"/>
            <w:gridSpan w:val="2"/>
            <w:tcBorders>
              <w:left w:val="nil"/>
              <w:bottom w:val="single" w:sz="12" w:space="0" w:color="auto"/>
              <w:right w:val="nil"/>
            </w:tcBorders>
            <w:vAlign w:val="center"/>
            <w:hideMark/>
          </w:tcPr>
          <w:p w14:paraId="51E70CC6"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0.024</w:t>
            </w:r>
          </w:p>
        </w:tc>
      </w:tr>
      <w:tr w:rsidR="002363DE" w:rsidRPr="002363DE" w14:paraId="078EAC50" w14:textId="77777777" w:rsidTr="0007068D">
        <w:trPr>
          <w:trHeight w:val="432"/>
        </w:trPr>
        <w:tc>
          <w:tcPr>
            <w:tcW w:w="1890" w:type="dxa"/>
            <w:vMerge w:val="restart"/>
            <w:tcBorders>
              <w:top w:val="single" w:sz="12" w:space="0" w:color="auto"/>
              <w:left w:val="nil"/>
              <w:bottom w:val="nil"/>
              <w:right w:val="nil"/>
            </w:tcBorders>
            <w:noWrap/>
            <w:hideMark/>
          </w:tcPr>
          <w:p w14:paraId="1FB05377" w14:textId="7EC1BCA4" w:rsidR="002363DE" w:rsidRPr="002363DE" w:rsidRDefault="00FB6E9D"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Family use alcohol</w:t>
            </w:r>
          </w:p>
        </w:tc>
        <w:tc>
          <w:tcPr>
            <w:tcW w:w="1530" w:type="dxa"/>
            <w:tcBorders>
              <w:top w:val="single" w:sz="12" w:space="0" w:color="auto"/>
              <w:left w:val="nil"/>
              <w:bottom w:val="nil"/>
              <w:right w:val="nil"/>
            </w:tcBorders>
            <w:vAlign w:val="center"/>
            <w:hideMark/>
          </w:tcPr>
          <w:p w14:paraId="4A7EBCE5"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Yes</w:t>
            </w:r>
          </w:p>
        </w:tc>
        <w:tc>
          <w:tcPr>
            <w:tcW w:w="1402" w:type="dxa"/>
            <w:tcBorders>
              <w:top w:val="single" w:sz="12" w:space="0" w:color="auto"/>
              <w:left w:val="nil"/>
              <w:bottom w:val="nil"/>
              <w:right w:val="nil"/>
            </w:tcBorders>
            <w:vAlign w:val="center"/>
            <w:hideMark/>
          </w:tcPr>
          <w:p w14:paraId="7B216DA9"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42 (50.6%)</w:t>
            </w:r>
          </w:p>
        </w:tc>
        <w:tc>
          <w:tcPr>
            <w:tcW w:w="1364" w:type="dxa"/>
            <w:tcBorders>
              <w:top w:val="single" w:sz="12" w:space="0" w:color="auto"/>
              <w:left w:val="nil"/>
              <w:bottom w:val="nil"/>
              <w:right w:val="nil"/>
            </w:tcBorders>
            <w:vAlign w:val="center"/>
            <w:hideMark/>
          </w:tcPr>
          <w:p w14:paraId="4C78EFBE"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41 (49.4%)</w:t>
            </w:r>
          </w:p>
        </w:tc>
        <w:tc>
          <w:tcPr>
            <w:tcW w:w="806" w:type="dxa"/>
            <w:gridSpan w:val="2"/>
            <w:tcBorders>
              <w:top w:val="single" w:sz="12" w:space="0" w:color="auto"/>
              <w:left w:val="nil"/>
              <w:bottom w:val="nil"/>
              <w:right w:val="nil"/>
            </w:tcBorders>
            <w:vAlign w:val="center"/>
            <w:hideMark/>
          </w:tcPr>
          <w:p w14:paraId="569235E5"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6.01</w:t>
            </w:r>
          </w:p>
        </w:tc>
        <w:tc>
          <w:tcPr>
            <w:tcW w:w="1436" w:type="dxa"/>
            <w:gridSpan w:val="2"/>
            <w:tcBorders>
              <w:top w:val="single" w:sz="12" w:space="0" w:color="auto"/>
              <w:left w:val="nil"/>
              <w:bottom w:val="nil"/>
              <w:right w:val="nil"/>
            </w:tcBorders>
            <w:vAlign w:val="center"/>
            <w:hideMark/>
          </w:tcPr>
          <w:p w14:paraId="422A8548"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0.28-10.56</w:t>
            </w:r>
          </w:p>
        </w:tc>
        <w:tc>
          <w:tcPr>
            <w:tcW w:w="1080" w:type="dxa"/>
            <w:gridSpan w:val="2"/>
            <w:tcBorders>
              <w:top w:val="single" w:sz="12" w:space="0" w:color="auto"/>
              <w:left w:val="nil"/>
              <w:bottom w:val="nil"/>
              <w:right w:val="nil"/>
            </w:tcBorders>
            <w:vAlign w:val="center"/>
            <w:hideMark/>
          </w:tcPr>
          <w:p w14:paraId="7447F4FE"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0.016</w:t>
            </w:r>
          </w:p>
        </w:tc>
      </w:tr>
      <w:tr w:rsidR="002363DE" w:rsidRPr="002363DE" w14:paraId="520CB71C" w14:textId="77777777" w:rsidTr="0007068D">
        <w:trPr>
          <w:trHeight w:val="432"/>
        </w:trPr>
        <w:tc>
          <w:tcPr>
            <w:tcW w:w="1890" w:type="dxa"/>
            <w:vMerge/>
            <w:tcBorders>
              <w:top w:val="nil"/>
              <w:left w:val="nil"/>
              <w:bottom w:val="single" w:sz="12" w:space="0" w:color="auto"/>
              <w:right w:val="nil"/>
            </w:tcBorders>
            <w:vAlign w:val="center"/>
            <w:hideMark/>
          </w:tcPr>
          <w:p w14:paraId="07752C3E"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single" w:sz="12" w:space="0" w:color="auto"/>
              <w:right w:val="nil"/>
            </w:tcBorders>
            <w:vAlign w:val="center"/>
            <w:hideMark/>
          </w:tcPr>
          <w:p w14:paraId="352EFC53"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No</w:t>
            </w:r>
          </w:p>
        </w:tc>
        <w:tc>
          <w:tcPr>
            <w:tcW w:w="1402" w:type="dxa"/>
            <w:tcBorders>
              <w:top w:val="nil"/>
              <w:left w:val="nil"/>
              <w:bottom w:val="single" w:sz="12" w:space="0" w:color="auto"/>
              <w:right w:val="nil"/>
            </w:tcBorders>
            <w:vAlign w:val="center"/>
            <w:hideMark/>
          </w:tcPr>
          <w:p w14:paraId="6692BFA9"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33 (84.6%)</w:t>
            </w:r>
          </w:p>
        </w:tc>
        <w:tc>
          <w:tcPr>
            <w:tcW w:w="1364" w:type="dxa"/>
            <w:tcBorders>
              <w:top w:val="nil"/>
              <w:left w:val="nil"/>
              <w:bottom w:val="single" w:sz="12" w:space="0" w:color="auto"/>
              <w:right w:val="nil"/>
            </w:tcBorders>
            <w:vAlign w:val="center"/>
            <w:hideMark/>
          </w:tcPr>
          <w:p w14:paraId="26CFA97C"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6 (15.4%)</w:t>
            </w:r>
          </w:p>
        </w:tc>
        <w:tc>
          <w:tcPr>
            <w:tcW w:w="806" w:type="dxa"/>
            <w:gridSpan w:val="2"/>
            <w:tcBorders>
              <w:top w:val="nil"/>
              <w:left w:val="nil"/>
              <w:bottom w:val="single" w:sz="12" w:space="0" w:color="auto"/>
              <w:right w:val="nil"/>
            </w:tcBorders>
            <w:noWrap/>
            <w:vAlign w:val="center"/>
            <w:hideMark/>
          </w:tcPr>
          <w:p w14:paraId="07A5D3E4"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nil"/>
              <w:left w:val="nil"/>
              <w:bottom w:val="single" w:sz="12" w:space="0" w:color="auto"/>
              <w:right w:val="nil"/>
            </w:tcBorders>
            <w:noWrap/>
            <w:vAlign w:val="center"/>
            <w:hideMark/>
          </w:tcPr>
          <w:p w14:paraId="7FBE7D22" w14:textId="77777777" w:rsidR="002363DE" w:rsidRPr="002363DE" w:rsidRDefault="002363DE" w:rsidP="002363DE">
            <w:pPr>
              <w:spacing w:after="0" w:line="240" w:lineRule="auto"/>
              <w:jc w:val="left"/>
              <w:rPr>
                <w:rFonts w:eastAsia="Times New Roman" w:cs="Times New Roman"/>
                <w:color w:val="000000"/>
                <w:szCs w:val="24"/>
              </w:rPr>
            </w:pPr>
          </w:p>
        </w:tc>
        <w:tc>
          <w:tcPr>
            <w:tcW w:w="1080" w:type="dxa"/>
            <w:gridSpan w:val="2"/>
            <w:tcBorders>
              <w:top w:val="nil"/>
              <w:left w:val="nil"/>
              <w:bottom w:val="single" w:sz="12" w:space="0" w:color="auto"/>
              <w:right w:val="nil"/>
            </w:tcBorders>
            <w:noWrap/>
            <w:vAlign w:val="center"/>
            <w:hideMark/>
          </w:tcPr>
          <w:p w14:paraId="49D3811B" w14:textId="77777777" w:rsidR="002363DE" w:rsidRPr="002363DE" w:rsidRDefault="002363DE" w:rsidP="002363DE">
            <w:pPr>
              <w:spacing w:after="0" w:line="240" w:lineRule="auto"/>
              <w:jc w:val="left"/>
              <w:rPr>
                <w:rFonts w:eastAsia="Times New Roman" w:cs="Times New Roman"/>
                <w:sz w:val="20"/>
                <w:szCs w:val="20"/>
              </w:rPr>
            </w:pPr>
          </w:p>
        </w:tc>
      </w:tr>
      <w:tr w:rsidR="002363DE" w:rsidRPr="002363DE" w14:paraId="6A21021B" w14:textId="77777777" w:rsidTr="0007068D">
        <w:trPr>
          <w:trHeight w:val="432"/>
        </w:trPr>
        <w:tc>
          <w:tcPr>
            <w:tcW w:w="1890" w:type="dxa"/>
            <w:vMerge w:val="restart"/>
            <w:tcBorders>
              <w:top w:val="single" w:sz="12" w:space="0" w:color="auto"/>
              <w:left w:val="nil"/>
              <w:bottom w:val="nil"/>
              <w:right w:val="nil"/>
            </w:tcBorders>
            <w:noWrap/>
            <w:hideMark/>
          </w:tcPr>
          <w:p w14:paraId="4CD97FE4" w14:textId="5F6EB7AD" w:rsidR="002363DE" w:rsidRPr="002363DE" w:rsidRDefault="00FB6E9D"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Adolescent use alcohol</w:t>
            </w:r>
          </w:p>
        </w:tc>
        <w:tc>
          <w:tcPr>
            <w:tcW w:w="1530" w:type="dxa"/>
            <w:tcBorders>
              <w:top w:val="single" w:sz="12" w:space="0" w:color="auto"/>
              <w:left w:val="nil"/>
              <w:bottom w:val="nil"/>
              <w:right w:val="nil"/>
            </w:tcBorders>
            <w:vAlign w:val="center"/>
            <w:hideMark/>
          </w:tcPr>
          <w:p w14:paraId="4F0C3C0C"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Once</w:t>
            </w:r>
          </w:p>
        </w:tc>
        <w:tc>
          <w:tcPr>
            <w:tcW w:w="1402" w:type="dxa"/>
            <w:tcBorders>
              <w:top w:val="single" w:sz="12" w:space="0" w:color="auto"/>
              <w:left w:val="nil"/>
              <w:bottom w:val="nil"/>
              <w:right w:val="nil"/>
            </w:tcBorders>
            <w:vAlign w:val="center"/>
            <w:hideMark/>
          </w:tcPr>
          <w:p w14:paraId="2368799E"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 (44.4%)</w:t>
            </w:r>
          </w:p>
        </w:tc>
        <w:tc>
          <w:tcPr>
            <w:tcW w:w="1364" w:type="dxa"/>
            <w:tcBorders>
              <w:top w:val="single" w:sz="12" w:space="0" w:color="auto"/>
              <w:left w:val="nil"/>
              <w:bottom w:val="nil"/>
              <w:right w:val="nil"/>
            </w:tcBorders>
            <w:vAlign w:val="center"/>
            <w:hideMark/>
          </w:tcPr>
          <w:p w14:paraId="7A0E7365"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5 (55.6%)</w:t>
            </w:r>
          </w:p>
        </w:tc>
        <w:tc>
          <w:tcPr>
            <w:tcW w:w="806" w:type="dxa"/>
            <w:gridSpan w:val="2"/>
            <w:tcBorders>
              <w:top w:val="single" w:sz="12" w:space="0" w:color="auto"/>
              <w:left w:val="nil"/>
              <w:bottom w:val="nil"/>
              <w:right w:val="nil"/>
            </w:tcBorders>
            <w:vAlign w:val="center"/>
            <w:hideMark/>
          </w:tcPr>
          <w:p w14:paraId="176DD118"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1.99</w:t>
            </w:r>
          </w:p>
        </w:tc>
        <w:tc>
          <w:tcPr>
            <w:tcW w:w="1436" w:type="dxa"/>
            <w:gridSpan w:val="2"/>
            <w:tcBorders>
              <w:top w:val="single" w:sz="12" w:space="0" w:color="auto"/>
              <w:left w:val="nil"/>
              <w:bottom w:val="nil"/>
              <w:right w:val="nil"/>
            </w:tcBorders>
            <w:vAlign w:val="center"/>
            <w:hideMark/>
          </w:tcPr>
          <w:p w14:paraId="6AFB52AB"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1.23-5.59</w:t>
            </w:r>
          </w:p>
        </w:tc>
        <w:tc>
          <w:tcPr>
            <w:tcW w:w="1080" w:type="dxa"/>
            <w:gridSpan w:val="2"/>
            <w:tcBorders>
              <w:top w:val="single" w:sz="12" w:space="0" w:color="auto"/>
              <w:left w:val="nil"/>
              <w:bottom w:val="nil"/>
              <w:right w:val="nil"/>
            </w:tcBorders>
            <w:vAlign w:val="center"/>
            <w:hideMark/>
          </w:tcPr>
          <w:p w14:paraId="469F58DD"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0.045</w:t>
            </w:r>
          </w:p>
        </w:tc>
      </w:tr>
      <w:tr w:rsidR="002363DE" w:rsidRPr="002363DE" w14:paraId="29943808" w14:textId="77777777" w:rsidTr="0007068D">
        <w:trPr>
          <w:trHeight w:val="432"/>
        </w:trPr>
        <w:tc>
          <w:tcPr>
            <w:tcW w:w="1890" w:type="dxa"/>
            <w:vMerge/>
            <w:tcBorders>
              <w:top w:val="nil"/>
              <w:left w:val="nil"/>
              <w:bottom w:val="nil"/>
              <w:right w:val="nil"/>
            </w:tcBorders>
            <w:vAlign w:val="center"/>
            <w:hideMark/>
          </w:tcPr>
          <w:p w14:paraId="0F5AAE43"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nil"/>
              <w:right w:val="nil"/>
            </w:tcBorders>
            <w:vAlign w:val="center"/>
            <w:hideMark/>
          </w:tcPr>
          <w:p w14:paraId="24DBFBC3"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Sometimes</w:t>
            </w:r>
          </w:p>
        </w:tc>
        <w:tc>
          <w:tcPr>
            <w:tcW w:w="1402" w:type="dxa"/>
            <w:tcBorders>
              <w:top w:val="nil"/>
              <w:left w:val="nil"/>
              <w:bottom w:val="nil"/>
              <w:right w:val="nil"/>
            </w:tcBorders>
            <w:vAlign w:val="center"/>
            <w:hideMark/>
          </w:tcPr>
          <w:p w14:paraId="26561CE4"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 (80.0%)</w:t>
            </w:r>
          </w:p>
        </w:tc>
        <w:tc>
          <w:tcPr>
            <w:tcW w:w="1364" w:type="dxa"/>
            <w:tcBorders>
              <w:top w:val="nil"/>
              <w:left w:val="nil"/>
              <w:bottom w:val="nil"/>
              <w:right w:val="nil"/>
            </w:tcBorders>
            <w:vAlign w:val="center"/>
            <w:hideMark/>
          </w:tcPr>
          <w:p w14:paraId="509F2162"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1 (20.0%)</w:t>
            </w:r>
          </w:p>
        </w:tc>
        <w:tc>
          <w:tcPr>
            <w:tcW w:w="806" w:type="dxa"/>
            <w:gridSpan w:val="2"/>
            <w:tcBorders>
              <w:top w:val="nil"/>
              <w:left w:val="nil"/>
              <w:bottom w:val="nil"/>
              <w:right w:val="nil"/>
            </w:tcBorders>
            <w:vAlign w:val="center"/>
            <w:hideMark/>
          </w:tcPr>
          <w:p w14:paraId="03D07C2E"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4.52</w:t>
            </w:r>
          </w:p>
        </w:tc>
        <w:tc>
          <w:tcPr>
            <w:tcW w:w="1436" w:type="dxa"/>
            <w:gridSpan w:val="2"/>
            <w:tcBorders>
              <w:top w:val="nil"/>
              <w:left w:val="nil"/>
              <w:bottom w:val="nil"/>
              <w:right w:val="nil"/>
            </w:tcBorders>
            <w:vAlign w:val="center"/>
            <w:hideMark/>
          </w:tcPr>
          <w:p w14:paraId="7038A070"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1.79-7.99</w:t>
            </w:r>
          </w:p>
        </w:tc>
        <w:tc>
          <w:tcPr>
            <w:tcW w:w="1080" w:type="dxa"/>
            <w:gridSpan w:val="2"/>
            <w:tcBorders>
              <w:top w:val="nil"/>
              <w:left w:val="nil"/>
              <w:bottom w:val="nil"/>
              <w:right w:val="nil"/>
            </w:tcBorders>
            <w:vAlign w:val="center"/>
            <w:hideMark/>
          </w:tcPr>
          <w:p w14:paraId="476FDD93"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0.031</w:t>
            </w:r>
          </w:p>
        </w:tc>
      </w:tr>
      <w:tr w:rsidR="002363DE" w:rsidRPr="002363DE" w14:paraId="4F7D207E" w14:textId="77777777" w:rsidTr="0007068D">
        <w:trPr>
          <w:trHeight w:val="432"/>
        </w:trPr>
        <w:tc>
          <w:tcPr>
            <w:tcW w:w="1890" w:type="dxa"/>
            <w:vMerge/>
            <w:tcBorders>
              <w:top w:val="nil"/>
              <w:left w:val="nil"/>
              <w:bottom w:val="single" w:sz="12" w:space="0" w:color="auto"/>
              <w:right w:val="nil"/>
            </w:tcBorders>
            <w:vAlign w:val="center"/>
            <w:hideMark/>
          </w:tcPr>
          <w:p w14:paraId="36364666"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single" w:sz="12" w:space="0" w:color="auto"/>
              <w:right w:val="nil"/>
            </w:tcBorders>
            <w:vAlign w:val="center"/>
            <w:hideMark/>
          </w:tcPr>
          <w:p w14:paraId="5B37996F"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Never</w:t>
            </w:r>
          </w:p>
        </w:tc>
        <w:tc>
          <w:tcPr>
            <w:tcW w:w="1402" w:type="dxa"/>
            <w:tcBorders>
              <w:top w:val="nil"/>
              <w:left w:val="nil"/>
              <w:bottom w:val="single" w:sz="12" w:space="0" w:color="auto"/>
              <w:right w:val="nil"/>
            </w:tcBorders>
            <w:vAlign w:val="center"/>
            <w:hideMark/>
          </w:tcPr>
          <w:p w14:paraId="7F06241E"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67 (62.0%)</w:t>
            </w:r>
          </w:p>
        </w:tc>
        <w:tc>
          <w:tcPr>
            <w:tcW w:w="1364" w:type="dxa"/>
            <w:tcBorders>
              <w:top w:val="nil"/>
              <w:left w:val="nil"/>
              <w:bottom w:val="single" w:sz="12" w:space="0" w:color="auto"/>
              <w:right w:val="nil"/>
            </w:tcBorders>
            <w:vAlign w:val="center"/>
            <w:hideMark/>
          </w:tcPr>
          <w:p w14:paraId="29A48936"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41 (38.0%)</w:t>
            </w:r>
          </w:p>
        </w:tc>
        <w:tc>
          <w:tcPr>
            <w:tcW w:w="806" w:type="dxa"/>
            <w:gridSpan w:val="2"/>
            <w:tcBorders>
              <w:top w:val="nil"/>
              <w:left w:val="nil"/>
              <w:bottom w:val="single" w:sz="12" w:space="0" w:color="auto"/>
              <w:right w:val="nil"/>
            </w:tcBorders>
            <w:noWrap/>
            <w:vAlign w:val="center"/>
            <w:hideMark/>
          </w:tcPr>
          <w:p w14:paraId="2830AF44"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nil"/>
              <w:left w:val="nil"/>
              <w:bottom w:val="single" w:sz="12" w:space="0" w:color="auto"/>
              <w:right w:val="nil"/>
            </w:tcBorders>
            <w:noWrap/>
            <w:vAlign w:val="center"/>
            <w:hideMark/>
          </w:tcPr>
          <w:p w14:paraId="6EC08497" w14:textId="77777777" w:rsidR="002363DE" w:rsidRPr="002363DE" w:rsidRDefault="002363DE" w:rsidP="002363DE">
            <w:pPr>
              <w:spacing w:after="0" w:line="240" w:lineRule="auto"/>
              <w:jc w:val="left"/>
              <w:rPr>
                <w:rFonts w:eastAsia="Times New Roman" w:cs="Times New Roman"/>
                <w:color w:val="000000"/>
                <w:szCs w:val="24"/>
              </w:rPr>
            </w:pPr>
          </w:p>
        </w:tc>
        <w:tc>
          <w:tcPr>
            <w:tcW w:w="1080" w:type="dxa"/>
            <w:gridSpan w:val="2"/>
            <w:tcBorders>
              <w:top w:val="nil"/>
              <w:left w:val="nil"/>
              <w:bottom w:val="single" w:sz="12" w:space="0" w:color="auto"/>
              <w:right w:val="nil"/>
            </w:tcBorders>
            <w:noWrap/>
            <w:vAlign w:val="center"/>
            <w:hideMark/>
          </w:tcPr>
          <w:p w14:paraId="6AAB7A3B" w14:textId="77777777" w:rsidR="002363DE" w:rsidRPr="002363DE" w:rsidRDefault="002363DE" w:rsidP="002363DE">
            <w:pPr>
              <w:spacing w:after="0" w:line="240" w:lineRule="auto"/>
              <w:jc w:val="left"/>
              <w:rPr>
                <w:rFonts w:eastAsia="Times New Roman" w:cs="Times New Roman"/>
                <w:sz w:val="20"/>
                <w:szCs w:val="20"/>
              </w:rPr>
            </w:pPr>
          </w:p>
        </w:tc>
      </w:tr>
      <w:tr w:rsidR="002363DE" w:rsidRPr="002363DE" w14:paraId="2148F8C1" w14:textId="77777777" w:rsidTr="0007068D">
        <w:trPr>
          <w:trHeight w:val="432"/>
        </w:trPr>
        <w:tc>
          <w:tcPr>
            <w:tcW w:w="1890" w:type="dxa"/>
            <w:vMerge w:val="restart"/>
            <w:tcBorders>
              <w:top w:val="single" w:sz="12" w:space="0" w:color="auto"/>
              <w:left w:val="nil"/>
              <w:bottom w:val="nil"/>
              <w:right w:val="nil"/>
            </w:tcBorders>
            <w:noWrap/>
            <w:hideMark/>
          </w:tcPr>
          <w:p w14:paraId="0E5473AB" w14:textId="6E5EE676" w:rsidR="002363DE" w:rsidRPr="002363DE" w:rsidRDefault="00FB6E9D"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Ever had sex</w:t>
            </w:r>
          </w:p>
        </w:tc>
        <w:tc>
          <w:tcPr>
            <w:tcW w:w="1530" w:type="dxa"/>
            <w:tcBorders>
              <w:top w:val="single" w:sz="12" w:space="0" w:color="auto"/>
              <w:left w:val="nil"/>
              <w:bottom w:val="nil"/>
              <w:right w:val="nil"/>
            </w:tcBorders>
            <w:vAlign w:val="center"/>
            <w:hideMark/>
          </w:tcPr>
          <w:p w14:paraId="58E61E31"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Yes</w:t>
            </w:r>
          </w:p>
        </w:tc>
        <w:tc>
          <w:tcPr>
            <w:tcW w:w="1402" w:type="dxa"/>
            <w:tcBorders>
              <w:top w:val="single" w:sz="12" w:space="0" w:color="auto"/>
              <w:left w:val="nil"/>
              <w:bottom w:val="nil"/>
              <w:right w:val="nil"/>
            </w:tcBorders>
            <w:vAlign w:val="center"/>
            <w:hideMark/>
          </w:tcPr>
          <w:p w14:paraId="0F212B0D"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8 (57.1%)</w:t>
            </w:r>
          </w:p>
        </w:tc>
        <w:tc>
          <w:tcPr>
            <w:tcW w:w="1364" w:type="dxa"/>
            <w:tcBorders>
              <w:top w:val="single" w:sz="12" w:space="0" w:color="auto"/>
              <w:left w:val="nil"/>
              <w:bottom w:val="nil"/>
              <w:right w:val="nil"/>
            </w:tcBorders>
            <w:vAlign w:val="center"/>
            <w:hideMark/>
          </w:tcPr>
          <w:p w14:paraId="067D3EC2"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6 (42.9%)</w:t>
            </w:r>
          </w:p>
        </w:tc>
        <w:tc>
          <w:tcPr>
            <w:tcW w:w="806" w:type="dxa"/>
            <w:gridSpan w:val="2"/>
            <w:tcBorders>
              <w:top w:val="single" w:sz="12" w:space="0" w:color="auto"/>
              <w:left w:val="nil"/>
              <w:bottom w:val="nil"/>
              <w:right w:val="nil"/>
            </w:tcBorders>
            <w:noWrap/>
            <w:vAlign w:val="center"/>
            <w:hideMark/>
          </w:tcPr>
          <w:p w14:paraId="0DDD5253"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3.31</w:t>
            </w:r>
          </w:p>
        </w:tc>
        <w:tc>
          <w:tcPr>
            <w:tcW w:w="1436" w:type="dxa"/>
            <w:gridSpan w:val="2"/>
            <w:tcBorders>
              <w:top w:val="single" w:sz="12" w:space="0" w:color="auto"/>
              <w:left w:val="nil"/>
              <w:bottom w:val="nil"/>
              <w:right w:val="nil"/>
            </w:tcBorders>
            <w:noWrap/>
            <w:vAlign w:val="center"/>
            <w:hideMark/>
          </w:tcPr>
          <w:p w14:paraId="7EABF651"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1.75-30.58</w:t>
            </w:r>
          </w:p>
        </w:tc>
        <w:tc>
          <w:tcPr>
            <w:tcW w:w="1080" w:type="dxa"/>
            <w:gridSpan w:val="2"/>
            <w:tcBorders>
              <w:top w:val="single" w:sz="12" w:space="0" w:color="auto"/>
              <w:left w:val="nil"/>
              <w:bottom w:val="nil"/>
              <w:right w:val="nil"/>
            </w:tcBorders>
            <w:noWrap/>
            <w:vAlign w:val="center"/>
            <w:hideMark/>
          </w:tcPr>
          <w:p w14:paraId="26157C29"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0.026</w:t>
            </w:r>
          </w:p>
        </w:tc>
      </w:tr>
      <w:tr w:rsidR="002363DE" w:rsidRPr="002363DE" w14:paraId="2650950D" w14:textId="77777777" w:rsidTr="0007068D">
        <w:trPr>
          <w:trHeight w:val="432"/>
        </w:trPr>
        <w:tc>
          <w:tcPr>
            <w:tcW w:w="1890" w:type="dxa"/>
            <w:vMerge/>
            <w:tcBorders>
              <w:top w:val="nil"/>
              <w:left w:val="nil"/>
              <w:bottom w:val="single" w:sz="12" w:space="0" w:color="auto"/>
              <w:right w:val="nil"/>
            </w:tcBorders>
            <w:vAlign w:val="center"/>
            <w:hideMark/>
          </w:tcPr>
          <w:p w14:paraId="077BBF03"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single" w:sz="12" w:space="0" w:color="auto"/>
              <w:right w:val="nil"/>
            </w:tcBorders>
            <w:vAlign w:val="center"/>
            <w:hideMark/>
          </w:tcPr>
          <w:p w14:paraId="315B80BA"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No</w:t>
            </w:r>
          </w:p>
        </w:tc>
        <w:tc>
          <w:tcPr>
            <w:tcW w:w="1402" w:type="dxa"/>
            <w:tcBorders>
              <w:top w:val="nil"/>
              <w:left w:val="nil"/>
              <w:bottom w:val="single" w:sz="12" w:space="0" w:color="auto"/>
              <w:right w:val="nil"/>
            </w:tcBorders>
            <w:vAlign w:val="center"/>
            <w:hideMark/>
          </w:tcPr>
          <w:p w14:paraId="1E66209C"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67 (62.0%)</w:t>
            </w:r>
          </w:p>
        </w:tc>
        <w:tc>
          <w:tcPr>
            <w:tcW w:w="1364" w:type="dxa"/>
            <w:tcBorders>
              <w:top w:val="nil"/>
              <w:left w:val="nil"/>
              <w:bottom w:val="single" w:sz="12" w:space="0" w:color="auto"/>
              <w:right w:val="nil"/>
            </w:tcBorders>
            <w:vAlign w:val="center"/>
            <w:hideMark/>
          </w:tcPr>
          <w:p w14:paraId="4EFDCD9F"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41 (38.0%)</w:t>
            </w:r>
          </w:p>
        </w:tc>
        <w:tc>
          <w:tcPr>
            <w:tcW w:w="806" w:type="dxa"/>
            <w:gridSpan w:val="2"/>
            <w:tcBorders>
              <w:top w:val="nil"/>
              <w:left w:val="nil"/>
              <w:bottom w:val="single" w:sz="12" w:space="0" w:color="auto"/>
              <w:right w:val="nil"/>
            </w:tcBorders>
            <w:noWrap/>
            <w:vAlign w:val="center"/>
            <w:hideMark/>
          </w:tcPr>
          <w:p w14:paraId="79C63B81"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nil"/>
              <w:left w:val="nil"/>
              <w:bottom w:val="single" w:sz="12" w:space="0" w:color="auto"/>
              <w:right w:val="nil"/>
            </w:tcBorders>
            <w:noWrap/>
            <w:vAlign w:val="center"/>
            <w:hideMark/>
          </w:tcPr>
          <w:p w14:paraId="44E5AF89" w14:textId="77777777" w:rsidR="002363DE" w:rsidRPr="002363DE" w:rsidRDefault="002363DE" w:rsidP="002363DE">
            <w:pPr>
              <w:spacing w:after="0" w:line="240" w:lineRule="auto"/>
              <w:jc w:val="left"/>
              <w:rPr>
                <w:rFonts w:eastAsia="Times New Roman" w:cs="Times New Roman"/>
                <w:color w:val="000000"/>
                <w:szCs w:val="24"/>
              </w:rPr>
            </w:pPr>
          </w:p>
        </w:tc>
        <w:tc>
          <w:tcPr>
            <w:tcW w:w="1080" w:type="dxa"/>
            <w:gridSpan w:val="2"/>
            <w:tcBorders>
              <w:top w:val="nil"/>
              <w:left w:val="nil"/>
              <w:bottom w:val="single" w:sz="12" w:space="0" w:color="auto"/>
              <w:right w:val="nil"/>
            </w:tcBorders>
            <w:noWrap/>
            <w:vAlign w:val="center"/>
            <w:hideMark/>
          </w:tcPr>
          <w:p w14:paraId="3A8BF55C" w14:textId="77777777" w:rsidR="002363DE" w:rsidRPr="002363DE" w:rsidRDefault="002363DE" w:rsidP="002363DE">
            <w:pPr>
              <w:spacing w:after="0" w:line="240" w:lineRule="auto"/>
              <w:jc w:val="left"/>
              <w:rPr>
                <w:rFonts w:eastAsia="Times New Roman" w:cs="Times New Roman"/>
                <w:sz w:val="20"/>
                <w:szCs w:val="20"/>
              </w:rPr>
            </w:pPr>
          </w:p>
        </w:tc>
      </w:tr>
      <w:tr w:rsidR="002363DE" w:rsidRPr="002363DE" w14:paraId="0F6087D3" w14:textId="77777777" w:rsidTr="0007068D">
        <w:trPr>
          <w:trHeight w:val="432"/>
        </w:trPr>
        <w:tc>
          <w:tcPr>
            <w:tcW w:w="1890" w:type="dxa"/>
            <w:vMerge w:val="restart"/>
            <w:tcBorders>
              <w:top w:val="single" w:sz="12" w:space="0" w:color="auto"/>
              <w:left w:val="nil"/>
              <w:bottom w:val="nil"/>
              <w:right w:val="nil"/>
            </w:tcBorders>
            <w:noWrap/>
            <w:hideMark/>
          </w:tcPr>
          <w:p w14:paraId="7C72EA43" w14:textId="5104C0D0"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 xml:space="preserve">Ever </w:t>
            </w:r>
            <w:r w:rsidR="00FB6E9D" w:rsidRPr="002363DE">
              <w:rPr>
                <w:rFonts w:eastAsia="Times New Roman" w:cs="Times New Roman"/>
                <w:color w:val="000000"/>
                <w:szCs w:val="24"/>
              </w:rPr>
              <w:t xml:space="preserve">had </w:t>
            </w:r>
            <w:r w:rsidRPr="002363DE">
              <w:rPr>
                <w:rFonts w:eastAsia="Times New Roman" w:cs="Times New Roman"/>
                <w:color w:val="000000"/>
                <w:szCs w:val="24"/>
              </w:rPr>
              <w:t>STDs</w:t>
            </w:r>
          </w:p>
        </w:tc>
        <w:tc>
          <w:tcPr>
            <w:tcW w:w="1530" w:type="dxa"/>
            <w:tcBorders>
              <w:top w:val="single" w:sz="12" w:space="0" w:color="auto"/>
              <w:left w:val="nil"/>
              <w:bottom w:val="nil"/>
              <w:right w:val="nil"/>
            </w:tcBorders>
            <w:vAlign w:val="center"/>
            <w:hideMark/>
          </w:tcPr>
          <w:p w14:paraId="5F9204AC"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Once</w:t>
            </w:r>
          </w:p>
        </w:tc>
        <w:tc>
          <w:tcPr>
            <w:tcW w:w="1402" w:type="dxa"/>
            <w:tcBorders>
              <w:top w:val="single" w:sz="12" w:space="0" w:color="auto"/>
              <w:left w:val="nil"/>
              <w:bottom w:val="nil"/>
              <w:right w:val="nil"/>
            </w:tcBorders>
            <w:vAlign w:val="center"/>
            <w:hideMark/>
          </w:tcPr>
          <w:p w14:paraId="7FCA2FE5"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 (50.0%)</w:t>
            </w:r>
          </w:p>
        </w:tc>
        <w:tc>
          <w:tcPr>
            <w:tcW w:w="1364" w:type="dxa"/>
            <w:tcBorders>
              <w:top w:val="single" w:sz="12" w:space="0" w:color="auto"/>
              <w:left w:val="nil"/>
              <w:bottom w:val="nil"/>
              <w:right w:val="nil"/>
            </w:tcBorders>
            <w:vAlign w:val="center"/>
            <w:hideMark/>
          </w:tcPr>
          <w:p w14:paraId="0A9C563C"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 (50.0%)</w:t>
            </w:r>
          </w:p>
        </w:tc>
        <w:tc>
          <w:tcPr>
            <w:tcW w:w="806" w:type="dxa"/>
            <w:gridSpan w:val="2"/>
            <w:tcBorders>
              <w:top w:val="single" w:sz="12" w:space="0" w:color="auto"/>
              <w:left w:val="nil"/>
              <w:bottom w:val="nil"/>
              <w:right w:val="nil"/>
            </w:tcBorders>
            <w:noWrap/>
            <w:vAlign w:val="center"/>
            <w:hideMark/>
          </w:tcPr>
          <w:p w14:paraId="2AA500F5"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5.77</w:t>
            </w:r>
          </w:p>
        </w:tc>
        <w:tc>
          <w:tcPr>
            <w:tcW w:w="1436" w:type="dxa"/>
            <w:gridSpan w:val="2"/>
            <w:tcBorders>
              <w:top w:val="single" w:sz="12" w:space="0" w:color="auto"/>
              <w:left w:val="nil"/>
              <w:bottom w:val="nil"/>
              <w:right w:val="nil"/>
            </w:tcBorders>
            <w:noWrap/>
            <w:vAlign w:val="center"/>
            <w:hideMark/>
          </w:tcPr>
          <w:p w14:paraId="17228395"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0.26-21.88</w:t>
            </w:r>
          </w:p>
        </w:tc>
        <w:tc>
          <w:tcPr>
            <w:tcW w:w="1080" w:type="dxa"/>
            <w:gridSpan w:val="2"/>
            <w:tcBorders>
              <w:top w:val="single" w:sz="12" w:space="0" w:color="auto"/>
              <w:left w:val="nil"/>
              <w:bottom w:val="nil"/>
              <w:right w:val="nil"/>
            </w:tcBorders>
            <w:noWrap/>
            <w:vAlign w:val="center"/>
            <w:hideMark/>
          </w:tcPr>
          <w:p w14:paraId="221EB709" w14:textId="77777777" w:rsidR="002363DE" w:rsidRPr="002363DE" w:rsidRDefault="002363DE" w:rsidP="002363DE">
            <w:pPr>
              <w:spacing w:after="0" w:line="240" w:lineRule="auto"/>
              <w:jc w:val="left"/>
              <w:rPr>
                <w:rFonts w:eastAsia="Times New Roman" w:cs="Times New Roman"/>
                <w:b/>
                <w:bCs/>
                <w:color w:val="000000"/>
                <w:szCs w:val="24"/>
              </w:rPr>
            </w:pPr>
            <w:r w:rsidRPr="002363DE">
              <w:rPr>
                <w:rFonts w:eastAsia="Times New Roman" w:cs="Times New Roman"/>
                <w:b/>
                <w:bCs/>
                <w:color w:val="000000"/>
                <w:szCs w:val="24"/>
              </w:rPr>
              <w:t>0.015</w:t>
            </w:r>
          </w:p>
        </w:tc>
      </w:tr>
      <w:tr w:rsidR="002363DE" w:rsidRPr="002363DE" w14:paraId="770D3157" w14:textId="77777777" w:rsidTr="0007068D">
        <w:trPr>
          <w:trHeight w:val="432"/>
        </w:trPr>
        <w:tc>
          <w:tcPr>
            <w:tcW w:w="1890" w:type="dxa"/>
            <w:vMerge/>
            <w:tcBorders>
              <w:top w:val="nil"/>
              <w:left w:val="nil"/>
              <w:bottom w:val="single" w:sz="12" w:space="0" w:color="auto"/>
              <w:right w:val="nil"/>
            </w:tcBorders>
            <w:vAlign w:val="center"/>
            <w:hideMark/>
          </w:tcPr>
          <w:p w14:paraId="05475BEF" w14:textId="77777777" w:rsidR="002363DE" w:rsidRPr="002363DE" w:rsidRDefault="002363DE" w:rsidP="002363DE">
            <w:pPr>
              <w:spacing w:after="0" w:line="240" w:lineRule="auto"/>
              <w:jc w:val="left"/>
              <w:rPr>
                <w:rFonts w:eastAsia="Times New Roman" w:cs="Times New Roman"/>
                <w:color w:val="000000"/>
                <w:szCs w:val="24"/>
              </w:rPr>
            </w:pPr>
          </w:p>
        </w:tc>
        <w:tc>
          <w:tcPr>
            <w:tcW w:w="1530" w:type="dxa"/>
            <w:tcBorders>
              <w:top w:val="nil"/>
              <w:left w:val="nil"/>
              <w:bottom w:val="single" w:sz="12" w:space="0" w:color="auto"/>
              <w:right w:val="nil"/>
            </w:tcBorders>
            <w:vAlign w:val="center"/>
            <w:hideMark/>
          </w:tcPr>
          <w:p w14:paraId="1D9E8EBB"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Never</w:t>
            </w:r>
          </w:p>
        </w:tc>
        <w:tc>
          <w:tcPr>
            <w:tcW w:w="1402" w:type="dxa"/>
            <w:tcBorders>
              <w:top w:val="nil"/>
              <w:left w:val="nil"/>
              <w:bottom w:val="single" w:sz="12" w:space="0" w:color="auto"/>
              <w:right w:val="nil"/>
            </w:tcBorders>
            <w:vAlign w:val="center"/>
            <w:hideMark/>
          </w:tcPr>
          <w:p w14:paraId="66D66A88"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71 (62.3%)</w:t>
            </w:r>
          </w:p>
        </w:tc>
        <w:tc>
          <w:tcPr>
            <w:tcW w:w="1364" w:type="dxa"/>
            <w:tcBorders>
              <w:top w:val="nil"/>
              <w:left w:val="nil"/>
              <w:bottom w:val="single" w:sz="12" w:space="0" w:color="auto"/>
              <w:right w:val="nil"/>
            </w:tcBorders>
            <w:vAlign w:val="center"/>
            <w:hideMark/>
          </w:tcPr>
          <w:p w14:paraId="4AC1D200" w14:textId="77777777" w:rsidR="002363DE" w:rsidRPr="002363DE" w:rsidRDefault="002363DE" w:rsidP="002363DE">
            <w:pPr>
              <w:spacing w:after="0" w:line="240" w:lineRule="auto"/>
              <w:jc w:val="center"/>
              <w:rPr>
                <w:rFonts w:eastAsia="Times New Roman" w:cs="Times New Roman"/>
                <w:color w:val="000000"/>
                <w:szCs w:val="24"/>
              </w:rPr>
            </w:pPr>
            <w:r w:rsidRPr="002363DE">
              <w:rPr>
                <w:rFonts w:eastAsia="Times New Roman" w:cs="Times New Roman"/>
                <w:color w:val="000000"/>
                <w:szCs w:val="24"/>
              </w:rPr>
              <w:t>43 (37.7%)</w:t>
            </w:r>
          </w:p>
        </w:tc>
        <w:tc>
          <w:tcPr>
            <w:tcW w:w="806" w:type="dxa"/>
            <w:gridSpan w:val="2"/>
            <w:tcBorders>
              <w:top w:val="nil"/>
              <w:left w:val="nil"/>
              <w:bottom w:val="single" w:sz="12" w:space="0" w:color="auto"/>
              <w:right w:val="nil"/>
            </w:tcBorders>
            <w:noWrap/>
            <w:vAlign w:val="center"/>
            <w:hideMark/>
          </w:tcPr>
          <w:p w14:paraId="08A227BD" w14:textId="77777777" w:rsidR="002363DE" w:rsidRPr="002363DE" w:rsidRDefault="002363DE" w:rsidP="002363DE">
            <w:pPr>
              <w:spacing w:after="0" w:line="240" w:lineRule="auto"/>
              <w:jc w:val="left"/>
              <w:rPr>
                <w:rFonts w:eastAsia="Times New Roman" w:cs="Times New Roman"/>
                <w:color w:val="000000"/>
                <w:szCs w:val="24"/>
              </w:rPr>
            </w:pPr>
            <w:r w:rsidRPr="002363DE">
              <w:rPr>
                <w:rFonts w:eastAsia="Times New Roman" w:cs="Times New Roman"/>
                <w:color w:val="000000"/>
                <w:szCs w:val="24"/>
              </w:rPr>
              <w:t>Ref</w:t>
            </w:r>
          </w:p>
        </w:tc>
        <w:tc>
          <w:tcPr>
            <w:tcW w:w="1436" w:type="dxa"/>
            <w:gridSpan w:val="2"/>
            <w:tcBorders>
              <w:top w:val="nil"/>
              <w:left w:val="nil"/>
              <w:bottom w:val="single" w:sz="12" w:space="0" w:color="auto"/>
              <w:right w:val="nil"/>
            </w:tcBorders>
            <w:noWrap/>
            <w:vAlign w:val="center"/>
            <w:hideMark/>
          </w:tcPr>
          <w:p w14:paraId="4FDB3A0D" w14:textId="77777777" w:rsidR="002363DE" w:rsidRPr="002363DE" w:rsidRDefault="002363DE" w:rsidP="002363DE">
            <w:pPr>
              <w:spacing w:after="0" w:line="240" w:lineRule="auto"/>
              <w:jc w:val="left"/>
              <w:rPr>
                <w:rFonts w:eastAsia="Times New Roman" w:cs="Times New Roman"/>
                <w:color w:val="000000"/>
                <w:szCs w:val="24"/>
              </w:rPr>
            </w:pPr>
          </w:p>
        </w:tc>
        <w:tc>
          <w:tcPr>
            <w:tcW w:w="1080" w:type="dxa"/>
            <w:gridSpan w:val="2"/>
            <w:tcBorders>
              <w:top w:val="nil"/>
              <w:left w:val="nil"/>
              <w:bottom w:val="single" w:sz="12" w:space="0" w:color="auto"/>
              <w:right w:val="nil"/>
            </w:tcBorders>
            <w:noWrap/>
            <w:vAlign w:val="center"/>
            <w:hideMark/>
          </w:tcPr>
          <w:p w14:paraId="284EEE00" w14:textId="77777777" w:rsidR="002363DE" w:rsidRPr="002363DE" w:rsidRDefault="002363DE" w:rsidP="002363DE">
            <w:pPr>
              <w:spacing w:after="0" w:line="240" w:lineRule="auto"/>
              <w:jc w:val="left"/>
              <w:rPr>
                <w:rFonts w:eastAsia="Times New Roman" w:cs="Times New Roman"/>
                <w:sz w:val="20"/>
                <w:szCs w:val="20"/>
              </w:rPr>
            </w:pPr>
          </w:p>
        </w:tc>
      </w:tr>
    </w:tbl>
    <w:p w14:paraId="130EEB3F" w14:textId="77777777" w:rsidR="00B164A7" w:rsidRDefault="00B164A7" w:rsidP="00EB0603"/>
    <w:p w14:paraId="7B6B603E" w14:textId="77777777" w:rsidR="00F673DD" w:rsidRDefault="00F673DD" w:rsidP="00F673DD">
      <w:pPr>
        <w:pStyle w:val="Heading2"/>
        <w:rPr>
          <w:rFonts w:eastAsia="Times New Roman"/>
        </w:rPr>
      </w:pPr>
      <w:bookmarkStart w:id="158" w:name="_Toc212149824"/>
      <w:r>
        <w:t xml:space="preserve">4.5 </w:t>
      </w:r>
      <w:r w:rsidRPr="006F510D">
        <w:rPr>
          <w:rFonts w:eastAsia="Times New Roman"/>
        </w:rPr>
        <w:t>Association Between the Psychosocial Wellbeing and Mental Health</w:t>
      </w:r>
      <w:bookmarkEnd w:id="158"/>
    </w:p>
    <w:p w14:paraId="69D4269F" w14:textId="77777777" w:rsidR="00597EE5" w:rsidRDefault="00597EE5" w:rsidP="00885007">
      <w:pPr>
        <w:pStyle w:val="Heading3"/>
        <w:rPr>
          <w:rFonts w:eastAsia="Times New Roman"/>
        </w:rPr>
      </w:pPr>
      <w:bookmarkStart w:id="159" w:name="_Toc212149825"/>
      <w:r>
        <w:t xml:space="preserve">4.5.1 </w:t>
      </w:r>
      <w:r w:rsidRPr="006F510D">
        <w:rPr>
          <w:rFonts w:eastAsia="Times New Roman"/>
        </w:rPr>
        <w:t xml:space="preserve">Association Between the Psychosocial Wellbeing and </w:t>
      </w:r>
      <w:r>
        <w:rPr>
          <w:rFonts w:eastAsia="Times New Roman"/>
        </w:rPr>
        <w:t>Depression</w:t>
      </w:r>
      <w:bookmarkEnd w:id="159"/>
      <w:r>
        <w:rPr>
          <w:rFonts w:eastAsia="Times New Roman"/>
        </w:rPr>
        <w:t xml:space="preserve"> </w:t>
      </w:r>
    </w:p>
    <w:p w14:paraId="39D45003" w14:textId="23125993" w:rsidR="00EC2EED" w:rsidRPr="00EC2EED" w:rsidRDefault="00EC2EED" w:rsidP="00EC2EED">
      <w:pPr>
        <w:rPr>
          <w:rFonts w:eastAsia="Times New Roman"/>
        </w:rPr>
      </w:pPr>
      <w:r w:rsidRPr="00EC2EED">
        <w:rPr>
          <w:rFonts w:eastAsia="Times New Roman"/>
        </w:rPr>
        <w:t>Adolescents who reported feeling sad or hopeless on several days had markedly higher odds of depression (77.8%) compared to those who did not feel sad at all (35.4%). The odds of depression among this group were 4.56 times higher (OR = 4.56, 95% CI: 2.33–</w:t>
      </w:r>
      <w:r w:rsidRPr="00EC2EED">
        <w:rPr>
          <w:rFonts w:eastAsia="Times New Roman"/>
        </w:rPr>
        <w:lastRenderedPageBreak/>
        <w:t>11.54, p = 0.007), indicating a strong association between persistent sadness and depression.</w:t>
      </w:r>
      <w:r>
        <w:rPr>
          <w:rFonts w:eastAsia="Times New Roman"/>
        </w:rPr>
        <w:t xml:space="preserve"> </w:t>
      </w:r>
      <w:r w:rsidRPr="00EC2EED">
        <w:rPr>
          <w:rFonts w:eastAsia="Times New Roman"/>
        </w:rPr>
        <w:t xml:space="preserve">Similarly, the frequency of excessive crying showed a significant relationship with depression. Those who cried sometimes had higher odds of depression (88.9%) compared to those who never cried (27.7%) (OR = 1.86, 95% CI: 1.03–6.95, p = 0.044). Moreover, adolescents who reported crying several times had a 100% prevalence of depression, with significantly elevated odds (OR = 5.89, 95% CI: 1.96–11.63, p = 0.002). </w:t>
      </w:r>
    </w:p>
    <w:p w14:paraId="4E708686" w14:textId="0D6E908F" w:rsidR="00EC2EED" w:rsidRPr="00EC2EED" w:rsidRDefault="00EC2EED" w:rsidP="00EC2EED">
      <w:pPr>
        <w:rPr>
          <w:rFonts w:eastAsia="Times New Roman"/>
        </w:rPr>
      </w:pPr>
      <w:r w:rsidRPr="00EC2EED">
        <w:rPr>
          <w:rFonts w:eastAsia="Times New Roman"/>
        </w:rPr>
        <w:t>Participants who reported loss of interest for several days had higher odds of depression (90.9%) compared to those who did not experience such loss (32.4%), with an OR of 6.32 (95% CI: 2.65–13.02, p = 0.003). Those who experienced this loss for more than half the days also had increased odds (OR = 2.66, 95% CI: 1.73–5.68, p = 0.038), indicating that reduced engagement in pleasurable activities is a key depressive symptom.</w:t>
      </w:r>
      <w:r>
        <w:rPr>
          <w:rFonts w:eastAsia="Times New Roman"/>
        </w:rPr>
        <w:t xml:space="preserve"> </w:t>
      </w:r>
      <w:r w:rsidRPr="00EC2EED">
        <w:rPr>
          <w:rFonts w:eastAsia="Times New Roman"/>
        </w:rPr>
        <w:t>Adolescents who reported sometimes spending less time with friends had higher odds of depression (63.6%) compared to those who never reduced social interactions (31.3%) (OR = 3.05, 95% CI: 2.03–7.42, p = 0.014). Those who reported this severally were even more likely to experience depression (100%) with an OR of 6.75 (95% CI: 1.41–10.56, p = 0.006). Suicidal thoughts were also significantly related to depression. Adolescents who reported suicidal ideation had markedly higher odds of depression (80.0%) compared to those without such thoughts (34.8%), with an OR of 7.91 (95% CI: 2.36–12.65, p = 0.001). Similarly, those who had ever attempted suicide had greater odds of depression (50.0%) relative to those with no suicide attempts (38.3%) (OR = 2.10, 95% CI: 1.03–5.07, p = 0.048)</w:t>
      </w:r>
      <w:r>
        <w:rPr>
          <w:rFonts w:eastAsia="Times New Roman"/>
        </w:rPr>
        <w:t xml:space="preserve"> as indicated in table 4.9</w:t>
      </w:r>
      <w:r w:rsidRPr="00EC2EED">
        <w:rPr>
          <w:rFonts w:eastAsia="Times New Roman"/>
        </w:rPr>
        <w:t>.</w:t>
      </w:r>
    </w:p>
    <w:p w14:paraId="15E7C382" w14:textId="722742E9" w:rsidR="00597EE5" w:rsidRDefault="009F35DE" w:rsidP="009F35DE">
      <w:pPr>
        <w:pStyle w:val="Caption"/>
        <w:spacing w:after="0"/>
        <w:rPr>
          <w:rFonts w:eastAsia="Times New Roman"/>
        </w:rPr>
      </w:pPr>
      <w:bookmarkStart w:id="160" w:name="_Toc212149866"/>
      <w:r>
        <w:t xml:space="preserve">Table 4. </w:t>
      </w:r>
      <w:fldSimple w:instr=" SEQ Table_4. \* ARABIC ">
        <w:r w:rsidR="002034F7">
          <w:rPr>
            <w:noProof/>
          </w:rPr>
          <w:t>9</w:t>
        </w:r>
      </w:fldSimple>
      <w:r>
        <w:t xml:space="preserve">: </w:t>
      </w:r>
      <w:r w:rsidRPr="00677B4C">
        <w:t>Association Between the Psychosocial Wellbeing and Depression</w:t>
      </w:r>
      <w:bookmarkEnd w:id="160"/>
    </w:p>
    <w:tbl>
      <w:tblPr>
        <w:tblW w:w="9720" w:type="dxa"/>
        <w:tblLook w:val="04A0" w:firstRow="1" w:lastRow="0" w:firstColumn="1" w:lastColumn="0" w:noHBand="0" w:noVBand="1"/>
      </w:tblPr>
      <w:tblGrid>
        <w:gridCol w:w="2070"/>
        <w:gridCol w:w="1620"/>
        <w:gridCol w:w="1480"/>
        <w:gridCol w:w="1400"/>
        <w:gridCol w:w="720"/>
        <w:gridCol w:w="1350"/>
        <w:gridCol w:w="1080"/>
      </w:tblGrid>
      <w:tr w:rsidR="004D14C8" w:rsidRPr="004D14C8" w14:paraId="37DF4E25" w14:textId="77777777" w:rsidTr="00393313">
        <w:trPr>
          <w:trHeight w:val="540"/>
        </w:trPr>
        <w:tc>
          <w:tcPr>
            <w:tcW w:w="3690" w:type="dxa"/>
            <w:gridSpan w:val="2"/>
            <w:tcBorders>
              <w:top w:val="single" w:sz="12" w:space="0" w:color="auto"/>
              <w:left w:val="nil"/>
              <w:bottom w:val="single" w:sz="12" w:space="0" w:color="auto"/>
              <w:right w:val="nil"/>
            </w:tcBorders>
            <w:vAlign w:val="center"/>
            <w:hideMark/>
          </w:tcPr>
          <w:p w14:paraId="4E7B19EB"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Variable</w:t>
            </w:r>
          </w:p>
        </w:tc>
        <w:tc>
          <w:tcPr>
            <w:tcW w:w="1480" w:type="dxa"/>
            <w:tcBorders>
              <w:top w:val="single" w:sz="12" w:space="0" w:color="auto"/>
              <w:left w:val="nil"/>
              <w:bottom w:val="single" w:sz="12" w:space="0" w:color="auto"/>
              <w:right w:val="nil"/>
            </w:tcBorders>
            <w:vAlign w:val="center"/>
            <w:hideMark/>
          </w:tcPr>
          <w:p w14:paraId="639E2EE6" w14:textId="77777777" w:rsidR="004D14C8" w:rsidRPr="004D14C8" w:rsidRDefault="004D14C8" w:rsidP="004D14C8">
            <w:pPr>
              <w:spacing w:after="0" w:line="240" w:lineRule="auto"/>
              <w:jc w:val="center"/>
              <w:rPr>
                <w:rFonts w:eastAsia="Times New Roman" w:cs="Times New Roman"/>
                <w:b/>
                <w:bCs/>
                <w:color w:val="000000"/>
                <w:szCs w:val="24"/>
              </w:rPr>
            </w:pPr>
            <w:r w:rsidRPr="004D14C8">
              <w:rPr>
                <w:rFonts w:eastAsia="Times New Roman" w:cs="Times New Roman"/>
                <w:b/>
                <w:bCs/>
                <w:color w:val="000000"/>
                <w:szCs w:val="24"/>
              </w:rPr>
              <w:t>No Depression</w:t>
            </w:r>
          </w:p>
        </w:tc>
        <w:tc>
          <w:tcPr>
            <w:tcW w:w="1400" w:type="dxa"/>
            <w:tcBorders>
              <w:top w:val="single" w:sz="12" w:space="0" w:color="auto"/>
              <w:left w:val="nil"/>
              <w:bottom w:val="single" w:sz="12" w:space="0" w:color="auto"/>
              <w:right w:val="nil"/>
            </w:tcBorders>
            <w:vAlign w:val="center"/>
            <w:hideMark/>
          </w:tcPr>
          <w:p w14:paraId="467A284A" w14:textId="77777777" w:rsidR="004D14C8" w:rsidRPr="004D14C8" w:rsidRDefault="004D14C8" w:rsidP="004D14C8">
            <w:pPr>
              <w:spacing w:after="0" w:line="240" w:lineRule="auto"/>
              <w:jc w:val="center"/>
              <w:rPr>
                <w:rFonts w:eastAsia="Times New Roman" w:cs="Times New Roman"/>
                <w:b/>
                <w:bCs/>
                <w:color w:val="000000"/>
                <w:szCs w:val="24"/>
              </w:rPr>
            </w:pPr>
            <w:r w:rsidRPr="004D14C8">
              <w:rPr>
                <w:rFonts w:eastAsia="Times New Roman" w:cs="Times New Roman"/>
                <w:b/>
                <w:bCs/>
                <w:color w:val="000000"/>
                <w:szCs w:val="24"/>
              </w:rPr>
              <w:t>Yes Depression</w:t>
            </w:r>
          </w:p>
        </w:tc>
        <w:tc>
          <w:tcPr>
            <w:tcW w:w="720" w:type="dxa"/>
            <w:tcBorders>
              <w:top w:val="single" w:sz="12" w:space="0" w:color="auto"/>
              <w:left w:val="nil"/>
              <w:bottom w:val="single" w:sz="12" w:space="0" w:color="auto"/>
              <w:right w:val="nil"/>
            </w:tcBorders>
            <w:noWrap/>
            <w:vAlign w:val="center"/>
            <w:hideMark/>
          </w:tcPr>
          <w:p w14:paraId="57686697"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OR</w:t>
            </w:r>
          </w:p>
        </w:tc>
        <w:tc>
          <w:tcPr>
            <w:tcW w:w="1350" w:type="dxa"/>
            <w:tcBorders>
              <w:top w:val="single" w:sz="12" w:space="0" w:color="auto"/>
              <w:left w:val="nil"/>
              <w:bottom w:val="single" w:sz="12" w:space="0" w:color="auto"/>
              <w:right w:val="nil"/>
            </w:tcBorders>
            <w:noWrap/>
            <w:vAlign w:val="center"/>
            <w:hideMark/>
          </w:tcPr>
          <w:p w14:paraId="5B34822D"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95%CI</w:t>
            </w:r>
          </w:p>
        </w:tc>
        <w:tc>
          <w:tcPr>
            <w:tcW w:w="1080" w:type="dxa"/>
            <w:tcBorders>
              <w:top w:val="single" w:sz="12" w:space="0" w:color="auto"/>
              <w:left w:val="nil"/>
              <w:bottom w:val="single" w:sz="12" w:space="0" w:color="auto"/>
              <w:right w:val="nil"/>
            </w:tcBorders>
            <w:noWrap/>
            <w:vAlign w:val="center"/>
            <w:hideMark/>
          </w:tcPr>
          <w:p w14:paraId="0872D197"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p-value</w:t>
            </w:r>
          </w:p>
        </w:tc>
      </w:tr>
      <w:tr w:rsidR="004D14C8" w:rsidRPr="004D14C8" w14:paraId="382D1250" w14:textId="77777777" w:rsidTr="00393313">
        <w:trPr>
          <w:trHeight w:val="360"/>
        </w:trPr>
        <w:tc>
          <w:tcPr>
            <w:tcW w:w="2070" w:type="dxa"/>
            <w:vMerge w:val="restart"/>
            <w:tcBorders>
              <w:top w:val="single" w:sz="12" w:space="0" w:color="auto"/>
              <w:left w:val="nil"/>
              <w:bottom w:val="nil"/>
              <w:right w:val="nil"/>
            </w:tcBorders>
            <w:hideMark/>
          </w:tcPr>
          <w:p w14:paraId="0CC5B571" w14:textId="0FF7E16F"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Frequency of feeling sad or hopeless</w:t>
            </w:r>
          </w:p>
        </w:tc>
        <w:tc>
          <w:tcPr>
            <w:tcW w:w="1620" w:type="dxa"/>
            <w:tcBorders>
              <w:top w:val="single" w:sz="12" w:space="0" w:color="auto"/>
              <w:left w:val="nil"/>
              <w:bottom w:val="nil"/>
              <w:right w:val="nil"/>
            </w:tcBorders>
            <w:vAlign w:val="center"/>
            <w:hideMark/>
          </w:tcPr>
          <w:p w14:paraId="17CE54EB"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Not at all</w:t>
            </w:r>
          </w:p>
        </w:tc>
        <w:tc>
          <w:tcPr>
            <w:tcW w:w="1480" w:type="dxa"/>
            <w:tcBorders>
              <w:top w:val="single" w:sz="12" w:space="0" w:color="auto"/>
              <w:left w:val="nil"/>
              <w:bottom w:val="nil"/>
              <w:right w:val="nil"/>
            </w:tcBorders>
            <w:vAlign w:val="center"/>
            <w:hideMark/>
          </w:tcPr>
          <w:p w14:paraId="619C7CEE"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73 (64.6%)</w:t>
            </w:r>
          </w:p>
        </w:tc>
        <w:tc>
          <w:tcPr>
            <w:tcW w:w="1400" w:type="dxa"/>
            <w:tcBorders>
              <w:top w:val="single" w:sz="12" w:space="0" w:color="auto"/>
              <w:left w:val="nil"/>
              <w:bottom w:val="nil"/>
              <w:right w:val="nil"/>
            </w:tcBorders>
            <w:vAlign w:val="center"/>
            <w:hideMark/>
          </w:tcPr>
          <w:p w14:paraId="4B71B431"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40 (35.4%)</w:t>
            </w:r>
          </w:p>
        </w:tc>
        <w:tc>
          <w:tcPr>
            <w:tcW w:w="720" w:type="dxa"/>
            <w:tcBorders>
              <w:top w:val="single" w:sz="12" w:space="0" w:color="auto"/>
              <w:left w:val="nil"/>
              <w:bottom w:val="nil"/>
              <w:right w:val="nil"/>
            </w:tcBorders>
            <w:vAlign w:val="center"/>
            <w:hideMark/>
          </w:tcPr>
          <w:p w14:paraId="641A8DB2"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Ref</w:t>
            </w:r>
          </w:p>
        </w:tc>
        <w:tc>
          <w:tcPr>
            <w:tcW w:w="1350" w:type="dxa"/>
            <w:tcBorders>
              <w:top w:val="single" w:sz="12" w:space="0" w:color="auto"/>
              <w:left w:val="nil"/>
              <w:bottom w:val="nil"/>
              <w:right w:val="nil"/>
            </w:tcBorders>
            <w:vAlign w:val="center"/>
            <w:hideMark/>
          </w:tcPr>
          <w:p w14:paraId="69BAD3F5" w14:textId="77777777" w:rsidR="004D14C8" w:rsidRPr="004D14C8" w:rsidRDefault="004D14C8" w:rsidP="004D14C8">
            <w:pPr>
              <w:spacing w:after="0" w:line="240" w:lineRule="auto"/>
              <w:jc w:val="left"/>
              <w:rPr>
                <w:rFonts w:ascii="Calibri" w:eastAsia="Times New Roman" w:hAnsi="Calibri" w:cs="Calibri"/>
                <w:color w:val="000000"/>
                <w:sz w:val="22"/>
              </w:rPr>
            </w:pPr>
            <w:r w:rsidRPr="004D14C8">
              <w:rPr>
                <w:rFonts w:ascii="Calibri" w:eastAsia="Times New Roman" w:hAnsi="Calibri" w:cs="Calibri"/>
                <w:color w:val="000000"/>
                <w:sz w:val="22"/>
              </w:rPr>
              <w:t> </w:t>
            </w:r>
          </w:p>
        </w:tc>
        <w:tc>
          <w:tcPr>
            <w:tcW w:w="1080" w:type="dxa"/>
            <w:tcBorders>
              <w:top w:val="single" w:sz="12" w:space="0" w:color="auto"/>
              <w:left w:val="nil"/>
              <w:bottom w:val="nil"/>
              <w:right w:val="nil"/>
            </w:tcBorders>
            <w:vAlign w:val="center"/>
            <w:hideMark/>
          </w:tcPr>
          <w:p w14:paraId="3F62463B" w14:textId="77777777" w:rsidR="004D14C8" w:rsidRPr="004D14C8" w:rsidRDefault="004D14C8" w:rsidP="004D14C8">
            <w:pPr>
              <w:spacing w:after="0" w:line="240" w:lineRule="auto"/>
              <w:jc w:val="left"/>
              <w:rPr>
                <w:rFonts w:ascii="Calibri" w:eastAsia="Times New Roman" w:hAnsi="Calibri" w:cs="Calibri"/>
                <w:color w:val="000000"/>
                <w:sz w:val="22"/>
              </w:rPr>
            </w:pPr>
            <w:r w:rsidRPr="004D14C8">
              <w:rPr>
                <w:rFonts w:ascii="Calibri" w:eastAsia="Times New Roman" w:hAnsi="Calibri" w:cs="Calibri"/>
                <w:color w:val="000000"/>
                <w:sz w:val="22"/>
              </w:rPr>
              <w:t> </w:t>
            </w:r>
          </w:p>
        </w:tc>
      </w:tr>
      <w:tr w:rsidR="004D14C8" w:rsidRPr="004D14C8" w14:paraId="3DFE0BCB" w14:textId="77777777" w:rsidTr="00393313">
        <w:trPr>
          <w:trHeight w:val="360"/>
        </w:trPr>
        <w:tc>
          <w:tcPr>
            <w:tcW w:w="2070" w:type="dxa"/>
            <w:vMerge/>
            <w:tcBorders>
              <w:top w:val="nil"/>
              <w:left w:val="nil"/>
              <w:bottom w:val="single" w:sz="12" w:space="0" w:color="auto"/>
              <w:right w:val="nil"/>
            </w:tcBorders>
            <w:vAlign w:val="center"/>
            <w:hideMark/>
          </w:tcPr>
          <w:p w14:paraId="3424487A"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single" w:sz="12" w:space="0" w:color="auto"/>
              <w:right w:val="nil"/>
            </w:tcBorders>
            <w:vAlign w:val="center"/>
            <w:hideMark/>
          </w:tcPr>
          <w:p w14:paraId="6EFD39BF"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Several days</w:t>
            </w:r>
          </w:p>
        </w:tc>
        <w:tc>
          <w:tcPr>
            <w:tcW w:w="1480" w:type="dxa"/>
            <w:tcBorders>
              <w:top w:val="nil"/>
              <w:left w:val="nil"/>
              <w:bottom w:val="single" w:sz="12" w:space="0" w:color="auto"/>
              <w:right w:val="nil"/>
            </w:tcBorders>
            <w:vAlign w:val="center"/>
            <w:hideMark/>
          </w:tcPr>
          <w:p w14:paraId="039D54E5"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2 (22.2%)</w:t>
            </w:r>
          </w:p>
        </w:tc>
        <w:tc>
          <w:tcPr>
            <w:tcW w:w="1400" w:type="dxa"/>
            <w:tcBorders>
              <w:top w:val="nil"/>
              <w:left w:val="nil"/>
              <w:bottom w:val="single" w:sz="12" w:space="0" w:color="auto"/>
              <w:right w:val="nil"/>
            </w:tcBorders>
            <w:vAlign w:val="center"/>
            <w:hideMark/>
          </w:tcPr>
          <w:p w14:paraId="45CE7616"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7 (77.8%)</w:t>
            </w:r>
          </w:p>
        </w:tc>
        <w:tc>
          <w:tcPr>
            <w:tcW w:w="720" w:type="dxa"/>
            <w:tcBorders>
              <w:top w:val="nil"/>
              <w:left w:val="nil"/>
              <w:bottom w:val="single" w:sz="12" w:space="0" w:color="auto"/>
              <w:right w:val="nil"/>
            </w:tcBorders>
            <w:vAlign w:val="center"/>
            <w:hideMark/>
          </w:tcPr>
          <w:p w14:paraId="1C94F9DE"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4.56</w:t>
            </w:r>
          </w:p>
        </w:tc>
        <w:tc>
          <w:tcPr>
            <w:tcW w:w="1350" w:type="dxa"/>
            <w:tcBorders>
              <w:top w:val="nil"/>
              <w:left w:val="nil"/>
              <w:bottom w:val="single" w:sz="12" w:space="0" w:color="auto"/>
              <w:right w:val="nil"/>
            </w:tcBorders>
            <w:vAlign w:val="center"/>
            <w:hideMark/>
          </w:tcPr>
          <w:p w14:paraId="1A428541"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2.33-11.54</w:t>
            </w:r>
          </w:p>
        </w:tc>
        <w:tc>
          <w:tcPr>
            <w:tcW w:w="1080" w:type="dxa"/>
            <w:tcBorders>
              <w:top w:val="nil"/>
              <w:left w:val="nil"/>
              <w:bottom w:val="single" w:sz="12" w:space="0" w:color="auto"/>
              <w:right w:val="nil"/>
            </w:tcBorders>
            <w:vAlign w:val="center"/>
            <w:hideMark/>
          </w:tcPr>
          <w:p w14:paraId="04FECCA8"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0.007</w:t>
            </w:r>
          </w:p>
        </w:tc>
      </w:tr>
      <w:tr w:rsidR="004D14C8" w:rsidRPr="004D14C8" w14:paraId="290D60F1" w14:textId="77777777" w:rsidTr="00393313">
        <w:trPr>
          <w:trHeight w:val="360"/>
        </w:trPr>
        <w:tc>
          <w:tcPr>
            <w:tcW w:w="2070" w:type="dxa"/>
            <w:vMerge w:val="restart"/>
            <w:tcBorders>
              <w:top w:val="single" w:sz="12" w:space="0" w:color="auto"/>
              <w:left w:val="nil"/>
              <w:bottom w:val="nil"/>
              <w:right w:val="nil"/>
            </w:tcBorders>
            <w:hideMark/>
          </w:tcPr>
          <w:p w14:paraId="56173E84" w14:textId="3C1F3243"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Frequency of excessive crying</w:t>
            </w:r>
          </w:p>
        </w:tc>
        <w:tc>
          <w:tcPr>
            <w:tcW w:w="1620" w:type="dxa"/>
            <w:tcBorders>
              <w:top w:val="single" w:sz="12" w:space="0" w:color="auto"/>
              <w:left w:val="nil"/>
              <w:bottom w:val="nil"/>
              <w:right w:val="nil"/>
            </w:tcBorders>
            <w:vAlign w:val="center"/>
            <w:hideMark/>
          </w:tcPr>
          <w:p w14:paraId="54C62AA3"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Never</w:t>
            </w:r>
          </w:p>
        </w:tc>
        <w:tc>
          <w:tcPr>
            <w:tcW w:w="1480" w:type="dxa"/>
            <w:tcBorders>
              <w:top w:val="single" w:sz="12" w:space="0" w:color="auto"/>
              <w:left w:val="nil"/>
              <w:bottom w:val="nil"/>
              <w:right w:val="nil"/>
            </w:tcBorders>
            <w:vAlign w:val="center"/>
            <w:hideMark/>
          </w:tcPr>
          <w:p w14:paraId="515EA381"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73 (72.3%)</w:t>
            </w:r>
          </w:p>
        </w:tc>
        <w:tc>
          <w:tcPr>
            <w:tcW w:w="1400" w:type="dxa"/>
            <w:tcBorders>
              <w:top w:val="single" w:sz="12" w:space="0" w:color="auto"/>
              <w:left w:val="nil"/>
              <w:bottom w:val="nil"/>
              <w:right w:val="nil"/>
            </w:tcBorders>
            <w:vAlign w:val="center"/>
            <w:hideMark/>
          </w:tcPr>
          <w:p w14:paraId="36B3621B"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28 (27.7%)</w:t>
            </w:r>
          </w:p>
        </w:tc>
        <w:tc>
          <w:tcPr>
            <w:tcW w:w="720" w:type="dxa"/>
            <w:tcBorders>
              <w:top w:val="single" w:sz="12" w:space="0" w:color="auto"/>
              <w:left w:val="nil"/>
              <w:bottom w:val="nil"/>
              <w:right w:val="nil"/>
            </w:tcBorders>
            <w:noWrap/>
            <w:vAlign w:val="center"/>
            <w:hideMark/>
          </w:tcPr>
          <w:p w14:paraId="1AC78246"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Ref</w:t>
            </w:r>
          </w:p>
        </w:tc>
        <w:tc>
          <w:tcPr>
            <w:tcW w:w="1350" w:type="dxa"/>
            <w:tcBorders>
              <w:top w:val="single" w:sz="12" w:space="0" w:color="auto"/>
              <w:left w:val="nil"/>
              <w:bottom w:val="nil"/>
              <w:right w:val="nil"/>
            </w:tcBorders>
            <w:noWrap/>
            <w:vAlign w:val="center"/>
            <w:hideMark/>
          </w:tcPr>
          <w:p w14:paraId="72DD7073" w14:textId="77777777" w:rsidR="004D14C8" w:rsidRPr="004D14C8" w:rsidRDefault="004D14C8" w:rsidP="004D14C8">
            <w:pPr>
              <w:spacing w:after="0" w:line="240" w:lineRule="auto"/>
              <w:jc w:val="left"/>
              <w:rPr>
                <w:rFonts w:eastAsia="Times New Roman" w:cs="Times New Roman"/>
                <w:color w:val="000000"/>
                <w:szCs w:val="24"/>
              </w:rPr>
            </w:pPr>
          </w:p>
        </w:tc>
        <w:tc>
          <w:tcPr>
            <w:tcW w:w="1080" w:type="dxa"/>
            <w:tcBorders>
              <w:top w:val="single" w:sz="12" w:space="0" w:color="auto"/>
              <w:left w:val="nil"/>
              <w:bottom w:val="nil"/>
              <w:right w:val="nil"/>
            </w:tcBorders>
            <w:noWrap/>
            <w:vAlign w:val="center"/>
            <w:hideMark/>
          </w:tcPr>
          <w:p w14:paraId="342FCE62" w14:textId="77777777" w:rsidR="004D14C8" w:rsidRPr="004D14C8" w:rsidRDefault="004D14C8" w:rsidP="004D14C8">
            <w:pPr>
              <w:spacing w:after="0" w:line="240" w:lineRule="auto"/>
              <w:jc w:val="left"/>
              <w:rPr>
                <w:rFonts w:eastAsia="Times New Roman" w:cs="Times New Roman"/>
                <w:sz w:val="20"/>
                <w:szCs w:val="20"/>
              </w:rPr>
            </w:pPr>
          </w:p>
        </w:tc>
      </w:tr>
      <w:tr w:rsidR="004D14C8" w:rsidRPr="004D14C8" w14:paraId="4947A546" w14:textId="77777777" w:rsidTr="00393313">
        <w:trPr>
          <w:trHeight w:val="360"/>
        </w:trPr>
        <w:tc>
          <w:tcPr>
            <w:tcW w:w="2070" w:type="dxa"/>
            <w:vMerge/>
            <w:tcBorders>
              <w:top w:val="nil"/>
              <w:left w:val="nil"/>
              <w:bottom w:val="nil"/>
              <w:right w:val="nil"/>
            </w:tcBorders>
            <w:vAlign w:val="center"/>
            <w:hideMark/>
          </w:tcPr>
          <w:p w14:paraId="014CC124"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nil"/>
              <w:right w:val="nil"/>
            </w:tcBorders>
            <w:vAlign w:val="center"/>
            <w:hideMark/>
          </w:tcPr>
          <w:p w14:paraId="789A2F68"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Once</w:t>
            </w:r>
          </w:p>
        </w:tc>
        <w:tc>
          <w:tcPr>
            <w:tcW w:w="1480" w:type="dxa"/>
            <w:tcBorders>
              <w:top w:val="nil"/>
              <w:left w:val="nil"/>
              <w:bottom w:val="nil"/>
              <w:right w:val="nil"/>
            </w:tcBorders>
            <w:vAlign w:val="center"/>
            <w:hideMark/>
          </w:tcPr>
          <w:p w14:paraId="4E19A4DD"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1 (25.0%)</w:t>
            </w:r>
          </w:p>
        </w:tc>
        <w:tc>
          <w:tcPr>
            <w:tcW w:w="1400" w:type="dxa"/>
            <w:tcBorders>
              <w:top w:val="nil"/>
              <w:left w:val="nil"/>
              <w:bottom w:val="nil"/>
              <w:right w:val="nil"/>
            </w:tcBorders>
            <w:vAlign w:val="center"/>
            <w:hideMark/>
          </w:tcPr>
          <w:p w14:paraId="48D68FDF"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3 (75.0%)</w:t>
            </w:r>
          </w:p>
        </w:tc>
        <w:tc>
          <w:tcPr>
            <w:tcW w:w="720" w:type="dxa"/>
            <w:tcBorders>
              <w:top w:val="nil"/>
              <w:left w:val="nil"/>
              <w:bottom w:val="nil"/>
              <w:right w:val="nil"/>
            </w:tcBorders>
            <w:noWrap/>
            <w:vAlign w:val="center"/>
            <w:hideMark/>
          </w:tcPr>
          <w:p w14:paraId="6A5A32D4"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1.11</w:t>
            </w:r>
          </w:p>
        </w:tc>
        <w:tc>
          <w:tcPr>
            <w:tcW w:w="1350" w:type="dxa"/>
            <w:tcBorders>
              <w:top w:val="nil"/>
              <w:left w:val="nil"/>
              <w:bottom w:val="nil"/>
              <w:right w:val="nil"/>
            </w:tcBorders>
            <w:noWrap/>
            <w:vAlign w:val="center"/>
            <w:hideMark/>
          </w:tcPr>
          <w:p w14:paraId="215CE089"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0.52-3.81</w:t>
            </w:r>
          </w:p>
        </w:tc>
        <w:tc>
          <w:tcPr>
            <w:tcW w:w="1080" w:type="dxa"/>
            <w:tcBorders>
              <w:top w:val="nil"/>
              <w:left w:val="nil"/>
              <w:bottom w:val="nil"/>
              <w:right w:val="nil"/>
            </w:tcBorders>
            <w:noWrap/>
            <w:vAlign w:val="center"/>
            <w:hideMark/>
          </w:tcPr>
          <w:p w14:paraId="031EA25E"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0.147</w:t>
            </w:r>
          </w:p>
        </w:tc>
      </w:tr>
      <w:tr w:rsidR="004D14C8" w:rsidRPr="004D14C8" w14:paraId="7146B289" w14:textId="77777777" w:rsidTr="00393313">
        <w:trPr>
          <w:trHeight w:val="360"/>
        </w:trPr>
        <w:tc>
          <w:tcPr>
            <w:tcW w:w="2070" w:type="dxa"/>
            <w:vMerge/>
            <w:tcBorders>
              <w:top w:val="nil"/>
              <w:left w:val="nil"/>
              <w:bottom w:val="nil"/>
              <w:right w:val="nil"/>
            </w:tcBorders>
            <w:vAlign w:val="center"/>
            <w:hideMark/>
          </w:tcPr>
          <w:p w14:paraId="5C9C3FF4"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nil"/>
              <w:right w:val="nil"/>
            </w:tcBorders>
            <w:vAlign w:val="center"/>
            <w:hideMark/>
          </w:tcPr>
          <w:p w14:paraId="714E5618"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Sometimes</w:t>
            </w:r>
          </w:p>
        </w:tc>
        <w:tc>
          <w:tcPr>
            <w:tcW w:w="1480" w:type="dxa"/>
            <w:tcBorders>
              <w:top w:val="nil"/>
              <w:left w:val="nil"/>
              <w:bottom w:val="nil"/>
              <w:right w:val="nil"/>
            </w:tcBorders>
            <w:vAlign w:val="center"/>
            <w:hideMark/>
          </w:tcPr>
          <w:p w14:paraId="6549CA7B"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1 (11.1%)</w:t>
            </w:r>
          </w:p>
        </w:tc>
        <w:tc>
          <w:tcPr>
            <w:tcW w:w="1400" w:type="dxa"/>
            <w:tcBorders>
              <w:top w:val="nil"/>
              <w:left w:val="nil"/>
              <w:bottom w:val="nil"/>
              <w:right w:val="nil"/>
            </w:tcBorders>
            <w:vAlign w:val="center"/>
            <w:hideMark/>
          </w:tcPr>
          <w:p w14:paraId="5AE9C2F3"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8 (88.9%)</w:t>
            </w:r>
          </w:p>
        </w:tc>
        <w:tc>
          <w:tcPr>
            <w:tcW w:w="720" w:type="dxa"/>
            <w:tcBorders>
              <w:top w:val="nil"/>
              <w:left w:val="nil"/>
              <w:bottom w:val="nil"/>
              <w:right w:val="nil"/>
            </w:tcBorders>
            <w:noWrap/>
            <w:vAlign w:val="center"/>
            <w:hideMark/>
          </w:tcPr>
          <w:p w14:paraId="54E8BE31"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1.86</w:t>
            </w:r>
          </w:p>
        </w:tc>
        <w:tc>
          <w:tcPr>
            <w:tcW w:w="1350" w:type="dxa"/>
            <w:tcBorders>
              <w:top w:val="nil"/>
              <w:left w:val="nil"/>
              <w:bottom w:val="nil"/>
              <w:right w:val="nil"/>
            </w:tcBorders>
            <w:noWrap/>
            <w:vAlign w:val="center"/>
            <w:hideMark/>
          </w:tcPr>
          <w:p w14:paraId="7FD53670"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1.03-6.95</w:t>
            </w:r>
          </w:p>
        </w:tc>
        <w:tc>
          <w:tcPr>
            <w:tcW w:w="1080" w:type="dxa"/>
            <w:tcBorders>
              <w:top w:val="nil"/>
              <w:left w:val="nil"/>
              <w:bottom w:val="nil"/>
              <w:right w:val="nil"/>
            </w:tcBorders>
            <w:noWrap/>
            <w:vAlign w:val="center"/>
            <w:hideMark/>
          </w:tcPr>
          <w:p w14:paraId="31966252"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0.044</w:t>
            </w:r>
          </w:p>
        </w:tc>
      </w:tr>
      <w:tr w:rsidR="004D14C8" w:rsidRPr="004D14C8" w14:paraId="27F5850F" w14:textId="77777777" w:rsidTr="00393313">
        <w:trPr>
          <w:trHeight w:val="360"/>
        </w:trPr>
        <w:tc>
          <w:tcPr>
            <w:tcW w:w="2070" w:type="dxa"/>
            <w:vMerge/>
            <w:tcBorders>
              <w:top w:val="nil"/>
              <w:left w:val="nil"/>
              <w:bottom w:val="single" w:sz="12" w:space="0" w:color="auto"/>
              <w:right w:val="nil"/>
            </w:tcBorders>
            <w:vAlign w:val="center"/>
            <w:hideMark/>
          </w:tcPr>
          <w:p w14:paraId="403C2E4D"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single" w:sz="12" w:space="0" w:color="auto"/>
              <w:right w:val="nil"/>
            </w:tcBorders>
            <w:vAlign w:val="center"/>
            <w:hideMark/>
          </w:tcPr>
          <w:p w14:paraId="5FC9159D"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Severally</w:t>
            </w:r>
          </w:p>
        </w:tc>
        <w:tc>
          <w:tcPr>
            <w:tcW w:w="1480" w:type="dxa"/>
            <w:tcBorders>
              <w:top w:val="nil"/>
              <w:left w:val="nil"/>
              <w:bottom w:val="single" w:sz="12" w:space="0" w:color="auto"/>
              <w:right w:val="nil"/>
            </w:tcBorders>
            <w:vAlign w:val="center"/>
            <w:hideMark/>
          </w:tcPr>
          <w:p w14:paraId="404F197A"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0 (0.0%)</w:t>
            </w:r>
          </w:p>
        </w:tc>
        <w:tc>
          <w:tcPr>
            <w:tcW w:w="1400" w:type="dxa"/>
            <w:tcBorders>
              <w:top w:val="nil"/>
              <w:left w:val="nil"/>
              <w:bottom w:val="single" w:sz="12" w:space="0" w:color="auto"/>
              <w:right w:val="nil"/>
            </w:tcBorders>
            <w:vAlign w:val="center"/>
            <w:hideMark/>
          </w:tcPr>
          <w:p w14:paraId="3591374F"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8 (100.0%)</w:t>
            </w:r>
          </w:p>
        </w:tc>
        <w:tc>
          <w:tcPr>
            <w:tcW w:w="720" w:type="dxa"/>
            <w:tcBorders>
              <w:top w:val="nil"/>
              <w:left w:val="nil"/>
              <w:bottom w:val="single" w:sz="12" w:space="0" w:color="auto"/>
              <w:right w:val="nil"/>
            </w:tcBorders>
            <w:noWrap/>
            <w:vAlign w:val="center"/>
            <w:hideMark/>
          </w:tcPr>
          <w:p w14:paraId="1F03B14F"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5.89</w:t>
            </w:r>
          </w:p>
        </w:tc>
        <w:tc>
          <w:tcPr>
            <w:tcW w:w="1350" w:type="dxa"/>
            <w:tcBorders>
              <w:top w:val="nil"/>
              <w:left w:val="nil"/>
              <w:bottom w:val="single" w:sz="12" w:space="0" w:color="auto"/>
              <w:right w:val="nil"/>
            </w:tcBorders>
            <w:noWrap/>
            <w:vAlign w:val="center"/>
            <w:hideMark/>
          </w:tcPr>
          <w:p w14:paraId="6BB5F4D8"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1.96-11.63</w:t>
            </w:r>
          </w:p>
        </w:tc>
        <w:tc>
          <w:tcPr>
            <w:tcW w:w="1080" w:type="dxa"/>
            <w:tcBorders>
              <w:top w:val="nil"/>
              <w:left w:val="nil"/>
              <w:bottom w:val="single" w:sz="12" w:space="0" w:color="auto"/>
              <w:right w:val="nil"/>
            </w:tcBorders>
            <w:noWrap/>
            <w:vAlign w:val="center"/>
            <w:hideMark/>
          </w:tcPr>
          <w:p w14:paraId="3E7EF7CF"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0.002</w:t>
            </w:r>
          </w:p>
        </w:tc>
      </w:tr>
      <w:tr w:rsidR="004D14C8" w:rsidRPr="004D14C8" w14:paraId="6757BD52" w14:textId="77777777" w:rsidTr="00393313">
        <w:trPr>
          <w:trHeight w:val="360"/>
        </w:trPr>
        <w:tc>
          <w:tcPr>
            <w:tcW w:w="2070" w:type="dxa"/>
            <w:vMerge w:val="restart"/>
            <w:tcBorders>
              <w:top w:val="single" w:sz="12" w:space="0" w:color="auto"/>
              <w:left w:val="nil"/>
              <w:bottom w:val="nil"/>
              <w:right w:val="nil"/>
            </w:tcBorders>
            <w:hideMark/>
          </w:tcPr>
          <w:p w14:paraId="10FE6785" w14:textId="61BED6BA"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Loss of interest in enjoyable activities</w:t>
            </w:r>
          </w:p>
        </w:tc>
        <w:tc>
          <w:tcPr>
            <w:tcW w:w="1620" w:type="dxa"/>
            <w:tcBorders>
              <w:top w:val="single" w:sz="12" w:space="0" w:color="auto"/>
              <w:left w:val="nil"/>
              <w:bottom w:val="nil"/>
              <w:right w:val="nil"/>
            </w:tcBorders>
            <w:vAlign w:val="center"/>
            <w:hideMark/>
          </w:tcPr>
          <w:p w14:paraId="0AD60F58"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Not at all</w:t>
            </w:r>
          </w:p>
        </w:tc>
        <w:tc>
          <w:tcPr>
            <w:tcW w:w="1480" w:type="dxa"/>
            <w:tcBorders>
              <w:top w:val="single" w:sz="12" w:space="0" w:color="auto"/>
              <w:left w:val="nil"/>
              <w:bottom w:val="nil"/>
              <w:right w:val="nil"/>
            </w:tcBorders>
            <w:vAlign w:val="center"/>
            <w:hideMark/>
          </w:tcPr>
          <w:p w14:paraId="51175505"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71 (67.6%)</w:t>
            </w:r>
          </w:p>
        </w:tc>
        <w:tc>
          <w:tcPr>
            <w:tcW w:w="1400" w:type="dxa"/>
            <w:tcBorders>
              <w:top w:val="single" w:sz="12" w:space="0" w:color="auto"/>
              <w:left w:val="nil"/>
              <w:bottom w:val="nil"/>
              <w:right w:val="nil"/>
            </w:tcBorders>
            <w:vAlign w:val="center"/>
            <w:hideMark/>
          </w:tcPr>
          <w:p w14:paraId="0725878C"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34 (32.4%)</w:t>
            </w:r>
          </w:p>
        </w:tc>
        <w:tc>
          <w:tcPr>
            <w:tcW w:w="720" w:type="dxa"/>
            <w:tcBorders>
              <w:top w:val="single" w:sz="12" w:space="0" w:color="auto"/>
              <w:left w:val="nil"/>
              <w:bottom w:val="nil"/>
              <w:right w:val="nil"/>
            </w:tcBorders>
            <w:noWrap/>
            <w:vAlign w:val="center"/>
            <w:hideMark/>
          </w:tcPr>
          <w:p w14:paraId="45CDBA76"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Ref</w:t>
            </w:r>
          </w:p>
        </w:tc>
        <w:tc>
          <w:tcPr>
            <w:tcW w:w="1350" w:type="dxa"/>
            <w:tcBorders>
              <w:top w:val="single" w:sz="12" w:space="0" w:color="auto"/>
              <w:left w:val="nil"/>
              <w:bottom w:val="nil"/>
              <w:right w:val="nil"/>
            </w:tcBorders>
            <w:noWrap/>
            <w:vAlign w:val="center"/>
            <w:hideMark/>
          </w:tcPr>
          <w:p w14:paraId="007707FA" w14:textId="77777777" w:rsidR="004D14C8" w:rsidRPr="004D14C8" w:rsidRDefault="004D14C8" w:rsidP="004D14C8">
            <w:pPr>
              <w:spacing w:after="0" w:line="240" w:lineRule="auto"/>
              <w:jc w:val="left"/>
              <w:rPr>
                <w:rFonts w:eastAsia="Times New Roman" w:cs="Times New Roman"/>
                <w:color w:val="000000"/>
                <w:szCs w:val="24"/>
              </w:rPr>
            </w:pPr>
          </w:p>
        </w:tc>
        <w:tc>
          <w:tcPr>
            <w:tcW w:w="1080" w:type="dxa"/>
            <w:tcBorders>
              <w:top w:val="single" w:sz="12" w:space="0" w:color="auto"/>
              <w:left w:val="nil"/>
              <w:bottom w:val="nil"/>
              <w:right w:val="nil"/>
            </w:tcBorders>
            <w:noWrap/>
            <w:vAlign w:val="center"/>
            <w:hideMark/>
          </w:tcPr>
          <w:p w14:paraId="7179C3C1" w14:textId="77777777" w:rsidR="004D14C8" w:rsidRPr="004D14C8" w:rsidRDefault="004D14C8" w:rsidP="004D14C8">
            <w:pPr>
              <w:spacing w:after="0" w:line="240" w:lineRule="auto"/>
              <w:jc w:val="left"/>
              <w:rPr>
                <w:rFonts w:eastAsia="Times New Roman" w:cs="Times New Roman"/>
                <w:sz w:val="20"/>
                <w:szCs w:val="20"/>
              </w:rPr>
            </w:pPr>
          </w:p>
        </w:tc>
      </w:tr>
      <w:tr w:rsidR="004D14C8" w:rsidRPr="004D14C8" w14:paraId="0B40761B" w14:textId="77777777" w:rsidTr="00393313">
        <w:trPr>
          <w:trHeight w:val="360"/>
        </w:trPr>
        <w:tc>
          <w:tcPr>
            <w:tcW w:w="2070" w:type="dxa"/>
            <w:vMerge/>
            <w:tcBorders>
              <w:top w:val="nil"/>
              <w:left w:val="nil"/>
              <w:bottom w:val="nil"/>
              <w:right w:val="nil"/>
            </w:tcBorders>
            <w:vAlign w:val="center"/>
            <w:hideMark/>
          </w:tcPr>
          <w:p w14:paraId="2C06E20F"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nil"/>
              <w:right w:val="nil"/>
            </w:tcBorders>
            <w:vAlign w:val="center"/>
            <w:hideMark/>
          </w:tcPr>
          <w:p w14:paraId="1F1B292D"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Several days</w:t>
            </w:r>
          </w:p>
        </w:tc>
        <w:tc>
          <w:tcPr>
            <w:tcW w:w="1480" w:type="dxa"/>
            <w:tcBorders>
              <w:top w:val="nil"/>
              <w:left w:val="nil"/>
              <w:bottom w:val="nil"/>
              <w:right w:val="nil"/>
            </w:tcBorders>
            <w:vAlign w:val="center"/>
            <w:hideMark/>
          </w:tcPr>
          <w:p w14:paraId="70076103"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1 (9.1%)</w:t>
            </w:r>
          </w:p>
        </w:tc>
        <w:tc>
          <w:tcPr>
            <w:tcW w:w="1400" w:type="dxa"/>
            <w:tcBorders>
              <w:top w:val="nil"/>
              <w:left w:val="nil"/>
              <w:bottom w:val="nil"/>
              <w:right w:val="nil"/>
            </w:tcBorders>
            <w:vAlign w:val="center"/>
            <w:hideMark/>
          </w:tcPr>
          <w:p w14:paraId="66219CBC"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10 (90.9%)</w:t>
            </w:r>
          </w:p>
        </w:tc>
        <w:tc>
          <w:tcPr>
            <w:tcW w:w="720" w:type="dxa"/>
            <w:tcBorders>
              <w:top w:val="nil"/>
              <w:left w:val="nil"/>
              <w:bottom w:val="nil"/>
              <w:right w:val="nil"/>
            </w:tcBorders>
            <w:noWrap/>
            <w:vAlign w:val="center"/>
            <w:hideMark/>
          </w:tcPr>
          <w:p w14:paraId="3286C0D3"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6.32</w:t>
            </w:r>
          </w:p>
        </w:tc>
        <w:tc>
          <w:tcPr>
            <w:tcW w:w="1350" w:type="dxa"/>
            <w:tcBorders>
              <w:top w:val="nil"/>
              <w:left w:val="nil"/>
              <w:bottom w:val="nil"/>
              <w:right w:val="nil"/>
            </w:tcBorders>
            <w:noWrap/>
            <w:vAlign w:val="center"/>
            <w:hideMark/>
          </w:tcPr>
          <w:p w14:paraId="76A02109"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2.65-13.02</w:t>
            </w:r>
          </w:p>
        </w:tc>
        <w:tc>
          <w:tcPr>
            <w:tcW w:w="1080" w:type="dxa"/>
            <w:tcBorders>
              <w:top w:val="nil"/>
              <w:left w:val="nil"/>
              <w:bottom w:val="nil"/>
              <w:right w:val="nil"/>
            </w:tcBorders>
            <w:noWrap/>
            <w:vAlign w:val="center"/>
            <w:hideMark/>
          </w:tcPr>
          <w:p w14:paraId="782053EC"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0.003</w:t>
            </w:r>
          </w:p>
        </w:tc>
      </w:tr>
      <w:tr w:rsidR="004D14C8" w:rsidRPr="004D14C8" w14:paraId="2C6ED051" w14:textId="77777777" w:rsidTr="00393313">
        <w:trPr>
          <w:trHeight w:val="360"/>
        </w:trPr>
        <w:tc>
          <w:tcPr>
            <w:tcW w:w="2070" w:type="dxa"/>
            <w:vMerge/>
            <w:tcBorders>
              <w:top w:val="nil"/>
              <w:left w:val="nil"/>
              <w:bottom w:val="single" w:sz="12" w:space="0" w:color="auto"/>
              <w:right w:val="nil"/>
            </w:tcBorders>
            <w:vAlign w:val="center"/>
            <w:hideMark/>
          </w:tcPr>
          <w:p w14:paraId="42FF968A"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single" w:sz="12" w:space="0" w:color="auto"/>
              <w:right w:val="nil"/>
            </w:tcBorders>
            <w:vAlign w:val="center"/>
            <w:hideMark/>
          </w:tcPr>
          <w:p w14:paraId="623F16D4"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More than half the days</w:t>
            </w:r>
          </w:p>
        </w:tc>
        <w:tc>
          <w:tcPr>
            <w:tcW w:w="1480" w:type="dxa"/>
            <w:tcBorders>
              <w:top w:val="nil"/>
              <w:left w:val="nil"/>
              <w:bottom w:val="single" w:sz="12" w:space="0" w:color="auto"/>
              <w:right w:val="nil"/>
            </w:tcBorders>
            <w:vAlign w:val="center"/>
            <w:hideMark/>
          </w:tcPr>
          <w:p w14:paraId="295BB608"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3 (50.0%)</w:t>
            </w:r>
          </w:p>
        </w:tc>
        <w:tc>
          <w:tcPr>
            <w:tcW w:w="1400" w:type="dxa"/>
            <w:tcBorders>
              <w:top w:val="nil"/>
              <w:left w:val="nil"/>
              <w:bottom w:val="single" w:sz="12" w:space="0" w:color="auto"/>
              <w:right w:val="nil"/>
            </w:tcBorders>
            <w:vAlign w:val="center"/>
            <w:hideMark/>
          </w:tcPr>
          <w:p w14:paraId="3E6323C7"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3 (50.0%)</w:t>
            </w:r>
          </w:p>
        </w:tc>
        <w:tc>
          <w:tcPr>
            <w:tcW w:w="720" w:type="dxa"/>
            <w:tcBorders>
              <w:top w:val="nil"/>
              <w:left w:val="nil"/>
              <w:bottom w:val="single" w:sz="12" w:space="0" w:color="auto"/>
              <w:right w:val="nil"/>
            </w:tcBorders>
            <w:noWrap/>
            <w:vAlign w:val="center"/>
            <w:hideMark/>
          </w:tcPr>
          <w:p w14:paraId="7C605F15"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2.66</w:t>
            </w:r>
          </w:p>
        </w:tc>
        <w:tc>
          <w:tcPr>
            <w:tcW w:w="1350" w:type="dxa"/>
            <w:tcBorders>
              <w:top w:val="nil"/>
              <w:left w:val="nil"/>
              <w:bottom w:val="single" w:sz="12" w:space="0" w:color="auto"/>
              <w:right w:val="nil"/>
            </w:tcBorders>
            <w:noWrap/>
            <w:vAlign w:val="center"/>
            <w:hideMark/>
          </w:tcPr>
          <w:p w14:paraId="182CA802"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1.73-5.68</w:t>
            </w:r>
          </w:p>
        </w:tc>
        <w:tc>
          <w:tcPr>
            <w:tcW w:w="1080" w:type="dxa"/>
            <w:tcBorders>
              <w:top w:val="nil"/>
              <w:left w:val="nil"/>
              <w:bottom w:val="single" w:sz="12" w:space="0" w:color="auto"/>
              <w:right w:val="nil"/>
            </w:tcBorders>
            <w:noWrap/>
            <w:vAlign w:val="center"/>
            <w:hideMark/>
          </w:tcPr>
          <w:p w14:paraId="0436267A"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0.038</w:t>
            </w:r>
          </w:p>
        </w:tc>
      </w:tr>
      <w:tr w:rsidR="004D14C8" w:rsidRPr="004D14C8" w14:paraId="6BC32FE4" w14:textId="77777777" w:rsidTr="00393313">
        <w:trPr>
          <w:trHeight w:val="360"/>
        </w:trPr>
        <w:tc>
          <w:tcPr>
            <w:tcW w:w="2070" w:type="dxa"/>
            <w:vMerge w:val="restart"/>
            <w:tcBorders>
              <w:top w:val="single" w:sz="12" w:space="0" w:color="auto"/>
              <w:left w:val="nil"/>
              <w:bottom w:val="nil"/>
              <w:right w:val="nil"/>
            </w:tcBorders>
            <w:hideMark/>
          </w:tcPr>
          <w:p w14:paraId="323A7D88" w14:textId="548A624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Reduced time spent with friends</w:t>
            </w:r>
          </w:p>
        </w:tc>
        <w:tc>
          <w:tcPr>
            <w:tcW w:w="1620" w:type="dxa"/>
            <w:tcBorders>
              <w:top w:val="single" w:sz="12" w:space="0" w:color="auto"/>
              <w:left w:val="nil"/>
              <w:bottom w:val="nil"/>
              <w:right w:val="nil"/>
            </w:tcBorders>
            <w:vAlign w:val="center"/>
            <w:hideMark/>
          </w:tcPr>
          <w:p w14:paraId="08EE9689"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Never</w:t>
            </w:r>
          </w:p>
        </w:tc>
        <w:tc>
          <w:tcPr>
            <w:tcW w:w="1480" w:type="dxa"/>
            <w:tcBorders>
              <w:top w:val="single" w:sz="12" w:space="0" w:color="auto"/>
              <w:left w:val="nil"/>
              <w:bottom w:val="nil"/>
              <w:right w:val="nil"/>
            </w:tcBorders>
            <w:vAlign w:val="center"/>
            <w:hideMark/>
          </w:tcPr>
          <w:p w14:paraId="4411CE3A"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68 (68.7%)</w:t>
            </w:r>
          </w:p>
        </w:tc>
        <w:tc>
          <w:tcPr>
            <w:tcW w:w="1400" w:type="dxa"/>
            <w:tcBorders>
              <w:top w:val="single" w:sz="12" w:space="0" w:color="auto"/>
              <w:left w:val="nil"/>
              <w:bottom w:val="nil"/>
              <w:right w:val="nil"/>
            </w:tcBorders>
            <w:vAlign w:val="center"/>
            <w:hideMark/>
          </w:tcPr>
          <w:p w14:paraId="7A215358"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31 (31.3%)</w:t>
            </w:r>
          </w:p>
        </w:tc>
        <w:tc>
          <w:tcPr>
            <w:tcW w:w="720" w:type="dxa"/>
            <w:tcBorders>
              <w:top w:val="single" w:sz="12" w:space="0" w:color="auto"/>
              <w:left w:val="nil"/>
              <w:bottom w:val="nil"/>
              <w:right w:val="nil"/>
            </w:tcBorders>
            <w:noWrap/>
            <w:vAlign w:val="center"/>
            <w:hideMark/>
          </w:tcPr>
          <w:p w14:paraId="6B8753B9"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Ref</w:t>
            </w:r>
          </w:p>
        </w:tc>
        <w:tc>
          <w:tcPr>
            <w:tcW w:w="1350" w:type="dxa"/>
            <w:tcBorders>
              <w:top w:val="single" w:sz="12" w:space="0" w:color="auto"/>
              <w:left w:val="nil"/>
              <w:bottom w:val="nil"/>
              <w:right w:val="nil"/>
            </w:tcBorders>
            <w:noWrap/>
            <w:vAlign w:val="center"/>
            <w:hideMark/>
          </w:tcPr>
          <w:p w14:paraId="41A3CAAE" w14:textId="77777777" w:rsidR="004D14C8" w:rsidRPr="004D14C8" w:rsidRDefault="004D14C8" w:rsidP="004D14C8">
            <w:pPr>
              <w:spacing w:after="0" w:line="240" w:lineRule="auto"/>
              <w:jc w:val="left"/>
              <w:rPr>
                <w:rFonts w:eastAsia="Times New Roman" w:cs="Times New Roman"/>
                <w:color w:val="000000"/>
                <w:szCs w:val="24"/>
              </w:rPr>
            </w:pPr>
          </w:p>
        </w:tc>
        <w:tc>
          <w:tcPr>
            <w:tcW w:w="1080" w:type="dxa"/>
            <w:tcBorders>
              <w:top w:val="single" w:sz="12" w:space="0" w:color="auto"/>
              <w:left w:val="nil"/>
              <w:bottom w:val="nil"/>
              <w:right w:val="nil"/>
            </w:tcBorders>
            <w:noWrap/>
            <w:vAlign w:val="center"/>
            <w:hideMark/>
          </w:tcPr>
          <w:p w14:paraId="43A35365" w14:textId="77777777" w:rsidR="004D14C8" w:rsidRPr="004D14C8" w:rsidRDefault="004D14C8" w:rsidP="004D14C8">
            <w:pPr>
              <w:spacing w:after="0" w:line="240" w:lineRule="auto"/>
              <w:jc w:val="left"/>
              <w:rPr>
                <w:rFonts w:eastAsia="Times New Roman" w:cs="Times New Roman"/>
                <w:sz w:val="20"/>
                <w:szCs w:val="20"/>
              </w:rPr>
            </w:pPr>
          </w:p>
        </w:tc>
      </w:tr>
      <w:tr w:rsidR="004D14C8" w:rsidRPr="004D14C8" w14:paraId="5AFBB9E6" w14:textId="77777777" w:rsidTr="00393313">
        <w:trPr>
          <w:trHeight w:val="360"/>
        </w:trPr>
        <w:tc>
          <w:tcPr>
            <w:tcW w:w="2070" w:type="dxa"/>
            <w:vMerge/>
            <w:tcBorders>
              <w:top w:val="nil"/>
              <w:left w:val="nil"/>
              <w:bottom w:val="nil"/>
              <w:right w:val="nil"/>
            </w:tcBorders>
            <w:vAlign w:val="center"/>
            <w:hideMark/>
          </w:tcPr>
          <w:p w14:paraId="3A1134BD"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nil"/>
              <w:right w:val="nil"/>
            </w:tcBorders>
            <w:vAlign w:val="center"/>
            <w:hideMark/>
          </w:tcPr>
          <w:p w14:paraId="41211AB1"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Once</w:t>
            </w:r>
          </w:p>
        </w:tc>
        <w:tc>
          <w:tcPr>
            <w:tcW w:w="1480" w:type="dxa"/>
            <w:tcBorders>
              <w:top w:val="nil"/>
              <w:left w:val="nil"/>
              <w:bottom w:val="nil"/>
              <w:right w:val="nil"/>
            </w:tcBorders>
            <w:vAlign w:val="center"/>
            <w:hideMark/>
          </w:tcPr>
          <w:p w14:paraId="2E09BE96"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3 (42.9%)</w:t>
            </w:r>
          </w:p>
        </w:tc>
        <w:tc>
          <w:tcPr>
            <w:tcW w:w="1400" w:type="dxa"/>
            <w:tcBorders>
              <w:top w:val="nil"/>
              <w:left w:val="nil"/>
              <w:bottom w:val="nil"/>
              <w:right w:val="nil"/>
            </w:tcBorders>
            <w:vAlign w:val="center"/>
            <w:hideMark/>
          </w:tcPr>
          <w:p w14:paraId="46E14281"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4 (57.1%)</w:t>
            </w:r>
          </w:p>
        </w:tc>
        <w:tc>
          <w:tcPr>
            <w:tcW w:w="720" w:type="dxa"/>
            <w:tcBorders>
              <w:top w:val="nil"/>
              <w:left w:val="nil"/>
              <w:bottom w:val="nil"/>
              <w:right w:val="nil"/>
            </w:tcBorders>
            <w:noWrap/>
            <w:vAlign w:val="center"/>
            <w:hideMark/>
          </w:tcPr>
          <w:p w14:paraId="4AC129AD"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1.88</w:t>
            </w:r>
          </w:p>
        </w:tc>
        <w:tc>
          <w:tcPr>
            <w:tcW w:w="1350" w:type="dxa"/>
            <w:tcBorders>
              <w:top w:val="nil"/>
              <w:left w:val="nil"/>
              <w:bottom w:val="nil"/>
              <w:right w:val="nil"/>
            </w:tcBorders>
            <w:noWrap/>
            <w:vAlign w:val="center"/>
            <w:hideMark/>
          </w:tcPr>
          <w:p w14:paraId="6F68B161"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1.12–4.98</w:t>
            </w:r>
          </w:p>
        </w:tc>
        <w:tc>
          <w:tcPr>
            <w:tcW w:w="1080" w:type="dxa"/>
            <w:tcBorders>
              <w:top w:val="nil"/>
              <w:left w:val="nil"/>
              <w:bottom w:val="nil"/>
              <w:right w:val="nil"/>
            </w:tcBorders>
            <w:noWrap/>
            <w:vAlign w:val="center"/>
            <w:hideMark/>
          </w:tcPr>
          <w:p w14:paraId="1E69C6C8"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0.021</w:t>
            </w:r>
          </w:p>
        </w:tc>
      </w:tr>
      <w:tr w:rsidR="004D14C8" w:rsidRPr="004D14C8" w14:paraId="7E01FE16" w14:textId="77777777" w:rsidTr="00393313">
        <w:trPr>
          <w:trHeight w:val="360"/>
        </w:trPr>
        <w:tc>
          <w:tcPr>
            <w:tcW w:w="2070" w:type="dxa"/>
            <w:vMerge/>
            <w:tcBorders>
              <w:top w:val="nil"/>
              <w:left w:val="nil"/>
              <w:bottom w:val="nil"/>
              <w:right w:val="nil"/>
            </w:tcBorders>
            <w:vAlign w:val="center"/>
            <w:hideMark/>
          </w:tcPr>
          <w:p w14:paraId="0617A531"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nil"/>
              <w:right w:val="nil"/>
            </w:tcBorders>
            <w:vAlign w:val="center"/>
            <w:hideMark/>
          </w:tcPr>
          <w:p w14:paraId="54290D36"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Sometimes</w:t>
            </w:r>
          </w:p>
        </w:tc>
        <w:tc>
          <w:tcPr>
            <w:tcW w:w="1480" w:type="dxa"/>
            <w:tcBorders>
              <w:top w:val="nil"/>
              <w:left w:val="nil"/>
              <w:bottom w:val="nil"/>
              <w:right w:val="nil"/>
            </w:tcBorders>
            <w:vAlign w:val="center"/>
            <w:hideMark/>
          </w:tcPr>
          <w:p w14:paraId="45ECA43D"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4 (36.4%)</w:t>
            </w:r>
          </w:p>
        </w:tc>
        <w:tc>
          <w:tcPr>
            <w:tcW w:w="1400" w:type="dxa"/>
            <w:tcBorders>
              <w:top w:val="nil"/>
              <w:left w:val="nil"/>
              <w:bottom w:val="nil"/>
              <w:right w:val="nil"/>
            </w:tcBorders>
            <w:vAlign w:val="center"/>
            <w:hideMark/>
          </w:tcPr>
          <w:p w14:paraId="226586E9"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7 (63.6%)</w:t>
            </w:r>
          </w:p>
        </w:tc>
        <w:tc>
          <w:tcPr>
            <w:tcW w:w="720" w:type="dxa"/>
            <w:tcBorders>
              <w:top w:val="nil"/>
              <w:left w:val="nil"/>
              <w:bottom w:val="nil"/>
              <w:right w:val="nil"/>
            </w:tcBorders>
            <w:noWrap/>
            <w:vAlign w:val="center"/>
            <w:hideMark/>
          </w:tcPr>
          <w:p w14:paraId="2BF56ED0"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3.05</w:t>
            </w:r>
          </w:p>
        </w:tc>
        <w:tc>
          <w:tcPr>
            <w:tcW w:w="1350" w:type="dxa"/>
            <w:tcBorders>
              <w:top w:val="nil"/>
              <w:left w:val="nil"/>
              <w:bottom w:val="nil"/>
              <w:right w:val="nil"/>
            </w:tcBorders>
            <w:noWrap/>
            <w:vAlign w:val="center"/>
            <w:hideMark/>
          </w:tcPr>
          <w:p w14:paraId="01A8F70F"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2.03–7.42</w:t>
            </w:r>
          </w:p>
        </w:tc>
        <w:tc>
          <w:tcPr>
            <w:tcW w:w="1080" w:type="dxa"/>
            <w:tcBorders>
              <w:top w:val="nil"/>
              <w:left w:val="nil"/>
              <w:bottom w:val="nil"/>
              <w:right w:val="nil"/>
            </w:tcBorders>
            <w:noWrap/>
            <w:vAlign w:val="center"/>
            <w:hideMark/>
          </w:tcPr>
          <w:p w14:paraId="4A1AB797"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0.014</w:t>
            </w:r>
          </w:p>
        </w:tc>
      </w:tr>
      <w:tr w:rsidR="006B18AF" w:rsidRPr="004D14C8" w14:paraId="4D8E1C1D" w14:textId="77777777" w:rsidTr="004C7B6F">
        <w:trPr>
          <w:trHeight w:val="360"/>
        </w:trPr>
        <w:tc>
          <w:tcPr>
            <w:tcW w:w="2070" w:type="dxa"/>
            <w:vMerge/>
            <w:tcBorders>
              <w:top w:val="nil"/>
              <w:left w:val="nil"/>
              <w:bottom w:val="single" w:sz="12" w:space="0" w:color="auto"/>
              <w:right w:val="nil"/>
            </w:tcBorders>
            <w:vAlign w:val="center"/>
            <w:hideMark/>
          </w:tcPr>
          <w:p w14:paraId="2D7D7C51" w14:textId="77777777" w:rsidR="004D14C8" w:rsidRPr="004D14C8" w:rsidRDefault="004D14C8" w:rsidP="004D14C8">
            <w:pPr>
              <w:spacing w:after="0" w:line="240" w:lineRule="auto"/>
              <w:jc w:val="left"/>
              <w:rPr>
                <w:rFonts w:eastAsia="Times New Roman" w:cs="Times New Roman"/>
                <w:color w:val="000000"/>
                <w:szCs w:val="24"/>
              </w:rPr>
            </w:pPr>
          </w:p>
        </w:tc>
        <w:tc>
          <w:tcPr>
            <w:tcW w:w="1620" w:type="dxa"/>
            <w:tcBorders>
              <w:top w:val="nil"/>
              <w:left w:val="nil"/>
              <w:bottom w:val="single" w:sz="12" w:space="0" w:color="auto"/>
              <w:right w:val="nil"/>
            </w:tcBorders>
            <w:vAlign w:val="center"/>
            <w:hideMark/>
          </w:tcPr>
          <w:p w14:paraId="4216FFAD"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Severally</w:t>
            </w:r>
          </w:p>
        </w:tc>
        <w:tc>
          <w:tcPr>
            <w:tcW w:w="1480" w:type="dxa"/>
            <w:tcBorders>
              <w:top w:val="nil"/>
              <w:left w:val="nil"/>
              <w:bottom w:val="single" w:sz="12" w:space="0" w:color="auto"/>
              <w:right w:val="nil"/>
            </w:tcBorders>
            <w:vAlign w:val="center"/>
            <w:hideMark/>
          </w:tcPr>
          <w:p w14:paraId="075B57EF"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0 (0.0%)</w:t>
            </w:r>
          </w:p>
        </w:tc>
        <w:tc>
          <w:tcPr>
            <w:tcW w:w="1400" w:type="dxa"/>
            <w:tcBorders>
              <w:top w:val="nil"/>
              <w:left w:val="nil"/>
              <w:bottom w:val="single" w:sz="12" w:space="0" w:color="auto"/>
              <w:right w:val="nil"/>
            </w:tcBorders>
            <w:vAlign w:val="center"/>
            <w:hideMark/>
          </w:tcPr>
          <w:p w14:paraId="56491542" w14:textId="77777777" w:rsidR="004D14C8" w:rsidRPr="004D14C8" w:rsidRDefault="004D14C8" w:rsidP="004D14C8">
            <w:pPr>
              <w:spacing w:after="0" w:line="240" w:lineRule="auto"/>
              <w:jc w:val="center"/>
              <w:rPr>
                <w:rFonts w:eastAsia="Times New Roman" w:cs="Times New Roman"/>
                <w:color w:val="000000"/>
                <w:szCs w:val="24"/>
              </w:rPr>
            </w:pPr>
            <w:r w:rsidRPr="004D14C8">
              <w:rPr>
                <w:rFonts w:eastAsia="Times New Roman" w:cs="Times New Roman"/>
                <w:color w:val="000000"/>
                <w:szCs w:val="24"/>
              </w:rPr>
              <w:t>5 (100.0%)</w:t>
            </w:r>
          </w:p>
        </w:tc>
        <w:tc>
          <w:tcPr>
            <w:tcW w:w="720" w:type="dxa"/>
            <w:tcBorders>
              <w:top w:val="nil"/>
              <w:left w:val="nil"/>
              <w:bottom w:val="single" w:sz="12" w:space="0" w:color="auto"/>
              <w:right w:val="nil"/>
            </w:tcBorders>
            <w:noWrap/>
            <w:vAlign w:val="center"/>
            <w:hideMark/>
          </w:tcPr>
          <w:p w14:paraId="4CC16FF9"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6.75</w:t>
            </w:r>
          </w:p>
        </w:tc>
        <w:tc>
          <w:tcPr>
            <w:tcW w:w="1350" w:type="dxa"/>
            <w:tcBorders>
              <w:top w:val="nil"/>
              <w:left w:val="nil"/>
              <w:bottom w:val="single" w:sz="12" w:space="0" w:color="auto"/>
              <w:right w:val="nil"/>
            </w:tcBorders>
            <w:noWrap/>
            <w:vAlign w:val="center"/>
            <w:hideMark/>
          </w:tcPr>
          <w:p w14:paraId="33F18BFC" w14:textId="77777777" w:rsidR="004D14C8" w:rsidRPr="004D14C8" w:rsidRDefault="004D14C8" w:rsidP="004D14C8">
            <w:pPr>
              <w:spacing w:after="0" w:line="240" w:lineRule="auto"/>
              <w:jc w:val="left"/>
              <w:rPr>
                <w:rFonts w:eastAsia="Times New Roman" w:cs="Times New Roman"/>
                <w:color w:val="000000"/>
                <w:szCs w:val="24"/>
              </w:rPr>
            </w:pPr>
            <w:r w:rsidRPr="004D14C8">
              <w:rPr>
                <w:rFonts w:eastAsia="Times New Roman" w:cs="Times New Roman"/>
                <w:color w:val="000000"/>
                <w:szCs w:val="24"/>
              </w:rPr>
              <w:t>1.41–10.56</w:t>
            </w:r>
          </w:p>
        </w:tc>
        <w:tc>
          <w:tcPr>
            <w:tcW w:w="1080" w:type="dxa"/>
            <w:tcBorders>
              <w:top w:val="nil"/>
              <w:left w:val="nil"/>
              <w:bottom w:val="single" w:sz="12" w:space="0" w:color="auto"/>
              <w:right w:val="nil"/>
            </w:tcBorders>
            <w:noWrap/>
            <w:vAlign w:val="center"/>
            <w:hideMark/>
          </w:tcPr>
          <w:p w14:paraId="549404EF" w14:textId="77777777" w:rsidR="004D14C8" w:rsidRPr="004D14C8" w:rsidRDefault="004D14C8" w:rsidP="004D14C8">
            <w:pPr>
              <w:spacing w:after="0" w:line="240" w:lineRule="auto"/>
              <w:jc w:val="left"/>
              <w:rPr>
                <w:rFonts w:eastAsia="Times New Roman" w:cs="Times New Roman"/>
                <w:b/>
                <w:bCs/>
                <w:color w:val="000000"/>
                <w:szCs w:val="24"/>
              </w:rPr>
            </w:pPr>
            <w:r w:rsidRPr="004D14C8">
              <w:rPr>
                <w:rFonts w:eastAsia="Times New Roman" w:cs="Times New Roman"/>
                <w:b/>
                <w:bCs/>
                <w:color w:val="000000"/>
                <w:szCs w:val="24"/>
              </w:rPr>
              <w:t>0.006</w:t>
            </w:r>
          </w:p>
        </w:tc>
      </w:tr>
      <w:tr w:rsidR="004C7B6F" w:rsidRPr="004D14C8" w14:paraId="39830D30" w14:textId="77777777" w:rsidTr="004C7B6F">
        <w:trPr>
          <w:trHeight w:val="360"/>
        </w:trPr>
        <w:tc>
          <w:tcPr>
            <w:tcW w:w="2070" w:type="dxa"/>
            <w:vMerge w:val="restart"/>
            <w:tcBorders>
              <w:top w:val="single" w:sz="12" w:space="0" w:color="auto"/>
              <w:left w:val="nil"/>
              <w:right w:val="nil"/>
            </w:tcBorders>
            <w:vAlign w:val="center"/>
          </w:tcPr>
          <w:p w14:paraId="648205A5" w14:textId="00FEB689" w:rsidR="004C7B6F" w:rsidRPr="004D14C8" w:rsidRDefault="004C7B6F" w:rsidP="004D14C8">
            <w:pPr>
              <w:spacing w:after="0" w:line="240" w:lineRule="auto"/>
              <w:jc w:val="left"/>
              <w:rPr>
                <w:rFonts w:eastAsia="Times New Roman" w:cs="Times New Roman"/>
                <w:color w:val="000000"/>
                <w:szCs w:val="24"/>
              </w:rPr>
            </w:pPr>
            <w:r>
              <w:rPr>
                <w:rFonts w:eastAsia="Times New Roman" w:cs="Times New Roman"/>
                <w:color w:val="000000"/>
                <w:szCs w:val="24"/>
              </w:rPr>
              <w:t>Suicidal thoughts</w:t>
            </w:r>
          </w:p>
        </w:tc>
        <w:tc>
          <w:tcPr>
            <w:tcW w:w="1620" w:type="dxa"/>
            <w:tcBorders>
              <w:top w:val="single" w:sz="12" w:space="0" w:color="auto"/>
              <w:left w:val="nil"/>
              <w:bottom w:val="nil"/>
              <w:right w:val="nil"/>
            </w:tcBorders>
            <w:vAlign w:val="center"/>
          </w:tcPr>
          <w:p w14:paraId="6B1F7ACF" w14:textId="02F23B50" w:rsidR="004C7B6F" w:rsidRPr="004D14C8" w:rsidRDefault="004C7B6F" w:rsidP="004D14C8">
            <w:pPr>
              <w:spacing w:after="0" w:line="240" w:lineRule="auto"/>
              <w:jc w:val="left"/>
              <w:rPr>
                <w:rFonts w:eastAsia="Times New Roman" w:cs="Times New Roman"/>
                <w:color w:val="000000"/>
                <w:szCs w:val="24"/>
              </w:rPr>
            </w:pPr>
            <w:r>
              <w:rPr>
                <w:rFonts w:eastAsia="Times New Roman" w:cs="Times New Roman"/>
                <w:color w:val="000000"/>
                <w:szCs w:val="24"/>
              </w:rPr>
              <w:t>No</w:t>
            </w:r>
          </w:p>
        </w:tc>
        <w:tc>
          <w:tcPr>
            <w:tcW w:w="1480" w:type="dxa"/>
            <w:tcBorders>
              <w:top w:val="single" w:sz="12" w:space="0" w:color="auto"/>
              <w:left w:val="nil"/>
              <w:bottom w:val="nil"/>
              <w:right w:val="nil"/>
            </w:tcBorders>
            <w:vAlign w:val="center"/>
          </w:tcPr>
          <w:p w14:paraId="31B7384F" w14:textId="77B24947" w:rsidR="004C7B6F" w:rsidRPr="004D14C8" w:rsidRDefault="004C7B6F" w:rsidP="004D14C8">
            <w:pPr>
              <w:spacing w:after="0" w:line="240" w:lineRule="auto"/>
              <w:jc w:val="center"/>
              <w:rPr>
                <w:rFonts w:eastAsia="Times New Roman" w:cs="Times New Roman"/>
                <w:color w:val="000000"/>
                <w:szCs w:val="24"/>
              </w:rPr>
            </w:pPr>
            <w:r>
              <w:rPr>
                <w:rFonts w:eastAsia="Times New Roman" w:cs="Times New Roman"/>
                <w:color w:val="000000"/>
                <w:szCs w:val="24"/>
              </w:rPr>
              <w:t>73(65.2%)</w:t>
            </w:r>
          </w:p>
        </w:tc>
        <w:tc>
          <w:tcPr>
            <w:tcW w:w="1400" w:type="dxa"/>
            <w:tcBorders>
              <w:top w:val="single" w:sz="12" w:space="0" w:color="auto"/>
              <w:left w:val="nil"/>
              <w:bottom w:val="nil"/>
              <w:right w:val="nil"/>
            </w:tcBorders>
            <w:vAlign w:val="center"/>
          </w:tcPr>
          <w:p w14:paraId="5CF7F1C2" w14:textId="27EA9DE1" w:rsidR="004C7B6F" w:rsidRPr="004D14C8" w:rsidRDefault="004C7B6F" w:rsidP="004D14C8">
            <w:pPr>
              <w:spacing w:after="0" w:line="240" w:lineRule="auto"/>
              <w:jc w:val="center"/>
              <w:rPr>
                <w:rFonts w:eastAsia="Times New Roman" w:cs="Times New Roman"/>
                <w:color w:val="000000"/>
                <w:szCs w:val="24"/>
              </w:rPr>
            </w:pPr>
            <w:r>
              <w:rPr>
                <w:rFonts w:eastAsia="Times New Roman" w:cs="Times New Roman"/>
                <w:color w:val="000000"/>
                <w:szCs w:val="24"/>
              </w:rPr>
              <w:t>3934.8%)</w:t>
            </w:r>
          </w:p>
        </w:tc>
        <w:tc>
          <w:tcPr>
            <w:tcW w:w="720" w:type="dxa"/>
            <w:tcBorders>
              <w:top w:val="single" w:sz="12" w:space="0" w:color="auto"/>
              <w:left w:val="nil"/>
              <w:bottom w:val="nil"/>
              <w:right w:val="nil"/>
            </w:tcBorders>
            <w:noWrap/>
            <w:vAlign w:val="center"/>
          </w:tcPr>
          <w:p w14:paraId="2F028F1F" w14:textId="2F3F96C2" w:rsidR="004C7B6F" w:rsidRPr="004D14C8" w:rsidRDefault="004C7B6F" w:rsidP="004D14C8">
            <w:pPr>
              <w:spacing w:after="0" w:line="240" w:lineRule="auto"/>
              <w:jc w:val="left"/>
              <w:rPr>
                <w:rFonts w:eastAsia="Times New Roman" w:cs="Times New Roman"/>
                <w:color w:val="000000"/>
                <w:szCs w:val="24"/>
              </w:rPr>
            </w:pPr>
            <w:r>
              <w:rPr>
                <w:rFonts w:eastAsia="Times New Roman" w:cs="Times New Roman"/>
                <w:color w:val="000000"/>
                <w:szCs w:val="24"/>
              </w:rPr>
              <w:t>Ref</w:t>
            </w:r>
          </w:p>
        </w:tc>
        <w:tc>
          <w:tcPr>
            <w:tcW w:w="1350" w:type="dxa"/>
            <w:tcBorders>
              <w:top w:val="single" w:sz="12" w:space="0" w:color="auto"/>
              <w:left w:val="nil"/>
              <w:bottom w:val="nil"/>
              <w:right w:val="nil"/>
            </w:tcBorders>
            <w:noWrap/>
            <w:vAlign w:val="center"/>
          </w:tcPr>
          <w:p w14:paraId="10396478" w14:textId="77777777" w:rsidR="004C7B6F" w:rsidRPr="004D14C8" w:rsidRDefault="004C7B6F" w:rsidP="004D14C8">
            <w:pPr>
              <w:spacing w:after="0" w:line="240" w:lineRule="auto"/>
              <w:jc w:val="left"/>
              <w:rPr>
                <w:rFonts w:eastAsia="Times New Roman" w:cs="Times New Roman"/>
                <w:color w:val="000000"/>
                <w:szCs w:val="24"/>
              </w:rPr>
            </w:pPr>
          </w:p>
        </w:tc>
        <w:tc>
          <w:tcPr>
            <w:tcW w:w="1080" w:type="dxa"/>
            <w:tcBorders>
              <w:top w:val="single" w:sz="12" w:space="0" w:color="auto"/>
              <w:left w:val="nil"/>
              <w:bottom w:val="nil"/>
              <w:right w:val="nil"/>
            </w:tcBorders>
            <w:noWrap/>
            <w:vAlign w:val="center"/>
          </w:tcPr>
          <w:p w14:paraId="04CFF8A9" w14:textId="77777777" w:rsidR="004C7B6F" w:rsidRPr="004D14C8" w:rsidRDefault="004C7B6F" w:rsidP="004D14C8">
            <w:pPr>
              <w:spacing w:after="0" w:line="240" w:lineRule="auto"/>
              <w:jc w:val="left"/>
              <w:rPr>
                <w:rFonts w:eastAsia="Times New Roman" w:cs="Times New Roman"/>
                <w:b/>
                <w:bCs/>
                <w:color w:val="000000"/>
                <w:szCs w:val="24"/>
              </w:rPr>
            </w:pPr>
          </w:p>
        </w:tc>
      </w:tr>
      <w:tr w:rsidR="004C7B6F" w:rsidRPr="004D14C8" w14:paraId="391D2B2E" w14:textId="77777777" w:rsidTr="004C7B6F">
        <w:trPr>
          <w:trHeight w:val="360"/>
        </w:trPr>
        <w:tc>
          <w:tcPr>
            <w:tcW w:w="2070" w:type="dxa"/>
            <w:vMerge/>
            <w:tcBorders>
              <w:left w:val="nil"/>
              <w:bottom w:val="single" w:sz="12" w:space="0" w:color="auto"/>
              <w:right w:val="nil"/>
            </w:tcBorders>
            <w:vAlign w:val="center"/>
          </w:tcPr>
          <w:p w14:paraId="739DC134" w14:textId="77777777" w:rsidR="004C7B6F" w:rsidRPr="004D14C8" w:rsidRDefault="004C7B6F" w:rsidP="00524380">
            <w:pPr>
              <w:spacing w:after="0" w:line="240" w:lineRule="auto"/>
              <w:jc w:val="left"/>
              <w:rPr>
                <w:rFonts w:eastAsia="Times New Roman" w:cs="Times New Roman"/>
                <w:color w:val="000000"/>
                <w:szCs w:val="24"/>
              </w:rPr>
            </w:pPr>
          </w:p>
        </w:tc>
        <w:tc>
          <w:tcPr>
            <w:tcW w:w="1620" w:type="dxa"/>
            <w:tcBorders>
              <w:top w:val="nil"/>
              <w:left w:val="nil"/>
              <w:bottom w:val="single" w:sz="12" w:space="0" w:color="auto"/>
              <w:right w:val="nil"/>
            </w:tcBorders>
            <w:vAlign w:val="center"/>
          </w:tcPr>
          <w:p w14:paraId="0609CEC5" w14:textId="69FF7EB4" w:rsidR="004C7B6F" w:rsidRPr="004D14C8" w:rsidRDefault="004C7B6F" w:rsidP="00524380">
            <w:pPr>
              <w:spacing w:after="0" w:line="240" w:lineRule="auto"/>
              <w:jc w:val="left"/>
              <w:rPr>
                <w:rFonts w:eastAsia="Times New Roman" w:cs="Times New Roman"/>
                <w:color w:val="000000"/>
                <w:szCs w:val="24"/>
              </w:rPr>
            </w:pPr>
            <w:r>
              <w:rPr>
                <w:rFonts w:eastAsia="Times New Roman" w:cs="Times New Roman"/>
                <w:color w:val="000000"/>
                <w:szCs w:val="24"/>
              </w:rPr>
              <w:t>Yes</w:t>
            </w:r>
          </w:p>
        </w:tc>
        <w:tc>
          <w:tcPr>
            <w:tcW w:w="1480" w:type="dxa"/>
            <w:tcBorders>
              <w:top w:val="nil"/>
              <w:left w:val="nil"/>
              <w:bottom w:val="single" w:sz="12" w:space="0" w:color="auto"/>
              <w:right w:val="nil"/>
            </w:tcBorders>
            <w:vAlign w:val="center"/>
          </w:tcPr>
          <w:p w14:paraId="414E1E2E" w14:textId="56289A0B" w:rsidR="004C7B6F" w:rsidRPr="004D14C8" w:rsidRDefault="004C7B6F" w:rsidP="00524380">
            <w:pPr>
              <w:spacing w:after="0" w:line="240" w:lineRule="auto"/>
              <w:jc w:val="center"/>
              <w:rPr>
                <w:rFonts w:eastAsia="Times New Roman" w:cs="Times New Roman"/>
                <w:color w:val="000000"/>
                <w:szCs w:val="24"/>
              </w:rPr>
            </w:pPr>
            <w:r>
              <w:rPr>
                <w:rFonts w:eastAsia="Times New Roman" w:cs="Times New Roman"/>
                <w:color w:val="000000"/>
                <w:szCs w:val="24"/>
              </w:rPr>
              <w:t>2(20.0%)</w:t>
            </w:r>
          </w:p>
        </w:tc>
        <w:tc>
          <w:tcPr>
            <w:tcW w:w="1400" w:type="dxa"/>
            <w:tcBorders>
              <w:top w:val="nil"/>
              <w:left w:val="nil"/>
              <w:bottom w:val="single" w:sz="12" w:space="0" w:color="auto"/>
              <w:right w:val="nil"/>
            </w:tcBorders>
            <w:vAlign w:val="center"/>
          </w:tcPr>
          <w:p w14:paraId="6CE8908B" w14:textId="6EAA8C5B" w:rsidR="004C7B6F" w:rsidRPr="004D14C8" w:rsidRDefault="004C7B6F" w:rsidP="00524380">
            <w:pPr>
              <w:spacing w:after="0" w:line="240" w:lineRule="auto"/>
              <w:jc w:val="center"/>
              <w:rPr>
                <w:rFonts w:eastAsia="Times New Roman" w:cs="Times New Roman"/>
                <w:color w:val="000000"/>
                <w:szCs w:val="24"/>
              </w:rPr>
            </w:pPr>
            <w:r>
              <w:rPr>
                <w:rFonts w:eastAsia="Times New Roman" w:cs="Times New Roman"/>
                <w:color w:val="000000"/>
                <w:szCs w:val="24"/>
              </w:rPr>
              <w:t>8(80.0%)</w:t>
            </w:r>
          </w:p>
        </w:tc>
        <w:tc>
          <w:tcPr>
            <w:tcW w:w="720" w:type="dxa"/>
            <w:tcBorders>
              <w:top w:val="nil"/>
              <w:left w:val="nil"/>
              <w:bottom w:val="single" w:sz="12" w:space="0" w:color="auto"/>
              <w:right w:val="nil"/>
            </w:tcBorders>
            <w:noWrap/>
            <w:vAlign w:val="center"/>
          </w:tcPr>
          <w:p w14:paraId="30FE096D" w14:textId="7E9CAAFE" w:rsidR="004C7B6F" w:rsidRPr="004D14C8" w:rsidRDefault="004C7B6F" w:rsidP="00524380">
            <w:pPr>
              <w:spacing w:after="0" w:line="240" w:lineRule="auto"/>
              <w:jc w:val="left"/>
              <w:rPr>
                <w:rFonts w:eastAsia="Times New Roman" w:cs="Times New Roman"/>
                <w:color w:val="000000"/>
                <w:szCs w:val="24"/>
              </w:rPr>
            </w:pPr>
            <w:r>
              <w:rPr>
                <w:rFonts w:eastAsia="Times New Roman" w:cs="Times New Roman"/>
                <w:color w:val="000000"/>
                <w:szCs w:val="24"/>
              </w:rPr>
              <w:t>7.91</w:t>
            </w:r>
          </w:p>
        </w:tc>
        <w:tc>
          <w:tcPr>
            <w:tcW w:w="1350" w:type="dxa"/>
            <w:tcBorders>
              <w:top w:val="nil"/>
              <w:left w:val="nil"/>
              <w:bottom w:val="single" w:sz="12" w:space="0" w:color="auto"/>
              <w:right w:val="nil"/>
            </w:tcBorders>
            <w:noWrap/>
            <w:vAlign w:val="center"/>
          </w:tcPr>
          <w:p w14:paraId="1CBC67DA" w14:textId="6B696B8C" w:rsidR="004C7B6F" w:rsidRPr="004D14C8" w:rsidRDefault="004C7B6F" w:rsidP="00524380">
            <w:pPr>
              <w:spacing w:after="0" w:line="240" w:lineRule="auto"/>
              <w:jc w:val="left"/>
              <w:rPr>
                <w:rFonts w:eastAsia="Times New Roman" w:cs="Times New Roman"/>
                <w:color w:val="000000"/>
                <w:szCs w:val="24"/>
              </w:rPr>
            </w:pPr>
            <w:r>
              <w:rPr>
                <w:rFonts w:eastAsia="Times New Roman" w:cs="Times New Roman"/>
                <w:color w:val="000000"/>
                <w:szCs w:val="24"/>
              </w:rPr>
              <w:t>2.36-12.65</w:t>
            </w:r>
          </w:p>
        </w:tc>
        <w:tc>
          <w:tcPr>
            <w:tcW w:w="1080" w:type="dxa"/>
            <w:tcBorders>
              <w:top w:val="nil"/>
              <w:left w:val="nil"/>
              <w:bottom w:val="single" w:sz="12" w:space="0" w:color="auto"/>
              <w:right w:val="nil"/>
            </w:tcBorders>
            <w:noWrap/>
            <w:vAlign w:val="center"/>
          </w:tcPr>
          <w:p w14:paraId="02E8D417" w14:textId="02BF6E74" w:rsidR="004C7B6F" w:rsidRPr="004D14C8" w:rsidRDefault="004C7B6F" w:rsidP="00524380">
            <w:pPr>
              <w:spacing w:after="0" w:line="240" w:lineRule="auto"/>
              <w:jc w:val="left"/>
              <w:rPr>
                <w:rFonts w:eastAsia="Times New Roman" w:cs="Times New Roman"/>
                <w:b/>
                <w:bCs/>
                <w:color w:val="000000"/>
                <w:szCs w:val="24"/>
              </w:rPr>
            </w:pPr>
            <w:r>
              <w:rPr>
                <w:rFonts w:eastAsia="Times New Roman" w:cs="Times New Roman"/>
                <w:b/>
                <w:bCs/>
                <w:color w:val="000000"/>
                <w:szCs w:val="24"/>
              </w:rPr>
              <w:t>0.001</w:t>
            </w:r>
          </w:p>
        </w:tc>
      </w:tr>
      <w:tr w:rsidR="002F5E8E" w:rsidRPr="004D14C8" w14:paraId="1B25632A" w14:textId="77777777" w:rsidTr="00342250">
        <w:trPr>
          <w:trHeight w:val="360"/>
        </w:trPr>
        <w:tc>
          <w:tcPr>
            <w:tcW w:w="2070" w:type="dxa"/>
            <w:vMerge w:val="restart"/>
            <w:tcBorders>
              <w:top w:val="single" w:sz="12" w:space="0" w:color="auto"/>
              <w:left w:val="nil"/>
              <w:right w:val="nil"/>
            </w:tcBorders>
            <w:vAlign w:val="center"/>
          </w:tcPr>
          <w:p w14:paraId="2F0E5FBA" w14:textId="42D88769" w:rsidR="002F5E8E" w:rsidRPr="004D14C8" w:rsidRDefault="002F5E8E" w:rsidP="004D14C8">
            <w:pPr>
              <w:spacing w:after="0" w:line="240" w:lineRule="auto"/>
              <w:jc w:val="left"/>
              <w:rPr>
                <w:rFonts w:eastAsia="Times New Roman" w:cs="Times New Roman"/>
                <w:color w:val="000000"/>
                <w:szCs w:val="24"/>
              </w:rPr>
            </w:pPr>
            <w:r>
              <w:rPr>
                <w:rFonts w:eastAsia="Times New Roman" w:cs="Times New Roman"/>
                <w:color w:val="000000"/>
                <w:szCs w:val="24"/>
              </w:rPr>
              <w:t>Suicidal attempt</w:t>
            </w:r>
          </w:p>
        </w:tc>
        <w:tc>
          <w:tcPr>
            <w:tcW w:w="1620" w:type="dxa"/>
            <w:tcBorders>
              <w:top w:val="single" w:sz="12" w:space="0" w:color="auto"/>
              <w:left w:val="nil"/>
              <w:bottom w:val="nil"/>
              <w:right w:val="nil"/>
            </w:tcBorders>
            <w:vAlign w:val="center"/>
          </w:tcPr>
          <w:p w14:paraId="557B2F25" w14:textId="6D6A8FAD" w:rsidR="002F5E8E" w:rsidRPr="004D14C8" w:rsidRDefault="002F5E8E" w:rsidP="004D14C8">
            <w:pPr>
              <w:spacing w:after="0" w:line="240" w:lineRule="auto"/>
              <w:jc w:val="left"/>
              <w:rPr>
                <w:rFonts w:eastAsia="Times New Roman" w:cs="Times New Roman"/>
                <w:color w:val="000000"/>
                <w:szCs w:val="24"/>
              </w:rPr>
            </w:pPr>
            <w:r>
              <w:rPr>
                <w:rFonts w:eastAsia="Times New Roman" w:cs="Times New Roman"/>
                <w:color w:val="000000"/>
                <w:szCs w:val="24"/>
              </w:rPr>
              <w:t xml:space="preserve">No </w:t>
            </w:r>
          </w:p>
        </w:tc>
        <w:tc>
          <w:tcPr>
            <w:tcW w:w="1480" w:type="dxa"/>
            <w:tcBorders>
              <w:top w:val="single" w:sz="12" w:space="0" w:color="auto"/>
              <w:left w:val="nil"/>
              <w:bottom w:val="nil"/>
              <w:right w:val="nil"/>
            </w:tcBorders>
            <w:vAlign w:val="center"/>
          </w:tcPr>
          <w:p w14:paraId="71CC90B4" w14:textId="2AA62906" w:rsidR="002F5E8E" w:rsidRPr="004D14C8" w:rsidRDefault="002F5E8E" w:rsidP="004D14C8">
            <w:pPr>
              <w:spacing w:after="0" w:line="240" w:lineRule="auto"/>
              <w:jc w:val="center"/>
              <w:rPr>
                <w:rFonts w:eastAsia="Times New Roman" w:cs="Times New Roman"/>
                <w:color w:val="000000"/>
                <w:szCs w:val="24"/>
              </w:rPr>
            </w:pPr>
            <w:r>
              <w:rPr>
                <w:rFonts w:eastAsia="Times New Roman" w:cs="Times New Roman"/>
                <w:color w:val="000000"/>
                <w:szCs w:val="24"/>
              </w:rPr>
              <w:t>74(61.7%)</w:t>
            </w:r>
          </w:p>
        </w:tc>
        <w:tc>
          <w:tcPr>
            <w:tcW w:w="1400" w:type="dxa"/>
            <w:tcBorders>
              <w:top w:val="single" w:sz="12" w:space="0" w:color="auto"/>
              <w:left w:val="nil"/>
              <w:bottom w:val="nil"/>
              <w:right w:val="nil"/>
            </w:tcBorders>
            <w:vAlign w:val="center"/>
          </w:tcPr>
          <w:p w14:paraId="4FD849AB" w14:textId="13811940" w:rsidR="002F5E8E" w:rsidRPr="004D14C8" w:rsidRDefault="002F5E8E" w:rsidP="004D14C8">
            <w:pPr>
              <w:spacing w:after="0" w:line="240" w:lineRule="auto"/>
              <w:jc w:val="center"/>
              <w:rPr>
                <w:rFonts w:eastAsia="Times New Roman" w:cs="Times New Roman"/>
                <w:color w:val="000000"/>
                <w:szCs w:val="24"/>
              </w:rPr>
            </w:pPr>
            <w:r>
              <w:rPr>
                <w:rFonts w:eastAsia="Times New Roman" w:cs="Times New Roman"/>
                <w:color w:val="000000"/>
                <w:szCs w:val="24"/>
              </w:rPr>
              <w:t>46(38.3%)</w:t>
            </w:r>
          </w:p>
        </w:tc>
        <w:tc>
          <w:tcPr>
            <w:tcW w:w="720" w:type="dxa"/>
            <w:tcBorders>
              <w:top w:val="single" w:sz="12" w:space="0" w:color="auto"/>
              <w:left w:val="nil"/>
              <w:bottom w:val="nil"/>
              <w:right w:val="nil"/>
            </w:tcBorders>
            <w:noWrap/>
            <w:vAlign w:val="center"/>
          </w:tcPr>
          <w:p w14:paraId="378EFDC3" w14:textId="1F1C0FFB" w:rsidR="002F5E8E" w:rsidRPr="004D14C8" w:rsidRDefault="002F5E8E" w:rsidP="004D14C8">
            <w:pPr>
              <w:spacing w:after="0" w:line="240" w:lineRule="auto"/>
              <w:jc w:val="left"/>
              <w:rPr>
                <w:rFonts w:eastAsia="Times New Roman" w:cs="Times New Roman"/>
                <w:color w:val="000000"/>
                <w:szCs w:val="24"/>
              </w:rPr>
            </w:pPr>
            <w:r>
              <w:rPr>
                <w:rFonts w:eastAsia="Times New Roman" w:cs="Times New Roman"/>
                <w:color w:val="000000"/>
                <w:szCs w:val="24"/>
              </w:rPr>
              <w:t xml:space="preserve">Ref </w:t>
            </w:r>
          </w:p>
        </w:tc>
        <w:tc>
          <w:tcPr>
            <w:tcW w:w="1350" w:type="dxa"/>
            <w:tcBorders>
              <w:top w:val="single" w:sz="12" w:space="0" w:color="auto"/>
              <w:left w:val="nil"/>
              <w:bottom w:val="nil"/>
              <w:right w:val="nil"/>
            </w:tcBorders>
            <w:noWrap/>
            <w:vAlign w:val="center"/>
          </w:tcPr>
          <w:p w14:paraId="03A9F71D" w14:textId="77777777" w:rsidR="002F5E8E" w:rsidRPr="004D14C8" w:rsidRDefault="002F5E8E" w:rsidP="004D14C8">
            <w:pPr>
              <w:spacing w:after="0" w:line="240" w:lineRule="auto"/>
              <w:jc w:val="left"/>
              <w:rPr>
                <w:rFonts w:eastAsia="Times New Roman" w:cs="Times New Roman"/>
                <w:color w:val="000000"/>
                <w:szCs w:val="24"/>
              </w:rPr>
            </w:pPr>
          </w:p>
        </w:tc>
        <w:tc>
          <w:tcPr>
            <w:tcW w:w="1080" w:type="dxa"/>
            <w:tcBorders>
              <w:top w:val="single" w:sz="12" w:space="0" w:color="auto"/>
              <w:left w:val="nil"/>
              <w:bottom w:val="nil"/>
              <w:right w:val="nil"/>
            </w:tcBorders>
            <w:noWrap/>
            <w:vAlign w:val="center"/>
          </w:tcPr>
          <w:p w14:paraId="2A79BBC6" w14:textId="77777777" w:rsidR="002F5E8E" w:rsidRPr="004D14C8" w:rsidRDefault="002F5E8E" w:rsidP="004D14C8">
            <w:pPr>
              <w:spacing w:after="0" w:line="240" w:lineRule="auto"/>
              <w:jc w:val="left"/>
              <w:rPr>
                <w:rFonts w:eastAsia="Times New Roman" w:cs="Times New Roman"/>
                <w:b/>
                <w:bCs/>
                <w:color w:val="000000"/>
                <w:szCs w:val="24"/>
              </w:rPr>
            </w:pPr>
          </w:p>
        </w:tc>
      </w:tr>
      <w:tr w:rsidR="002F5E8E" w:rsidRPr="004D14C8" w14:paraId="19080A5B" w14:textId="77777777" w:rsidTr="00342250">
        <w:trPr>
          <w:trHeight w:val="360"/>
        </w:trPr>
        <w:tc>
          <w:tcPr>
            <w:tcW w:w="2070" w:type="dxa"/>
            <w:vMerge/>
            <w:tcBorders>
              <w:left w:val="nil"/>
              <w:bottom w:val="single" w:sz="12" w:space="0" w:color="auto"/>
              <w:right w:val="nil"/>
            </w:tcBorders>
            <w:vAlign w:val="center"/>
          </w:tcPr>
          <w:p w14:paraId="14A4BA22" w14:textId="77777777" w:rsidR="002F5E8E" w:rsidRPr="004D14C8" w:rsidRDefault="002F5E8E" w:rsidP="004D14C8">
            <w:pPr>
              <w:spacing w:after="0" w:line="240" w:lineRule="auto"/>
              <w:jc w:val="left"/>
              <w:rPr>
                <w:rFonts w:eastAsia="Times New Roman" w:cs="Times New Roman"/>
                <w:color w:val="000000"/>
                <w:szCs w:val="24"/>
              </w:rPr>
            </w:pPr>
          </w:p>
        </w:tc>
        <w:tc>
          <w:tcPr>
            <w:tcW w:w="1620" w:type="dxa"/>
            <w:tcBorders>
              <w:top w:val="nil"/>
              <w:left w:val="nil"/>
              <w:bottom w:val="single" w:sz="12" w:space="0" w:color="auto"/>
              <w:right w:val="nil"/>
            </w:tcBorders>
            <w:vAlign w:val="center"/>
          </w:tcPr>
          <w:p w14:paraId="0E8569AB" w14:textId="19847789" w:rsidR="002F5E8E" w:rsidRPr="004D14C8" w:rsidRDefault="002F5E8E" w:rsidP="004D14C8">
            <w:pPr>
              <w:spacing w:after="0" w:line="240" w:lineRule="auto"/>
              <w:jc w:val="left"/>
              <w:rPr>
                <w:rFonts w:eastAsia="Times New Roman" w:cs="Times New Roman"/>
                <w:color w:val="000000"/>
                <w:szCs w:val="24"/>
              </w:rPr>
            </w:pPr>
            <w:r>
              <w:rPr>
                <w:rFonts w:eastAsia="Times New Roman" w:cs="Times New Roman"/>
                <w:color w:val="000000"/>
                <w:szCs w:val="24"/>
              </w:rPr>
              <w:t xml:space="preserve">Yes </w:t>
            </w:r>
          </w:p>
        </w:tc>
        <w:tc>
          <w:tcPr>
            <w:tcW w:w="1480" w:type="dxa"/>
            <w:tcBorders>
              <w:top w:val="nil"/>
              <w:left w:val="nil"/>
              <w:bottom w:val="single" w:sz="12" w:space="0" w:color="auto"/>
              <w:right w:val="nil"/>
            </w:tcBorders>
            <w:vAlign w:val="center"/>
          </w:tcPr>
          <w:p w14:paraId="2F338B41" w14:textId="27CDF3D1" w:rsidR="002F5E8E" w:rsidRPr="004D14C8" w:rsidRDefault="002F5E8E" w:rsidP="004D14C8">
            <w:pPr>
              <w:spacing w:after="0" w:line="240" w:lineRule="auto"/>
              <w:jc w:val="center"/>
              <w:rPr>
                <w:rFonts w:eastAsia="Times New Roman" w:cs="Times New Roman"/>
                <w:color w:val="000000"/>
                <w:szCs w:val="24"/>
              </w:rPr>
            </w:pPr>
            <w:r>
              <w:rPr>
                <w:rFonts w:eastAsia="Times New Roman" w:cs="Times New Roman"/>
                <w:color w:val="000000"/>
                <w:szCs w:val="24"/>
              </w:rPr>
              <w:t>1(50.0%)</w:t>
            </w:r>
          </w:p>
        </w:tc>
        <w:tc>
          <w:tcPr>
            <w:tcW w:w="1400" w:type="dxa"/>
            <w:tcBorders>
              <w:top w:val="nil"/>
              <w:left w:val="nil"/>
              <w:bottom w:val="single" w:sz="12" w:space="0" w:color="auto"/>
              <w:right w:val="nil"/>
            </w:tcBorders>
            <w:vAlign w:val="center"/>
          </w:tcPr>
          <w:p w14:paraId="6772170D" w14:textId="5DF31AAF" w:rsidR="002F5E8E" w:rsidRPr="004D14C8" w:rsidRDefault="002F5E8E" w:rsidP="004D14C8">
            <w:pPr>
              <w:spacing w:after="0" w:line="240" w:lineRule="auto"/>
              <w:jc w:val="center"/>
              <w:rPr>
                <w:rFonts w:eastAsia="Times New Roman" w:cs="Times New Roman"/>
                <w:color w:val="000000"/>
                <w:szCs w:val="24"/>
              </w:rPr>
            </w:pPr>
            <w:r>
              <w:rPr>
                <w:rFonts w:eastAsia="Times New Roman" w:cs="Times New Roman"/>
                <w:color w:val="000000"/>
                <w:szCs w:val="24"/>
              </w:rPr>
              <w:t>1(50.0%)</w:t>
            </w:r>
          </w:p>
        </w:tc>
        <w:tc>
          <w:tcPr>
            <w:tcW w:w="720" w:type="dxa"/>
            <w:tcBorders>
              <w:top w:val="nil"/>
              <w:left w:val="nil"/>
              <w:bottom w:val="single" w:sz="12" w:space="0" w:color="auto"/>
              <w:right w:val="nil"/>
            </w:tcBorders>
            <w:noWrap/>
            <w:vAlign w:val="center"/>
          </w:tcPr>
          <w:p w14:paraId="1EEB30C8" w14:textId="30037592" w:rsidR="002F5E8E" w:rsidRPr="004D14C8" w:rsidRDefault="002F5E8E" w:rsidP="004D14C8">
            <w:pPr>
              <w:spacing w:after="0" w:line="240" w:lineRule="auto"/>
              <w:jc w:val="left"/>
              <w:rPr>
                <w:rFonts w:eastAsia="Times New Roman" w:cs="Times New Roman"/>
                <w:color w:val="000000"/>
                <w:szCs w:val="24"/>
              </w:rPr>
            </w:pPr>
            <w:r>
              <w:rPr>
                <w:rFonts w:eastAsia="Times New Roman" w:cs="Times New Roman"/>
                <w:color w:val="000000"/>
                <w:szCs w:val="24"/>
              </w:rPr>
              <w:t>2.10</w:t>
            </w:r>
          </w:p>
        </w:tc>
        <w:tc>
          <w:tcPr>
            <w:tcW w:w="1350" w:type="dxa"/>
            <w:tcBorders>
              <w:top w:val="nil"/>
              <w:left w:val="nil"/>
              <w:bottom w:val="single" w:sz="12" w:space="0" w:color="auto"/>
              <w:right w:val="nil"/>
            </w:tcBorders>
            <w:noWrap/>
            <w:vAlign w:val="center"/>
          </w:tcPr>
          <w:p w14:paraId="3FBB2114" w14:textId="271B1857" w:rsidR="002F5E8E" w:rsidRPr="004D14C8" w:rsidRDefault="002F5E8E" w:rsidP="004D14C8">
            <w:pPr>
              <w:spacing w:after="0" w:line="240" w:lineRule="auto"/>
              <w:jc w:val="left"/>
              <w:rPr>
                <w:rFonts w:eastAsia="Times New Roman" w:cs="Times New Roman"/>
                <w:color w:val="000000"/>
                <w:szCs w:val="24"/>
              </w:rPr>
            </w:pPr>
            <w:r>
              <w:rPr>
                <w:rFonts w:eastAsia="Times New Roman" w:cs="Times New Roman"/>
                <w:color w:val="000000"/>
                <w:szCs w:val="24"/>
              </w:rPr>
              <w:t>1.03-5.07</w:t>
            </w:r>
          </w:p>
        </w:tc>
        <w:tc>
          <w:tcPr>
            <w:tcW w:w="1080" w:type="dxa"/>
            <w:tcBorders>
              <w:top w:val="nil"/>
              <w:left w:val="nil"/>
              <w:bottom w:val="single" w:sz="12" w:space="0" w:color="auto"/>
              <w:right w:val="nil"/>
            </w:tcBorders>
            <w:noWrap/>
            <w:vAlign w:val="center"/>
          </w:tcPr>
          <w:p w14:paraId="08F0CD7E" w14:textId="056CE66D" w:rsidR="002F5E8E" w:rsidRPr="004D14C8" w:rsidRDefault="002F5E8E" w:rsidP="004D14C8">
            <w:pPr>
              <w:spacing w:after="0" w:line="240" w:lineRule="auto"/>
              <w:jc w:val="left"/>
              <w:rPr>
                <w:rFonts w:eastAsia="Times New Roman" w:cs="Times New Roman"/>
                <w:b/>
                <w:bCs/>
                <w:color w:val="000000"/>
                <w:szCs w:val="24"/>
              </w:rPr>
            </w:pPr>
            <w:r>
              <w:rPr>
                <w:rFonts w:eastAsia="Times New Roman" w:cs="Times New Roman"/>
                <w:b/>
                <w:bCs/>
                <w:color w:val="000000"/>
                <w:szCs w:val="24"/>
              </w:rPr>
              <w:t>0.048</w:t>
            </w:r>
          </w:p>
        </w:tc>
      </w:tr>
    </w:tbl>
    <w:p w14:paraId="7891B543" w14:textId="41CCAC27" w:rsidR="00C80E51" w:rsidRPr="00BA0047" w:rsidRDefault="00C80E51" w:rsidP="001C187B">
      <w:pPr>
        <w:pStyle w:val="Heading3"/>
        <w:spacing w:before="240"/>
      </w:pPr>
      <w:bookmarkStart w:id="161" w:name="_Toc155518530"/>
      <w:bookmarkStart w:id="162" w:name="_Toc212149827"/>
      <w:r w:rsidRPr="00BA0047">
        <w:t>4.</w:t>
      </w:r>
      <w:r>
        <w:t>5</w:t>
      </w:r>
      <w:r w:rsidRPr="00BA0047">
        <w:t>.</w:t>
      </w:r>
      <w:r w:rsidR="00885007">
        <w:t>3</w:t>
      </w:r>
      <w:r w:rsidRPr="00BA0047">
        <w:t xml:space="preserve"> Analysis of Variance on </w:t>
      </w:r>
      <w:bookmarkEnd w:id="161"/>
      <w:r>
        <w:t>Depression</w:t>
      </w:r>
      <w:bookmarkEnd w:id="162"/>
    </w:p>
    <w:p w14:paraId="08E3B704" w14:textId="24C9AE66" w:rsidR="00C80E51" w:rsidRDefault="00C80E51" w:rsidP="00C80E51">
      <w:pPr>
        <w:autoSpaceDE w:val="0"/>
        <w:autoSpaceDN w:val="0"/>
        <w:adjustRightInd w:val="0"/>
        <w:spacing w:after="0"/>
        <w:rPr>
          <w:rFonts w:eastAsiaTheme="minorHAnsi"/>
          <w:szCs w:val="24"/>
        </w:rPr>
      </w:pPr>
      <w:r w:rsidRPr="00714C11">
        <w:rPr>
          <w:rFonts w:eastAsiaTheme="minorHAnsi"/>
          <w:szCs w:val="24"/>
        </w:rPr>
        <w:t>Table 4.</w:t>
      </w:r>
      <w:r>
        <w:rPr>
          <w:rFonts w:eastAsiaTheme="minorHAnsi"/>
          <w:szCs w:val="24"/>
        </w:rPr>
        <w:t>1</w:t>
      </w:r>
      <w:r w:rsidR="00885007">
        <w:rPr>
          <w:rFonts w:eastAsiaTheme="minorHAnsi"/>
          <w:szCs w:val="24"/>
        </w:rPr>
        <w:t>1</w:t>
      </w:r>
      <w:r w:rsidRPr="00714C11">
        <w:rPr>
          <w:rFonts w:eastAsiaTheme="minorHAnsi"/>
          <w:szCs w:val="24"/>
        </w:rPr>
        <w:t xml:space="preserve"> provides the results of the F test</w:t>
      </w:r>
      <w:r>
        <w:rPr>
          <w:rFonts w:eastAsiaTheme="minorHAnsi"/>
          <w:szCs w:val="24"/>
        </w:rPr>
        <w:t xml:space="preserve"> that</w:t>
      </w:r>
      <w:r w:rsidRPr="00714C11">
        <w:rPr>
          <w:rFonts w:eastAsiaTheme="minorHAnsi"/>
          <w:szCs w:val="24"/>
        </w:rPr>
        <w:t xml:space="preserve"> gives the significance of the regression model. The computed p-value is equal to 0.000</w:t>
      </w:r>
      <w:r>
        <w:rPr>
          <w:rFonts w:eastAsiaTheme="minorHAnsi"/>
          <w:szCs w:val="24"/>
        </w:rPr>
        <w:t>1</w:t>
      </w:r>
      <w:r w:rsidRPr="00714C11">
        <w:rPr>
          <w:rFonts w:eastAsiaTheme="minorHAnsi"/>
          <w:szCs w:val="24"/>
        </w:rPr>
        <w:t xml:space="preserve"> which is less than the critical value of 0.05, which implies that the model is adequate for examining the relationship between the </w:t>
      </w:r>
      <w:r w:rsidR="00885007" w:rsidRPr="00E31686">
        <w:t xml:space="preserve">psychosocial wellbeing </w:t>
      </w:r>
      <w:r w:rsidRPr="00714C11">
        <w:rPr>
          <w:rFonts w:eastAsiaTheme="minorHAnsi"/>
          <w:szCs w:val="24"/>
        </w:rPr>
        <w:t xml:space="preserve">and </w:t>
      </w:r>
      <w:r w:rsidR="00885007">
        <w:rPr>
          <w:rFonts w:eastAsiaTheme="minorHAnsi"/>
          <w:szCs w:val="24"/>
        </w:rPr>
        <w:t>depression</w:t>
      </w:r>
      <w:r w:rsidRPr="00714C11">
        <w:rPr>
          <w:rFonts w:eastAsiaTheme="minorHAnsi"/>
          <w:szCs w:val="24"/>
        </w:rPr>
        <w:t>.</w:t>
      </w:r>
    </w:p>
    <w:p w14:paraId="22F0C8AE" w14:textId="77777777" w:rsidR="00C80E51" w:rsidRDefault="00C80E51" w:rsidP="00C80E51">
      <w:pPr>
        <w:spacing w:after="0" w:line="240" w:lineRule="auto"/>
        <w:jc w:val="left"/>
        <w:rPr>
          <w:i/>
          <w:iCs/>
          <w:szCs w:val="18"/>
        </w:rPr>
      </w:pPr>
    </w:p>
    <w:p w14:paraId="0A4F85D8" w14:textId="5AB1A229" w:rsidR="00C80E51" w:rsidRPr="00A84924" w:rsidRDefault="00C80E51" w:rsidP="005C0614">
      <w:pPr>
        <w:pStyle w:val="Caption"/>
        <w:spacing w:after="0"/>
        <w:rPr>
          <w:rFonts w:eastAsiaTheme="minorHAnsi"/>
          <w:szCs w:val="24"/>
        </w:rPr>
      </w:pPr>
      <w:bookmarkStart w:id="163" w:name="_Toc155337856"/>
      <w:bookmarkStart w:id="164" w:name="_Toc212149868"/>
      <w:r>
        <w:t xml:space="preserve">Table 4. </w:t>
      </w:r>
      <w:fldSimple w:instr=" SEQ Table_4. \* ARABIC ">
        <w:r w:rsidR="002034F7">
          <w:rPr>
            <w:noProof/>
          </w:rPr>
          <w:t>11</w:t>
        </w:r>
      </w:fldSimple>
      <w:r>
        <w:t xml:space="preserve">: </w:t>
      </w:r>
      <w:r w:rsidRPr="00BB76B0">
        <w:t xml:space="preserve">Analysis of Variance on </w:t>
      </w:r>
      <w:bookmarkEnd w:id="163"/>
      <w:r>
        <w:t>Depression</w:t>
      </w:r>
      <w:bookmarkEnd w:id="164"/>
    </w:p>
    <w:tbl>
      <w:tblPr>
        <w:tblW w:w="9270" w:type="dxa"/>
        <w:tblLook w:val="04A0" w:firstRow="1" w:lastRow="0" w:firstColumn="1" w:lastColumn="0" w:noHBand="0" w:noVBand="1"/>
      </w:tblPr>
      <w:tblGrid>
        <w:gridCol w:w="1530"/>
        <w:gridCol w:w="2209"/>
        <w:gridCol w:w="1259"/>
        <w:gridCol w:w="1623"/>
        <w:gridCol w:w="1167"/>
        <w:gridCol w:w="1482"/>
      </w:tblGrid>
      <w:tr w:rsidR="00C80E51" w:rsidRPr="00972D97" w14:paraId="57884B15" w14:textId="77777777" w:rsidTr="00CB75E5">
        <w:trPr>
          <w:trHeight w:val="330"/>
        </w:trPr>
        <w:tc>
          <w:tcPr>
            <w:tcW w:w="1530" w:type="dxa"/>
            <w:tcBorders>
              <w:top w:val="single" w:sz="12" w:space="0" w:color="auto"/>
              <w:left w:val="nil"/>
              <w:bottom w:val="single" w:sz="12" w:space="0" w:color="auto"/>
              <w:right w:val="single" w:sz="8" w:space="0" w:color="E0E0E0"/>
            </w:tcBorders>
          </w:tcPr>
          <w:p w14:paraId="27CE5FA6" w14:textId="77777777" w:rsidR="00C80E51" w:rsidRPr="00972D97" w:rsidRDefault="00C80E51" w:rsidP="00CB75E5">
            <w:pPr>
              <w:spacing w:after="0" w:line="240" w:lineRule="auto"/>
              <w:jc w:val="left"/>
              <w:rPr>
                <w:rFonts w:eastAsia="Times New Roman"/>
                <w:color w:val="000000"/>
                <w:szCs w:val="24"/>
              </w:rPr>
            </w:pPr>
            <w:r>
              <w:rPr>
                <w:rFonts w:eastAsia="Times New Roman"/>
                <w:color w:val="000000"/>
                <w:szCs w:val="24"/>
              </w:rPr>
              <w:t xml:space="preserve">Model </w:t>
            </w:r>
          </w:p>
        </w:tc>
        <w:tc>
          <w:tcPr>
            <w:tcW w:w="2209" w:type="dxa"/>
            <w:tcBorders>
              <w:top w:val="single" w:sz="12" w:space="0" w:color="auto"/>
              <w:left w:val="nil"/>
              <w:bottom w:val="single" w:sz="12" w:space="0" w:color="auto"/>
              <w:right w:val="single" w:sz="8" w:space="0" w:color="E0E0E0"/>
            </w:tcBorders>
            <w:vAlign w:val="center"/>
            <w:hideMark/>
          </w:tcPr>
          <w:p w14:paraId="33383547" w14:textId="77777777" w:rsidR="00C80E51" w:rsidRPr="00972D97" w:rsidRDefault="00C80E51" w:rsidP="00CB75E5">
            <w:pPr>
              <w:spacing w:after="0" w:line="240" w:lineRule="auto"/>
              <w:jc w:val="center"/>
              <w:rPr>
                <w:rFonts w:eastAsia="Times New Roman"/>
                <w:color w:val="000000"/>
                <w:szCs w:val="24"/>
              </w:rPr>
            </w:pPr>
            <w:r w:rsidRPr="00972D97">
              <w:rPr>
                <w:rFonts w:eastAsia="Times New Roman"/>
                <w:color w:val="000000"/>
                <w:szCs w:val="24"/>
              </w:rPr>
              <w:t>Sum of squares</w:t>
            </w:r>
          </w:p>
        </w:tc>
        <w:tc>
          <w:tcPr>
            <w:tcW w:w="1259" w:type="dxa"/>
            <w:tcBorders>
              <w:top w:val="single" w:sz="12" w:space="0" w:color="auto"/>
              <w:left w:val="nil"/>
              <w:bottom w:val="single" w:sz="12" w:space="0" w:color="auto"/>
              <w:right w:val="single" w:sz="8" w:space="0" w:color="E0E0E0"/>
            </w:tcBorders>
            <w:vAlign w:val="center"/>
            <w:hideMark/>
          </w:tcPr>
          <w:p w14:paraId="0E60B3B2" w14:textId="77777777" w:rsidR="00C80E51" w:rsidRPr="00972D97" w:rsidRDefault="00C80E51" w:rsidP="00CB75E5">
            <w:pPr>
              <w:spacing w:after="0" w:line="240" w:lineRule="auto"/>
              <w:jc w:val="center"/>
              <w:rPr>
                <w:rFonts w:eastAsia="Times New Roman"/>
                <w:color w:val="000000"/>
                <w:szCs w:val="24"/>
              </w:rPr>
            </w:pPr>
            <w:r w:rsidRPr="00972D97">
              <w:rPr>
                <w:rFonts w:eastAsia="Times New Roman"/>
                <w:color w:val="000000"/>
                <w:szCs w:val="24"/>
              </w:rPr>
              <w:t>df</w:t>
            </w:r>
          </w:p>
        </w:tc>
        <w:tc>
          <w:tcPr>
            <w:tcW w:w="1623" w:type="dxa"/>
            <w:tcBorders>
              <w:top w:val="single" w:sz="12" w:space="0" w:color="auto"/>
              <w:left w:val="nil"/>
              <w:bottom w:val="single" w:sz="12" w:space="0" w:color="auto"/>
              <w:right w:val="single" w:sz="8" w:space="0" w:color="E0E0E0"/>
            </w:tcBorders>
            <w:vAlign w:val="center"/>
            <w:hideMark/>
          </w:tcPr>
          <w:p w14:paraId="2EDA7168" w14:textId="77777777" w:rsidR="00C80E51" w:rsidRPr="00972D97" w:rsidRDefault="00C80E51" w:rsidP="00CB75E5">
            <w:pPr>
              <w:spacing w:after="0" w:line="240" w:lineRule="auto"/>
              <w:jc w:val="center"/>
              <w:rPr>
                <w:rFonts w:eastAsia="Times New Roman"/>
                <w:color w:val="000000"/>
                <w:szCs w:val="24"/>
              </w:rPr>
            </w:pPr>
            <w:r w:rsidRPr="00972D97">
              <w:rPr>
                <w:rFonts w:eastAsia="Times New Roman"/>
                <w:color w:val="000000"/>
                <w:szCs w:val="24"/>
              </w:rPr>
              <w:t>Mean square</w:t>
            </w:r>
          </w:p>
        </w:tc>
        <w:tc>
          <w:tcPr>
            <w:tcW w:w="1167" w:type="dxa"/>
            <w:tcBorders>
              <w:top w:val="single" w:sz="12" w:space="0" w:color="auto"/>
              <w:left w:val="nil"/>
              <w:bottom w:val="single" w:sz="12" w:space="0" w:color="auto"/>
              <w:right w:val="single" w:sz="8" w:space="0" w:color="E0E0E0"/>
            </w:tcBorders>
            <w:vAlign w:val="center"/>
            <w:hideMark/>
          </w:tcPr>
          <w:p w14:paraId="0D3D7009" w14:textId="77777777" w:rsidR="00C80E51" w:rsidRPr="00972D97" w:rsidRDefault="00C80E51" w:rsidP="00CB75E5">
            <w:pPr>
              <w:spacing w:after="0" w:line="240" w:lineRule="auto"/>
              <w:jc w:val="center"/>
              <w:rPr>
                <w:rFonts w:eastAsia="Times New Roman"/>
                <w:color w:val="000000"/>
                <w:szCs w:val="24"/>
              </w:rPr>
            </w:pPr>
            <w:r w:rsidRPr="00972D97">
              <w:rPr>
                <w:rFonts w:eastAsia="Times New Roman"/>
                <w:color w:val="000000"/>
                <w:szCs w:val="24"/>
              </w:rPr>
              <w:t>F</w:t>
            </w:r>
          </w:p>
        </w:tc>
        <w:tc>
          <w:tcPr>
            <w:tcW w:w="1482" w:type="dxa"/>
            <w:tcBorders>
              <w:top w:val="single" w:sz="12" w:space="0" w:color="auto"/>
              <w:left w:val="nil"/>
              <w:bottom w:val="single" w:sz="12" w:space="0" w:color="auto"/>
              <w:right w:val="nil"/>
            </w:tcBorders>
            <w:vAlign w:val="center"/>
            <w:hideMark/>
          </w:tcPr>
          <w:p w14:paraId="08FFC72A" w14:textId="77777777" w:rsidR="00C80E51" w:rsidRPr="00972D97" w:rsidRDefault="00C80E51" w:rsidP="00CB75E5">
            <w:pPr>
              <w:spacing w:after="0" w:line="240" w:lineRule="auto"/>
              <w:jc w:val="center"/>
              <w:rPr>
                <w:rFonts w:eastAsia="Times New Roman"/>
                <w:color w:val="000000"/>
                <w:szCs w:val="24"/>
              </w:rPr>
            </w:pPr>
            <w:r w:rsidRPr="00972D97">
              <w:rPr>
                <w:rFonts w:eastAsia="Times New Roman"/>
                <w:color w:val="000000"/>
                <w:szCs w:val="24"/>
              </w:rPr>
              <w:t>Sig.</w:t>
            </w:r>
          </w:p>
        </w:tc>
      </w:tr>
      <w:tr w:rsidR="00C80E51" w:rsidRPr="00972D97" w14:paraId="57F96684" w14:textId="77777777" w:rsidTr="00CB75E5">
        <w:trPr>
          <w:trHeight w:val="432"/>
        </w:trPr>
        <w:tc>
          <w:tcPr>
            <w:tcW w:w="1530" w:type="dxa"/>
            <w:tcBorders>
              <w:top w:val="single" w:sz="12" w:space="0" w:color="auto"/>
              <w:left w:val="nil"/>
              <w:bottom w:val="nil"/>
              <w:right w:val="nil"/>
            </w:tcBorders>
            <w:vAlign w:val="center"/>
          </w:tcPr>
          <w:p w14:paraId="22B540A5" w14:textId="77777777" w:rsidR="00C80E51" w:rsidRPr="00972D97" w:rsidRDefault="00C80E51" w:rsidP="00CB75E5">
            <w:pPr>
              <w:spacing w:after="0" w:line="240" w:lineRule="auto"/>
              <w:jc w:val="left"/>
              <w:rPr>
                <w:rFonts w:eastAsia="Times New Roman"/>
                <w:color w:val="000000"/>
                <w:szCs w:val="24"/>
              </w:rPr>
            </w:pPr>
            <w:r>
              <w:rPr>
                <w:rFonts w:eastAsia="Times New Roman"/>
                <w:color w:val="000000"/>
                <w:szCs w:val="24"/>
              </w:rPr>
              <w:t xml:space="preserve">Regression </w:t>
            </w:r>
          </w:p>
        </w:tc>
        <w:tc>
          <w:tcPr>
            <w:tcW w:w="2209" w:type="dxa"/>
            <w:tcBorders>
              <w:top w:val="single" w:sz="12" w:space="0" w:color="auto"/>
              <w:left w:val="nil"/>
              <w:bottom w:val="nil"/>
              <w:right w:val="nil"/>
            </w:tcBorders>
            <w:noWrap/>
            <w:vAlign w:val="center"/>
            <w:hideMark/>
          </w:tcPr>
          <w:p w14:paraId="1E7DAF84" w14:textId="5EFDB125" w:rsidR="00C80E51" w:rsidRPr="00972D97" w:rsidRDefault="00C80E51" w:rsidP="00CB75E5">
            <w:pPr>
              <w:spacing w:after="0" w:line="240" w:lineRule="auto"/>
              <w:jc w:val="center"/>
              <w:rPr>
                <w:rFonts w:eastAsia="Times New Roman"/>
                <w:color w:val="000000"/>
                <w:szCs w:val="24"/>
              </w:rPr>
            </w:pPr>
            <w:r>
              <w:rPr>
                <w:rFonts w:eastAsia="Times New Roman"/>
                <w:color w:val="000000"/>
                <w:szCs w:val="24"/>
              </w:rPr>
              <w:t>6.</w:t>
            </w:r>
            <w:r w:rsidR="00E90F23">
              <w:rPr>
                <w:rFonts w:eastAsia="Times New Roman"/>
                <w:color w:val="000000"/>
                <w:szCs w:val="24"/>
              </w:rPr>
              <w:t>402</w:t>
            </w:r>
          </w:p>
        </w:tc>
        <w:tc>
          <w:tcPr>
            <w:tcW w:w="1259" w:type="dxa"/>
            <w:tcBorders>
              <w:top w:val="single" w:sz="12" w:space="0" w:color="auto"/>
              <w:left w:val="nil"/>
              <w:bottom w:val="nil"/>
              <w:right w:val="nil"/>
            </w:tcBorders>
            <w:noWrap/>
            <w:vAlign w:val="center"/>
            <w:hideMark/>
          </w:tcPr>
          <w:p w14:paraId="56C32FEC" w14:textId="64154A34"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4</w:t>
            </w:r>
          </w:p>
        </w:tc>
        <w:tc>
          <w:tcPr>
            <w:tcW w:w="1623" w:type="dxa"/>
            <w:tcBorders>
              <w:top w:val="single" w:sz="12" w:space="0" w:color="auto"/>
              <w:left w:val="nil"/>
              <w:bottom w:val="nil"/>
              <w:right w:val="nil"/>
            </w:tcBorders>
            <w:noWrap/>
            <w:vAlign w:val="center"/>
            <w:hideMark/>
          </w:tcPr>
          <w:p w14:paraId="191249D4" w14:textId="7E248594"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1.601</w:t>
            </w:r>
          </w:p>
        </w:tc>
        <w:tc>
          <w:tcPr>
            <w:tcW w:w="1167" w:type="dxa"/>
            <w:tcBorders>
              <w:top w:val="single" w:sz="12" w:space="0" w:color="auto"/>
              <w:left w:val="nil"/>
              <w:bottom w:val="nil"/>
              <w:right w:val="nil"/>
            </w:tcBorders>
            <w:noWrap/>
            <w:vAlign w:val="center"/>
            <w:hideMark/>
          </w:tcPr>
          <w:p w14:paraId="6DA6FC5D" w14:textId="3628DB13"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8.327</w:t>
            </w:r>
          </w:p>
        </w:tc>
        <w:tc>
          <w:tcPr>
            <w:tcW w:w="1482" w:type="dxa"/>
            <w:tcBorders>
              <w:top w:val="single" w:sz="12" w:space="0" w:color="auto"/>
              <w:left w:val="nil"/>
              <w:bottom w:val="nil"/>
              <w:right w:val="nil"/>
            </w:tcBorders>
            <w:noWrap/>
            <w:vAlign w:val="center"/>
            <w:hideMark/>
          </w:tcPr>
          <w:p w14:paraId="3A2C7E63" w14:textId="31873788" w:rsidR="00C80E51" w:rsidRPr="001C7DAA" w:rsidRDefault="00C80E51" w:rsidP="00CB75E5">
            <w:pPr>
              <w:spacing w:after="0" w:line="240" w:lineRule="auto"/>
              <w:jc w:val="center"/>
              <w:rPr>
                <w:rFonts w:eastAsia="Times New Roman"/>
                <w:color w:val="000000"/>
                <w:szCs w:val="24"/>
                <w:vertAlign w:val="superscript"/>
              </w:rPr>
            </w:pPr>
            <w:r w:rsidRPr="00972D97">
              <w:rPr>
                <w:rFonts w:eastAsia="Times New Roman"/>
                <w:color w:val="000000"/>
                <w:szCs w:val="24"/>
              </w:rPr>
              <w:t>0.000</w:t>
            </w:r>
            <w:r>
              <w:rPr>
                <w:rFonts w:eastAsia="Times New Roman"/>
                <w:color w:val="000000"/>
                <w:szCs w:val="24"/>
              </w:rPr>
              <w:t>1</w:t>
            </w:r>
            <w:r w:rsidR="001C7DAA">
              <w:rPr>
                <w:rFonts w:eastAsia="Times New Roman"/>
                <w:color w:val="000000"/>
                <w:szCs w:val="24"/>
                <w:vertAlign w:val="superscript"/>
              </w:rPr>
              <w:t>b</w:t>
            </w:r>
          </w:p>
        </w:tc>
      </w:tr>
      <w:tr w:rsidR="00C80E51" w:rsidRPr="00972D97" w14:paraId="21495CBC" w14:textId="77777777" w:rsidTr="00CB75E5">
        <w:trPr>
          <w:trHeight w:val="432"/>
        </w:trPr>
        <w:tc>
          <w:tcPr>
            <w:tcW w:w="1530" w:type="dxa"/>
            <w:tcBorders>
              <w:top w:val="nil"/>
              <w:left w:val="nil"/>
              <w:bottom w:val="nil"/>
              <w:right w:val="nil"/>
            </w:tcBorders>
            <w:vAlign w:val="center"/>
          </w:tcPr>
          <w:p w14:paraId="15DECBE5" w14:textId="77777777" w:rsidR="00C80E51" w:rsidRPr="00972D97" w:rsidRDefault="00C80E51" w:rsidP="00CB75E5">
            <w:pPr>
              <w:spacing w:after="0" w:line="240" w:lineRule="auto"/>
              <w:jc w:val="left"/>
              <w:rPr>
                <w:rFonts w:eastAsia="Times New Roman"/>
                <w:color w:val="000000"/>
                <w:szCs w:val="24"/>
              </w:rPr>
            </w:pPr>
            <w:r>
              <w:rPr>
                <w:rFonts w:eastAsia="Times New Roman"/>
                <w:color w:val="000000"/>
                <w:szCs w:val="24"/>
              </w:rPr>
              <w:t xml:space="preserve">Residual </w:t>
            </w:r>
          </w:p>
        </w:tc>
        <w:tc>
          <w:tcPr>
            <w:tcW w:w="2209" w:type="dxa"/>
            <w:tcBorders>
              <w:top w:val="nil"/>
              <w:left w:val="nil"/>
              <w:bottom w:val="nil"/>
              <w:right w:val="nil"/>
            </w:tcBorders>
            <w:noWrap/>
            <w:vAlign w:val="center"/>
            <w:hideMark/>
          </w:tcPr>
          <w:p w14:paraId="1F40BFEC" w14:textId="01CD8B48"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22.491</w:t>
            </w:r>
          </w:p>
        </w:tc>
        <w:tc>
          <w:tcPr>
            <w:tcW w:w="1259" w:type="dxa"/>
            <w:tcBorders>
              <w:top w:val="nil"/>
              <w:left w:val="nil"/>
              <w:bottom w:val="nil"/>
              <w:right w:val="nil"/>
            </w:tcBorders>
            <w:noWrap/>
            <w:vAlign w:val="center"/>
            <w:hideMark/>
          </w:tcPr>
          <w:p w14:paraId="120F8F43" w14:textId="07F654DA"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117</w:t>
            </w:r>
          </w:p>
        </w:tc>
        <w:tc>
          <w:tcPr>
            <w:tcW w:w="1623" w:type="dxa"/>
            <w:tcBorders>
              <w:top w:val="nil"/>
              <w:left w:val="nil"/>
              <w:bottom w:val="nil"/>
              <w:right w:val="nil"/>
            </w:tcBorders>
            <w:noWrap/>
            <w:vAlign w:val="center"/>
            <w:hideMark/>
          </w:tcPr>
          <w:p w14:paraId="79F7BE99" w14:textId="1E39C258"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0.92</w:t>
            </w:r>
          </w:p>
        </w:tc>
        <w:tc>
          <w:tcPr>
            <w:tcW w:w="1167" w:type="dxa"/>
            <w:tcBorders>
              <w:top w:val="nil"/>
              <w:left w:val="nil"/>
              <w:bottom w:val="nil"/>
              <w:right w:val="nil"/>
            </w:tcBorders>
            <w:noWrap/>
            <w:vAlign w:val="center"/>
            <w:hideMark/>
          </w:tcPr>
          <w:p w14:paraId="3057FBCE" w14:textId="77777777" w:rsidR="00C80E51" w:rsidRPr="00972D97" w:rsidRDefault="00C80E51" w:rsidP="00CB75E5">
            <w:pPr>
              <w:spacing w:after="0" w:line="240" w:lineRule="auto"/>
              <w:jc w:val="center"/>
              <w:rPr>
                <w:rFonts w:eastAsia="Times New Roman"/>
                <w:color w:val="000000"/>
                <w:szCs w:val="24"/>
              </w:rPr>
            </w:pPr>
          </w:p>
        </w:tc>
        <w:tc>
          <w:tcPr>
            <w:tcW w:w="1482" w:type="dxa"/>
            <w:tcBorders>
              <w:top w:val="nil"/>
              <w:left w:val="nil"/>
              <w:bottom w:val="nil"/>
              <w:right w:val="nil"/>
            </w:tcBorders>
            <w:noWrap/>
            <w:vAlign w:val="center"/>
            <w:hideMark/>
          </w:tcPr>
          <w:p w14:paraId="3A63CA01" w14:textId="77777777" w:rsidR="00C80E51" w:rsidRPr="00972D97" w:rsidRDefault="00C80E51" w:rsidP="00CB75E5">
            <w:pPr>
              <w:spacing w:after="0" w:line="240" w:lineRule="auto"/>
              <w:jc w:val="center"/>
              <w:rPr>
                <w:rFonts w:eastAsia="Times New Roman"/>
                <w:sz w:val="20"/>
                <w:szCs w:val="20"/>
              </w:rPr>
            </w:pPr>
          </w:p>
        </w:tc>
      </w:tr>
      <w:tr w:rsidR="00C80E51" w:rsidRPr="00972D97" w14:paraId="4417487D" w14:textId="77777777" w:rsidTr="00CB75E5">
        <w:trPr>
          <w:trHeight w:val="432"/>
        </w:trPr>
        <w:tc>
          <w:tcPr>
            <w:tcW w:w="1530" w:type="dxa"/>
            <w:tcBorders>
              <w:top w:val="nil"/>
              <w:left w:val="nil"/>
              <w:bottom w:val="single" w:sz="12" w:space="0" w:color="auto"/>
              <w:right w:val="nil"/>
            </w:tcBorders>
            <w:vAlign w:val="center"/>
          </w:tcPr>
          <w:p w14:paraId="16776002" w14:textId="77777777" w:rsidR="00C80E51" w:rsidRPr="00972D97" w:rsidRDefault="00C80E51" w:rsidP="00CB75E5">
            <w:pPr>
              <w:spacing w:after="0" w:line="240" w:lineRule="auto"/>
              <w:jc w:val="left"/>
              <w:rPr>
                <w:rFonts w:eastAsia="Times New Roman"/>
                <w:color w:val="000000"/>
                <w:szCs w:val="24"/>
              </w:rPr>
            </w:pPr>
            <w:r>
              <w:rPr>
                <w:rFonts w:eastAsia="Times New Roman"/>
                <w:color w:val="000000"/>
                <w:szCs w:val="24"/>
              </w:rPr>
              <w:t xml:space="preserve">Total </w:t>
            </w:r>
          </w:p>
        </w:tc>
        <w:tc>
          <w:tcPr>
            <w:tcW w:w="2209" w:type="dxa"/>
            <w:tcBorders>
              <w:top w:val="nil"/>
              <w:left w:val="nil"/>
              <w:bottom w:val="single" w:sz="12" w:space="0" w:color="auto"/>
              <w:right w:val="nil"/>
            </w:tcBorders>
            <w:noWrap/>
            <w:vAlign w:val="center"/>
            <w:hideMark/>
          </w:tcPr>
          <w:p w14:paraId="7CAAD9AE" w14:textId="052A785F"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28.893</w:t>
            </w:r>
          </w:p>
        </w:tc>
        <w:tc>
          <w:tcPr>
            <w:tcW w:w="1259" w:type="dxa"/>
            <w:tcBorders>
              <w:top w:val="nil"/>
              <w:left w:val="nil"/>
              <w:bottom w:val="single" w:sz="12" w:space="0" w:color="auto"/>
              <w:right w:val="nil"/>
            </w:tcBorders>
            <w:noWrap/>
            <w:vAlign w:val="center"/>
            <w:hideMark/>
          </w:tcPr>
          <w:p w14:paraId="416DE7D0" w14:textId="4DAB95F9" w:rsidR="00C80E51" w:rsidRPr="00972D97" w:rsidRDefault="00E90F23" w:rsidP="00CB75E5">
            <w:pPr>
              <w:spacing w:after="0" w:line="240" w:lineRule="auto"/>
              <w:jc w:val="center"/>
              <w:rPr>
                <w:rFonts w:eastAsia="Times New Roman"/>
                <w:color w:val="000000"/>
                <w:szCs w:val="24"/>
              </w:rPr>
            </w:pPr>
            <w:r>
              <w:rPr>
                <w:rFonts w:eastAsia="Times New Roman"/>
                <w:color w:val="000000"/>
                <w:szCs w:val="24"/>
              </w:rPr>
              <w:t>121</w:t>
            </w:r>
          </w:p>
        </w:tc>
        <w:tc>
          <w:tcPr>
            <w:tcW w:w="1623" w:type="dxa"/>
            <w:tcBorders>
              <w:top w:val="nil"/>
              <w:left w:val="nil"/>
              <w:bottom w:val="single" w:sz="12" w:space="0" w:color="auto"/>
              <w:right w:val="nil"/>
            </w:tcBorders>
            <w:noWrap/>
            <w:vAlign w:val="center"/>
            <w:hideMark/>
          </w:tcPr>
          <w:p w14:paraId="3062FD4A" w14:textId="77777777" w:rsidR="00C80E51" w:rsidRPr="00972D97" w:rsidRDefault="00C80E51" w:rsidP="00CB75E5">
            <w:pPr>
              <w:spacing w:after="0" w:line="240" w:lineRule="auto"/>
              <w:jc w:val="center"/>
              <w:rPr>
                <w:rFonts w:eastAsia="Times New Roman"/>
                <w:color w:val="000000"/>
                <w:szCs w:val="24"/>
              </w:rPr>
            </w:pPr>
          </w:p>
        </w:tc>
        <w:tc>
          <w:tcPr>
            <w:tcW w:w="1167" w:type="dxa"/>
            <w:tcBorders>
              <w:top w:val="nil"/>
              <w:left w:val="nil"/>
              <w:bottom w:val="single" w:sz="12" w:space="0" w:color="auto"/>
              <w:right w:val="nil"/>
            </w:tcBorders>
            <w:noWrap/>
            <w:vAlign w:val="center"/>
            <w:hideMark/>
          </w:tcPr>
          <w:p w14:paraId="609BDAD8" w14:textId="77777777" w:rsidR="00C80E51" w:rsidRPr="00972D97" w:rsidRDefault="00C80E51" w:rsidP="00CB75E5">
            <w:pPr>
              <w:spacing w:after="0" w:line="240" w:lineRule="auto"/>
              <w:jc w:val="center"/>
              <w:rPr>
                <w:rFonts w:eastAsia="Times New Roman"/>
                <w:sz w:val="20"/>
                <w:szCs w:val="20"/>
              </w:rPr>
            </w:pPr>
          </w:p>
        </w:tc>
        <w:tc>
          <w:tcPr>
            <w:tcW w:w="1482" w:type="dxa"/>
            <w:tcBorders>
              <w:top w:val="nil"/>
              <w:left w:val="nil"/>
              <w:bottom w:val="single" w:sz="12" w:space="0" w:color="auto"/>
              <w:right w:val="nil"/>
            </w:tcBorders>
            <w:noWrap/>
            <w:vAlign w:val="center"/>
            <w:hideMark/>
          </w:tcPr>
          <w:p w14:paraId="56277DF0" w14:textId="77777777" w:rsidR="00C80E51" w:rsidRPr="00972D97" w:rsidRDefault="00C80E51" w:rsidP="00CB75E5">
            <w:pPr>
              <w:spacing w:after="0" w:line="240" w:lineRule="auto"/>
              <w:jc w:val="center"/>
              <w:rPr>
                <w:rFonts w:eastAsia="Times New Roman"/>
                <w:sz w:val="20"/>
                <w:szCs w:val="20"/>
              </w:rPr>
            </w:pPr>
          </w:p>
        </w:tc>
      </w:tr>
      <w:tr w:rsidR="00C80E51" w:rsidRPr="003965F0" w14:paraId="03371C46" w14:textId="77777777" w:rsidTr="00CB75E5">
        <w:tblPrEx>
          <w:tblBorders>
            <w:top w:val="single" w:sz="12" w:space="0" w:color="auto"/>
            <w:bottom w:val="single" w:sz="12" w:space="0" w:color="auto"/>
          </w:tblBorders>
          <w:tblCellMar>
            <w:left w:w="0" w:type="dxa"/>
            <w:right w:w="0" w:type="dxa"/>
          </w:tblCellMar>
          <w:tblLook w:val="0000" w:firstRow="0" w:lastRow="0" w:firstColumn="0" w:lastColumn="0" w:noHBand="0" w:noVBand="0"/>
        </w:tblPrEx>
        <w:trPr>
          <w:cantSplit/>
          <w:trHeight w:val="375"/>
        </w:trPr>
        <w:tc>
          <w:tcPr>
            <w:tcW w:w="9270" w:type="dxa"/>
            <w:gridSpan w:val="6"/>
            <w:tcBorders>
              <w:top w:val="single" w:sz="12" w:space="0" w:color="auto"/>
              <w:bottom w:val="nil"/>
            </w:tcBorders>
          </w:tcPr>
          <w:p w14:paraId="4C44B741" w14:textId="6701A614" w:rsidR="00C80E51" w:rsidRPr="003965F0" w:rsidRDefault="00C80E51" w:rsidP="00CB75E5">
            <w:pPr>
              <w:autoSpaceDE w:val="0"/>
              <w:autoSpaceDN w:val="0"/>
              <w:adjustRightInd w:val="0"/>
              <w:spacing w:after="0" w:line="320" w:lineRule="atLeast"/>
              <w:ind w:left="60" w:right="60"/>
              <w:jc w:val="left"/>
              <w:rPr>
                <w:rFonts w:eastAsiaTheme="minorHAnsi"/>
                <w:szCs w:val="24"/>
              </w:rPr>
            </w:pPr>
            <w:r w:rsidRPr="003965F0">
              <w:rPr>
                <w:rFonts w:eastAsiaTheme="minorHAnsi"/>
                <w:szCs w:val="24"/>
              </w:rPr>
              <w:t xml:space="preserve">a. Dependent Variable: </w:t>
            </w:r>
            <w:r w:rsidR="001C7DAA">
              <w:rPr>
                <w:rFonts w:eastAsiaTheme="minorHAnsi"/>
                <w:szCs w:val="24"/>
              </w:rPr>
              <w:t>Prevalence of depression</w:t>
            </w:r>
          </w:p>
        </w:tc>
      </w:tr>
      <w:tr w:rsidR="00C80E51" w:rsidRPr="003965F0" w14:paraId="7B45DDA1" w14:textId="77777777" w:rsidTr="00CB75E5">
        <w:tblPrEx>
          <w:tblBorders>
            <w:top w:val="single" w:sz="12" w:space="0" w:color="auto"/>
            <w:bottom w:val="single" w:sz="12" w:space="0" w:color="auto"/>
          </w:tblBorders>
          <w:tblCellMar>
            <w:left w:w="0" w:type="dxa"/>
            <w:right w:w="0" w:type="dxa"/>
          </w:tblCellMar>
          <w:tblLook w:val="0000" w:firstRow="0" w:lastRow="0" w:firstColumn="0" w:lastColumn="0" w:noHBand="0" w:noVBand="0"/>
        </w:tblPrEx>
        <w:trPr>
          <w:cantSplit/>
          <w:trHeight w:val="405"/>
        </w:trPr>
        <w:tc>
          <w:tcPr>
            <w:tcW w:w="9270" w:type="dxa"/>
            <w:gridSpan w:val="6"/>
            <w:tcBorders>
              <w:top w:val="nil"/>
              <w:bottom w:val="single" w:sz="12" w:space="0" w:color="auto"/>
            </w:tcBorders>
          </w:tcPr>
          <w:p w14:paraId="74444CDE" w14:textId="75074159" w:rsidR="00C80E51" w:rsidRPr="003965F0" w:rsidRDefault="00C80E51" w:rsidP="00CB75E5">
            <w:pPr>
              <w:autoSpaceDE w:val="0"/>
              <w:autoSpaceDN w:val="0"/>
              <w:adjustRightInd w:val="0"/>
              <w:spacing w:after="0" w:line="320" w:lineRule="atLeast"/>
              <w:ind w:left="60" w:right="60"/>
              <w:jc w:val="left"/>
              <w:rPr>
                <w:rFonts w:eastAsiaTheme="minorHAnsi"/>
                <w:szCs w:val="24"/>
              </w:rPr>
            </w:pPr>
            <w:r w:rsidRPr="003965F0">
              <w:rPr>
                <w:rFonts w:eastAsiaTheme="minorHAnsi"/>
                <w:szCs w:val="24"/>
              </w:rPr>
              <w:t xml:space="preserve">b. Predictors: (Constant), </w:t>
            </w:r>
            <w:r w:rsidR="00E05012" w:rsidRPr="00E05012">
              <w:rPr>
                <w:rFonts w:eastAsiaTheme="minorHAnsi"/>
                <w:szCs w:val="24"/>
              </w:rPr>
              <w:t>reduced time spent with friends, loss of interest in enjoyable activities, frequency of excessive crying, frequency of feeling sad or hopeless</w:t>
            </w:r>
          </w:p>
        </w:tc>
      </w:tr>
    </w:tbl>
    <w:p w14:paraId="4605D131" w14:textId="77777777" w:rsidR="00597EE5" w:rsidRDefault="00597EE5" w:rsidP="00597EE5">
      <w:pPr>
        <w:rPr>
          <w:rFonts w:eastAsia="Times New Roman"/>
        </w:rPr>
      </w:pPr>
    </w:p>
    <w:p w14:paraId="01AA2BC2" w14:textId="5DBB5CF5" w:rsidR="00396E6F" w:rsidRDefault="00396E6F" w:rsidP="00067230">
      <w:pPr>
        <w:pStyle w:val="Heading2"/>
        <w:rPr>
          <w:rFonts w:eastAsia="Times New Roman"/>
        </w:rPr>
      </w:pPr>
      <w:bookmarkStart w:id="165" w:name="_Toc212149829"/>
      <w:r>
        <w:rPr>
          <w:rFonts w:eastAsia="Times New Roman"/>
        </w:rPr>
        <w:t>4.</w:t>
      </w:r>
      <w:r w:rsidR="00067230">
        <w:rPr>
          <w:rFonts w:eastAsia="Times New Roman"/>
        </w:rPr>
        <w:t xml:space="preserve">6 </w:t>
      </w:r>
      <w:r w:rsidR="00067230" w:rsidRPr="006F510D">
        <w:rPr>
          <w:rFonts w:eastAsia="Times New Roman"/>
          <w:lang w:val="en-GB"/>
        </w:rPr>
        <w:t>Mental Health Services Available for Adolescents</w:t>
      </w:r>
      <w:bookmarkEnd w:id="165"/>
      <w:r w:rsidR="00067230" w:rsidRPr="006F510D">
        <w:rPr>
          <w:rFonts w:eastAsia="Times New Roman"/>
          <w:lang w:val="en-GB"/>
        </w:rPr>
        <w:t xml:space="preserve"> </w:t>
      </w:r>
    </w:p>
    <w:p w14:paraId="74F0322E" w14:textId="77777777" w:rsidR="000320E4" w:rsidRDefault="000320E4" w:rsidP="00597EE5">
      <w:pPr>
        <w:rPr>
          <w:rFonts w:eastAsia="Times New Roman"/>
        </w:rPr>
      </w:pPr>
    </w:p>
    <w:p w14:paraId="42B6AEB0" w14:textId="1747DF21" w:rsidR="004124E6" w:rsidRDefault="00382D54" w:rsidP="00597EE5">
      <w:pPr>
        <w:rPr>
          <w:rFonts w:eastAsia="Times New Roman"/>
          <w:noProof/>
        </w:rPr>
      </w:pPr>
      <w:r>
        <w:rPr>
          <w:rFonts w:eastAsia="Times New Roman"/>
          <w:noProof/>
        </w:rPr>
        <w:lastRenderedPageBreak/>
        <w:drawing>
          <wp:inline distT="0" distB="0" distL="0" distR="0" wp14:anchorId="3B47ABFC" wp14:editId="31ED3118">
            <wp:extent cx="5569527" cy="4294909"/>
            <wp:effectExtent l="0" t="0" r="12700" b="10795"/>
            <wp:docPr id="1875480884"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E99F07C" w14:textId="77777777" w:rsidR="00D95947" w:rsidRPr="00416EEF" w:rsidRDefault="00D95947" w:rsidP="00D95947">
      <w:pPr>
        <w:rPr>
          <w:rFonts w:eastAsia="Times New Roman"/>
        </w:rPr>
      </w:pPr>
    </w:p>
    <w:p w14:paraId="43A35835" w14:textId="3CAB0F8E" w:rsidR="00D95947" w:rsidRDefault="00D95947" w:rsidP="00D95947">
      <w:pPr>
        <w:tabs>
          <w:tab w:val="left" w:pos="1580"/>
        </w:tabs>
        <w:rPr>
          <w:rFonts w:eastAsia="Times New Roman"/>
        </w:rPr>
      </w:pPr>
      <w:r>
        <w:rPr>
          <w:rFonts w:eastAsia="Times New Roman"/>
        </w:rPr>
        <w:t>Mental health services where adolescents sought help by talking to someone when going through a tough time were either clinical or non-clinical.</w:t>
      </w:r>
    </w:p>
    <w:p w14:paraId="60972EE1" w14:textId="39556DB6" w:rsidR="00D95947" w:rsidRPr="00D95947" w:rsidRDefault="00D95947" w:rsidP="00416EEF">
      <w:pPr>
        <w:tabs>
          <w:tab w:val="left" w:pos="1580"/>
        </w:tabs>
        <w:rPr>
          <w:rFonts w:eastAsia="Times New Roman"/>
        </w:rPr>
      </w:pPr>
      <w:r>
        <w:rPr>
          <w:rFonts w:eastAsia="Times New Roman"/>
        </w:rPr>
        <w:t>Clinical services</w:t>
      </w:r>
      <w:r w:rsidR="00F4088F">
        <w:rPr>
          <w:rFonts w:eastAsia="Times New Roman"/>
        </w:rPr>
        <w:t xml:space="preserve"> are offered in the hospital and were identified as the hospital counsellor . </w:t>
      </w:r>
      <w:r w:rsidR="002E53CC">
        <w:rPr>
          <w:rFonts w:eastAsia="Times New Roman"/>
        </w:rPr>
        <w:t xml:space="preserve">There </w:t>
      </w:r>
      <w:r w:rsidR="003171D9">
        <w:rPr>
          <w:rFonts w:eastAsia="Times New Roman"/>
        </w:rPr>
        <w:t>wa</w:t>
      </w:r>
      <w:r w:rsidR="002E53CC">
        <w:rPr>
          <w:rFonts w:eastAsia="Times New Roman"/>
        </w:rPr>
        <w:t xml:space="preserve">s a wide variety of non-clinical services </w:t>
      </w:r>
      <w:r w:rsidR="00373F77">
        <w:rPr>
          <w:rFonts w:eastAsia="Times New Roman"/>
        </w:rPr>
        <w:t>r</w:t>
      </w:r>
      <w:r w:rsidR="0074412F">
        <w:rPr>
          <w:rFonts w:eastAsia="Times New Roman"/>
        </w:rPr>
        <w:t>eferring to</w:t>
      </w:r>
      <w:r w:rsidR="00373F77">
        <w:rPr>
          <w:rFonts w:eastAsia="Times New Roman"/>
        </w:rPr>
        <w:t xml:space="preserve"> </w:t>
      </w:r>
      <w:r w:rsidR="00034175">
        <w:rPr>
          <w:rFonts w:eastAsia="Times New Roman"/>
        </w:rPr>
        <w:t>school counsellors and teachers 49(</w:t>
      </w:r>
      <w:r w:rsidR="00505C16">
        <w:rPr>
          <w:rFonts w:eastAsia="Times New Roman"/>
        </w:rPr>
        <w:t>58</w:t>
      </w:r>
      <w:r w:rsidR="005F7CC6">
        <w:rPr>
          <w:rFonts w:eastAsia="Times New Roman"/>
        </w:rPr>
        <w:t>.3</w:t>
      </w:r>
      <w:r w:rsidR="00505C16">
        <w:rPr>
          <w:rFonts w:eastAsia="Times New Roman"/>
        </w:rPr>
        <w:t>%)</w:t>
      </w:r>
      <w:r w:rsidR="000610C8">
        <w:rPr>
          <w:rFonts w:eastAsia="Times New Roman"/>
        </w:rPr>
        <w:t>, friends 13(15</w:t>
      </w:r>
      <w:r w:rsidR="005F7CC6">
        <w:rPr>
          <w:rFonts w:eastAsia="Times New Roman"/>
        </w:rPr>
        <w:t>.5</w:t>
      </w:r>
      <w:r w:rsidR="000610C8">
        <w:rPr>
          <w:rFonts w:eastAsia="Times New Roman"/>
        </w:rPr>
        <w:t>%),</w:t>
      </w:r>
      <w:r w:rsidR="00C4618F">
        <w:rPr>
          <w:rFonts w:eastAsia="Times New Roman"/>
        </w:rPr>
        <w:t xml:space="preserve">home </w:t>
      </w:r>
      <w:r w:rsidR="0074412F">
        <w:rPr>
          <w:rFonts w:eastAsia="Times New Roman"/>
        </w:rPr>
        <w:t xml:space="preserve">- </w:t>
      </w:r>
      <w:r w:rsidR="00C4618F">
        <w:rPr>
          <w:rFonts w:eastAsia="Times New Roman"/>
        </w:rPr>
        <w:t>parents and siblings 11(</w:t>
      </w:r>
      <w:r w:rsidR="0074412F">
        <w:rPr>
          <w:rFonts w:eastAsia="Times New Roman"/>
        </w:rPr>
        <w:t xml:space="preserve">13.1%) and religious leaders 11(13.1%). </w:t>
      </w:r>
    </w:p>
    <w:p w14:paraId="576B782C" w14:textId="46D43AA3" w:rsidR="000320E4" w:rsidDel="003E5AA7" w:rsidRDefault="00225219" w:rsidP="00BA598E">
      <w:pPr>
        <w:pStyle w:val="Heading3"/>
        <w:rPr>
          <w:del w:id="166" w:author="Wariimi Karingi" w:date="2025-11-26T15:41:00Z" w16du:dateUtc="2025-11-26T05:11:00Z"/>
          <w:rFonts w:eastAsia="Times New Roman"/>
        </w:rPr>
      </w:pPr>
      <w:bookmarkStart w:id="167" w:name="_Toc212149832"/>
      <w:del w:id="168" w:author="Wariimi Karingi" w:date="2025-11-26T15:41:00Z" w16du:dateUtc="2025-11-26T05:11:00Z">
        <w:r w:rsidDel="003E5AA7">
          <w:rPr>
            <w:rFonts w:eastAsia="Times New Roman"/>
          </w:rPr>
          <w:delText xml:space="preserve">4.6.3 </w:delText>
        </w:r>
        <w:r w:rsidR="0079330D" w:rsidDel="003E5AA7">
          <w:rPr>
            <w:rFonts w:eastAsia="Times New Roman"/>
          </w:rPr>
          <w:delText>Frequency of Missing Medication</w:delText>
        </w:r>
        <w:bookmarkEnd w:id="167"/>
        <w:r w:rsidDel="003E5AA7">
          <w:rPr>
            <w:rFonts w:eastAsia="Times New Roman"/>
          </w:rPr>
          <w:delText xml:space="preserve"> </w:delText>
        </w:r>
      </w:del>
    </w:p>
    <w:p w14:paraId="56801AE2" w14:textId="5B404698" w:rsidR="000320E4" w:rsidDel="003E5AA7" w:rsidRDefault="00BA598E" w:rsidP="00597EE5">
      <w:pPr>
        <w:rPr>
          <w:del w:id="169" w:author="Wariimi Karingi" w:date="2025-11-26T15:41:00Z" w16du:dateUtc="2025-11-26T05:11:00Z"/>
          <w:rFonts w:eastAsia="Times New Roman"/>
        </w:rPr>
      </w:pPr>
      <w:del w:id="170" w:author="Wariimi Karingi" w:date="2025-11-26T15:41:00Z" w16du:dateUtc="2025-11-26T05:11:00Z">
        <w:r w:rsidRPr="00BA598E" w:rsidDel="003E5AA7">
          <w:rPr>
            <w:rFonts w:eastAsia="Times New Roman"/>
          </w:rPr>
          <w:delText xml:space="preserve">Most adolescents adhered well to their medication, with </w:delText>
        </w:r>
        <w:r w:rsidR="000A3C34" w:rsidDel="003E5AA7">
          <w:rPr>
            <w:rFonts w:eastAsia="Times New Roman"/>
          </w:rPr>
          <w:delText>88 (</w:delText>
        </w:r>
        <w:r w:rsidRPr="00BA598E" w:rsidDel="003E5AA7">
          <w:rPr>
            <w:rFonts w:eastAsia="Times New Roman"/>
          </w:rPr>
          <w:delText>72.1%</w:delText>
        </w:r>
        <w:r w:rsidR="000A3C34" w:rsidDel="003E5AA7">
          <w:rPr>
            <w:rFonts w:eastAsia="Times New Roman"/>
          </w:rPr>
          <w:delText>)</w:delText>
        </w:r>
        <w:r w:rsidRPr="00BA598E" w:rsidDel="003E5AA7">
          <w:rPr>
            <w:rFonts w:eastAsia="Times New Roman"/>
          </w:rPr>
          <w:delText xml:space="preserve"> reporting they never missed a dose</w:delText>
        </w:r>
        <w:r w:rsidR="000A3C34" w:rsidDel="003E5AA7">
          <w:rPr>
            <w:rFonts w:eastAsia="Times New Roman"/>
          </w:rPr>
          <w:delText>, h</w:delText>
        </w:r>
        <w:r w:rsidRPr="00BA598E" w:rsidDel="003E5AA7">
          <w:rPr>
            <w:rFonts w:eastAsia="Times New Roman"/>
          </w:rPr>
          <w:delText xml:space="preserve">owever, </w:delText>
        </w:r>
        <w:r w:rsidR="000A3C34" w:rsidDel="003E5AA7">
          <w:rPr>
            <w:rFonts w:eastAsia="Times New Roman"/>
          </w:rPr>
          <w:delText>18(</w:delText>
        </w:r>
        <w:r w:rsidRPr="00BA598E" w:rsidDel="003E5AA7">
          <w:rPr>
            <w:rFonts w:eastAsia="Times New Roman"/>
          </w:rPr>
          <w:delText>14.8%</w:delText>
        </w:r>
        <w:r w:rsidR="000A3C34" w:rsidDel="003E5AA7">
          <w:rPr>
            <w:rFonts w:eastAsia="Times New Roman"/>
          </w:rPr>
          <w:delText>)</w:delText>
        </w:r>
        <w:r w:rsidRPr="00BA598E" w:rsidDel="003E5AA7">
          <w:rPr>
            <w:rFonts w:eastAsia="Times New Roman"/>
          </w:rPr>
          <w:delText xml:space="preserve"> missed medication once, </w:delText>
        </w:r>
        <w:r w:rsidR="000A3C34" w:rsidDel="003E5AA7">
          <w:rPr>
            <w:rFonts w:eastAsia="Times New Roman"/>
          </w:rPr>
          <w:delText>14(</w:delText>
        </w:r>
        <w:r w:rsidRPr="00BA598E" w:rsidDel="003E5AA7">
          <w:rPr>
            <w:rFonts w:eastAsia="Times New Roman"/>
          </w:rPr>
          <w:delText>11.5%</w:delText>
        </w:r>
        <w:r w:rsidR="000A3C34" w:rsidDel="003E5AA7">
          <w:rPr>
            <w:rFonts w:eastAsia="Times New Roman"/>
          </w:rPr>
          <w:delText>)</w:delText>
        </w:r>
        <w:r w:rsidRPr="00BA598E" w:rsidDel="003E5AA7">
          <w:rPr>
            <w:rFonts w:eastAsia="Times New Roman"/>
          </w:rPr>
          <w:delText xml:space="preserve"> sometimes, and </w:delText>
        </w:r>
        <w:r w:rsidR="001D165A" w:rsidDel="003E5AA7">
          <w:rPr>
            <w:rFonts w:eastAsia="Times New Roman"/>
          </w:rPr>
          <w:delText>2(</w:delText>
        </w:r>
        <w:r w:rsidRPr="00BA598E" w:rsidDel="003E5AA7">
          <w:rPr>
            <w:rFonts w:eastAsia="Times New Roman"/>
          </w:rPr>
          <w:delText>1.6%</w:delText>
        </w:r>
        <w:r w:rsidR="001D165A" w:rsidDel="003E5AA7">
          <w:rPr>
            <w:rFonts w:eastAsia="Times New Roman"/>
          </w:rPr>
          <w:delText>)</w:delText>
        </w:r>
        <w:r w:rsidRPr="00BA598E" w:rsidDel="003E5AA7">
          <w:rPr>
            <w:rFonts w:eastAsia="Times New Roman"/>
          </w:rPr>
          <w:delText xml:space="preserve"> missed several times</w:delText>
        </w:r>
        <w:r w:rsidR="001D165A" w:rsidDel="003E5AA7">
          <w:rPr>
            <w:rFonts w:eastAsia="Times New Roman"/>
          </w:rPr>
          <w:delText xml:space="preserve"> as shown in figure 4.5.</w:delText>
        </w:r>
      </w:del>
    </w:p>
    <w:p w14:paraId="5545E50E" w14:textId="1448716A" w:rsidR="00597EE5" w:rsidDel="003E5AA7" w:rsidRDefault="00420292" w:rsidP="0079330D">
      <w:pPr>
        <w:spacing w:after="0"/>
        <w:rPr>
          <w:del w:id="171" w:author="Wariimi Karingi" w:date="2025-11-26T15:41:00Z" w16du:dateUtc="2025-11-26T05:11:00Z"/>
          <w:rFonts w:eastAsia="Times New Roman"/>
        </w:rPr>
      </w:pPr>
      <w:del w:id="172" w:author="Wariimi Karingi" w:date="2025-11-26T15:41:00Z" w16du:dateUtc="2025-11-26T05:11:00Z">
        <w:r w:rsidDel="003E5AA7">
          <w:rPr>
            <w:rFonts w:eastAsia="Times New Roman"/>
            <w:noProof/>
          </w:rPr>
          <w:lastRenderedPageBreak/>
          <w:drawing>
            <wp:inline distT="0" distB="0" distL="0" distR="0" wp14:anchorId="0C49E5CE" wp14:editId="310C9906">
              <wp:extent cx="5274945" cy="2428875"/>
              <wp:effectExtent l="0" t="0" r="1905" b="9525"/>
              <wp:docPr id="188272299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del>
    </w:p>
    <w:p w14:paraId="0B2B9201" w14:textId="635A9017" w:rsidR="0079330D" w:rsidDel="003E5AA7" w:rsidRDefault="0079330D" w:rsidP="0079330D">
      <w:pPr>
        <w:pStyle w:val="Caption"/>
        <w:spacing w:after="0"/>
        <w:rPr>
          <w:del w:id="173" w:author="Wariimi Karingi" w:date="2025-11-26T15:41:00Z" w16du:dateUtc="2025-11-26T05:11:00Z"/>
          <w:rFonts w:eastAsia="Times New Roman"/>
        </w:rPr>
      </w:pPr>
      <w:bookmarkStart w:id="174" w:name="_Toc212149857"/>
      <w:del w:id="175" w:author="Wariimi Karingi" w:date="2025-11-26T15:41:00Z" w16du:dateUtc="2025-11-26T05:11:00Z">
        <w:r w:rsidDel="003E5AA7">
          <w:delText xml:space="preserve">Figure 4. </w:delText>
        </w:r>
        <w:r w:rsidDel="003E5AA7">
          <w:fldChar w:fldCharType="begin"/>
        </w:r>
        <w:r w:rsidDel="003E5AA7">
          <w:delInstrText xml:space="preserve"> SEQ Figure_4. \* ARABIC </w:delInstrText>
        </w:r>
        <w:r w:rsidDel="003E5AA7">
          <w:fldChar w:fldCharType="separate"/>
        </w:r>
        <w:r w:rsidDel="003E5AA7">
          <w:rPr>
            <w:noProof/>
          </w:rPr>
          <w:delText>5</w:delText>
        </w:r>
        <w:r w:rsidDel="003E5AA7">
          <w:rPr>
            <w:noProof/>
          </w:rPr>
          <w:fldChar w:fldCharType="end"/>
        </w:r>
        <w:r w:rsidDel="003E5AA7">
          <w:delText xml:space="preserve">: </w:delText>
        </w:r>
        <w:r w:rsidRPr="00FD1873" w:rsidDel="003E5AA7">
          <w:delText>Frequency of Missing Medication</w:delText>
        </w:r>
        <w:bookmarkEnd w:id="174"/>
      </w:del>
    </w:p>
    <w:p w14:paraId="1344ECB3" w14:textId="284824F2" w:rsidR="00597EE5" w:rsidDel="00D57564" w:rsidRDefault="00943608" w:rsidP="00D01145">
      <w:pPr>
        <w:pStyle w:val="Heading3"/>
        <w:rPr>
          <w:del w:id="176" w:author="Wariimi Karingi" w:date="2025-11-26T15:34:00Z" w16du:dateUtc="2025-11-26T05:04:00Z"/>
          <w:rFonts w:eastAsia="Times New Roman"/>
        </w:rPr>
      </w:pPr>
      <w:bookmarkStart w:id="177" w:name="_Toc212149833"/>
      <w:del w:id="178" w:author="Wariimi Karingi" w:date="2025-11-26T15:34:00Z" w16du:dateUtc="2025-11-26T05:04:00Z">
        <w:r w:rsidDel="00D57564">
          <w:rPr>
            <w:rFonts w:eastAsia="Times New Roman"/>
          </w:rPr>
          <w:delText xml:space="preserve">4.6.4 </w:delText>
        </w:r>
        <w:r w:rsidRPr="00943608" w:rsidDel="00D57564">
          <w:rPr>
            <w:rFonts w:eastAsia="Times New Roman"/>
          </w:rPr>
          <w:delText>Source of Help for Sadness/Anxiety/Depression</w:delText>
        </w:r>
        <w:bookmarkEnd w:id="177"/>
      </w:del>
    </w:p>
    <w:p w14:paraId="6FBE8941" w14:textId="6ACCC1C0" w:rsidR="00597EE5" w:rsidDel="00D57564" w:rsidRDefault="00BD7DE4" w:rsidP="00D01145">
      <w:pPr>
        <w:rPr>
          <w:del w:id="179" w:author="Wariimi Karingi" w:date="2025-11-26T15:34:00Z" w16du:dateUtc="2025-11-26T05:04:00Z"/>
          <w:rFonts w:eastAsia="Times New Roman"/>
        </w:rPr>
      </w:pPr>
      <w:del w:id="180" w:author="Wariimi Karingi" w:date="2025-11-26T15:34:00Z" w16du:dateUtc="2025-11-26T05:04:00Z">
        <w:r w:rsidRPr="00BD7DE4" w:rsidDel="00D57564">
          <w:rPr>
            <w:rFonts w:eastAsia="Times New Roman"/>
          </w:rPr>
          <w:delText xml:space="preserve">Table 4.14 shows the sources of support adolescents living with HIV/AIDS sought when experiencing sadness, anxiety, or depression. Most adolescents </w:delText>
        </w:r>
        <w:r w:rsidDel="00D57564">
          <w:rPr>
            <w:rFonts w:eastAsia="Times New Roman"/>
          </w:rPr>
          <w:delText>34</w:delText>
        </w:r>
        <w:r w:rsidRPr="00BD7DE4" w:rsidDel="00D57564">
          <w:rPr>
            <w:rFonts w:eastAsia="Times New Roman"/>
          </w:rPr>
          <w:delText>(27.9%) reported seeking help from a school counsellor</w:delText>
        </w:r>
        <w:r w:rsidDel="00D57564">
          <w:rPr>
            <w:rFonts w:eastAsia="Times New Roman"/>
          </w:rPr>
          <w:delText xml:space="preserve"> with o</w:delText>
        </w:r>
        <w:r w:rsidRPr="00BD7DE4" w:rsidDel="00D57564">
          <w:rPr>
            <w:rFonts w:eastAsia="Times New Roman"/>
          </w:rPr>
          <w:delText xml:space="preserve">ther common sources included teachers </w:delText>
        </w:r>
        <w:r w:rsidR="00B2608E" w:rsidDel="00D57564">
          <w:rPr>
            <w:rFonts w:eastAsia="Times New Roman"/>
          </w:rPr>
          <w:delText>15</w:delText>
        </w:r>
        <w:r w:rsidRPr="00BD7DE4" w:rsidDel="00D57564">
          <w:rPr>
            <w:rFonts w:eastAsia="Times New Roman"/>
          </w:rPr>
          <w:delText>(12.3%), friends</w:delText>
        </w:r>
        <w:r w:rsidR="00B2608E" w:rsidDel="00D57564">
          <w:rPr>
            <w:rFonts w:eastAsia="Times New Roman"/>
          </w:rPr>
          <w:delText xml:space="preserve"> 13</w:delText>
        </w:r>
        <w:r w:rsidRPr="00BD7DE4" w:rsidDel="00D57564">
          <w:rPr>
            <w:rFonts w:eastAsia="Times New Roman"/>
          </w:rPr>
          <w:delText xml:space="preserve"> (10.7%), and religious leaders </w:delText>
        </w:r>
        <w:r w:rsidR="00B2608E" w:rsidDel="00D57564">
          <w:rPr>
            <w:rFonts w:eastAsia="Times New Roman"/>
          </w:rPr>
          <w:delText>11</w:delText>
        </w:r>
        <w:r w:rsidRPr="00BD7DE4" w:rsidDel="00D57564">
          <w:rPr>
            <w:rFonts w:eastAsia="Times New Roman"/>
          </w:rPr>
          <w:delText>(9.0%)</w:delText>
        </w:r>
        <w:r w:rsidR="00B2608E" w:rsidDel="00D57564">
          <w:rPr>
            <w:rFonts w:eastAsia="Times New Roman"/>
          </w:rPr>
          <w:delText xml:space="preserve">, </w:delText>
        </w:r>
        <w:r w:rsidRPr="00BD7DE4" w:rsidDel="00D57564">
          <w:rPr>
            <w:rFonts w:eastAsia="Times New Roman"/>
          </w:rPr>
          <w:delText>parents</w:delText>
        </w:r>
        <w:r w:rsidR="00B2608E" w:rsidDel="00D57564">
          <w:rPr>
            <w:rFonts w:eastAsia="Times New Roman"/>
          </w:rPr>
          <w:delText xml:space="preserve"> 7</w:delText>
        </w:r>
        <w:r w:rsidRPr="00BD7DE4" w:rsidDel="00D57564">
          <w:rPr>
            <w:rFonts w:eastAsia="Times New Roman"/>
          </w:rPr>
          <w:delText xml:space="preserve"> (5.7%), hospital counsellors </w:delText>
        </w:r>
        <w:r w:rsidR="00B2608E" w:rsidDel="00D57564">
          <w:rPr>
            <w:rFonts w:eastAsia="Times New Roman"/>
          </w:rPr>
          <w:delText>6</w:delText>
        </w:r>
        <w:r w:rsidRPr="00BD7DE4" w:rsidDel="00D57564">
          <w:rPr>
            <w:rFonts w:eastAsia="Times New Roman"/>
          </w:rPr>
          <w:delText xml:space="preserve">(4.9%), or siblings </w:delText>
        </w:r>
        <w:r w:rsidR="000079D5" w:rsidDel="00D57564">
          <w:rPr>
            <w:rFonts w:eastAsia="Times New Roman"/>
          </w:rPr>
          <w:delText>4</w:delText>
        </w:r>
        <w:r w:rsidRPr="00BD7DE4" w:rsidDel="00D57564">
          <w:rPr>
            <w:rFonts w:eastAsia="Times New Roman"/>
          </w:rPr>
          <w:delText xml:space="preserve">(3.3%). </w:delText>
        </w:r>
      </w:del>
    </w:p>
    <w:p w14:paraId="3C988F65" w14:textId="22CBC485" w:rsidR="0083225F" w:rsidDel="00D57564" w:rsidRDefault="0083225F" w:rsidP="0083225F">
      <w:pPr>
        <w:pStyle w:val="Caption"/>
        <w:spacing w:after="0"/>
        <w:rPr>
          <w:del w:id="181" w:author="Wariimi Karingi" w:date="2025-11-26T15:34:00Z" w16du:dateUtc="2025-11-26T05:04:00Z"/>
          <w:rFonts w:eastAsia="Times New Roman"/>
        </w:rPr>
      </w:pPr>
      <w:bookmarkStart w:id="182" w:name="_Toc212149871"/>
      <w:del w:id="183" w:author="Wariimi Karingi" w:date="2025-11-26T15:34:00Z" w16du:dateUtc="2025-11-26T05:04:00Z">
        <w:r w:rsidDel="00D57564">
          <w:delText xml:space="preserve">Table 4. </w:delText>
        </w:r>
        <w:r w:rsidR="002034F7" w:rsidDel="00D57564">
          <w:fldChar w:fldCharType="begin"/>
        </w:r>
        <w:r w:rsidR="002034F7" w:rsidDel="00D57564">
          <w:delInstrText xml:space="preserve"> SEQ Table_4. \* ARABIC </w:delInstrText>
        </w:r>
        <w:r w:rsidR="002034F7" w:rsidDel="00D57564">
          <w:fldChar w:fldCharType="separate"/>
        </w:r>
        <w:r w:rsidR="002034F7" w:rsidDel="00D57564">
          <w:rPr>
            <w:noProof/>
          </w:rPr>
          <w:delText>14</w:delText>
        </w:r>
        <w:r w:rsidR="002034F7" w:rsidDel="00D57564">
          <w:rPr>
            <w:noProof/>
          </w:rPr>
          <w:fldChar w:fldCharType="end"/>
        </w:r>
        <w:r w:rsidDel="00D57564">
          <w:delText xml:space="preserve">: </w:delText>
        </w:r>
        <w:r w:rsidRPr="00D63F47" w:rsidDel="00D57564">
          <w:delText>Source of Help for Sadness/Anxiety/Depression</w:delText>
        </w:r>
        <w:bookmarkEnd w:id="182"/>
      </w:del>
    </w:p>
    <w:tbl>
      <w:tblPr>
        <w:tblW w:w="8900" w:type="dxa"/>
        <w:tblBorders>
          <w:top w:val="single" w:sz="12" w:space="0" w:color="auto"/>
          <w:bottom w:val="single" w:sz="12" w:space="0" w:color="auto"/>
        </w:tblBorders>
        <w:shd w:val="clear" w:color="auto" w:fill="FFFFFF" w:themeFill="background1"/>
        <w:tblLook w:val="04A0" w:firstRow="1" w:lastRow="0" w:firstColumn="1" w:lastColumn="0" w:noHBand="0" w:noVBand="1"/>
      </w:tblPr>
      <w:tblGrid>
        <w:gridCol w:w="2160"/>
        <w:gridCol w:w="3060"/>
        <w:gridCol w:w="1620"/>
        <w:gridCol w:w="2060"/>
      </w:tblGrid>
      <w:tr w:rsidR="0083225F" w:rsidRPr="0083225F" w:rsidDel="00D57564" w14:paraId="735B706F" w14:textId="4CA7C1E1" w:rsidTr="0083225F">
        <w:trPr>
          <w:trHeight w:val="360"/>
          <w:del w:id="184" w:author="Wariimi Karingi" w:date="2025-11-26T15:34:00Z" w16du:dateUtc="2025-11-26T05:04:00Z"/>
        </w:trPr>
        <w:tc>
          <w:tcPr>
            <w:tcW w:w="5220" w:type="dxa"/>
            <w:gridSpan w:val="2"/>
            <w:tcBorders>
              <w:bottom w:val="single" w:sz="12" w:space="0" w:color="auto"/>
            </w:tcBorders>
            <w:shd w:val="clear" w:color="auto" w:fill="FFFFFF" w:themeFill="background1"/>
            <w:vAlign w:val="center"/>
            <w:hideMark/>
          </w:tcPr>
          <w:p w14:paraId="78EFCD7B" w14:textId="1E94D89D" w:rsidR="0083225F" w:rsidRPr="0083225F" w:rsidDel="00D57564" w:rsidRDefault="0083225F" w:rsidP="0083225F">
            <w:pPr>
              <w:spacing w:after="0" w:line="240" w:lineRule="auto"/>
              <w:jc w:val="left"/>
              <w:rPr>
                <w:del w:id="185" w:author="Wariimi Karingi" w:date="2025-11-26T15:34:00Z" w16du:dateUtc="2025-11-26T05:04:00Z"/>
                <w:rFonts w:eastAsia="Times New Roman" w:cs="Times New Roman"/>
                <w:b/>
                <w:bCs/>
                <w:szCs w:val="24"/>
              </w:rPr>
            </w:pPr>
            <w:del w:id="186" w:author="Wariimi Karingi" w:date="2025-11-26T15:34:00Z" w16du:dateUtc="2025-11-26T05:04:00Z">
              <w:r w:rsidRPr="0083225F" w:rsidDel="00D57564">
                <w:rPr>
                  <w:rFonts w:eastAsia="Times New Roman" w:cs="Times New Roman"/>
                  <w:b/>
                  <w:bCs/>
                  <w:szCs w:val="24"/>
                </w:rPr>
                <w:delText> </w:delText>
              </w:r>
              <w:r w:rsidDel="00D57564">
                <w:rPr>
                  <w:rFonts w:eastAsia="Times New Roman" w:cs="Times New Roman"/>
                  <w:b/>
                  <w:bCs/>
                  <w:szCs w:val="24"/>
                </w:rPr>
                <w:delText xml:space="preserve">Characteristics </w:delText>
              </w:r>
            </w:del>
          </w:p>
        </w:tc>
        <w:tc>
          <w:tcPr>
            <w:tcW w:w="1620" w:type="dxa"/>
            <w:tcBorders>
              <w:bottom w:val="single" w:sz="12" w:space="0" w:color="auto"/>
            </w:tcBorders>
            <w:shd w:val="clear" w:color="auto" w:fill="FFFFFF" w:themeFill="background1"/>
            <w:vAlign w:val="center"/>
            <w:hideMark/>
          </w:tcPr>
          <w:p w14:paraId="22AAEC75" w14:textId="69C49486" w:rsidR="0083225F" w:rsidRPr="0083225F" w:rsidDel="00D57564" w:rsidRDefault="0083225F" w:rsidP="0083225F">
            <w:pPr>
              <w:spacing w:after="0" w:line="240" w:lineRule="auto"/>
              <w:jc w:val="center"/>
              <w:rPr>
                <w:del w:id="187" w:author="Wariimi Karingi" w:date="2025-11-26T15:34:00Z" w16du:dateUtc="2025-11-26T05:04:00Z"/>
                <w:rFonts w:eastAsia="Times New Roman" w:cs="Times New Roman"/>
                <w:b/>
                <w:bCs/>
                <w:szCs w:val="24"/>
              </w:rPr>
            </w:pPr>
            <w:del w:id="188" w:author="Wariimi Karingi" w:date="2025-11-26T15:34:00Z" w16du:dateUtc="2025-11-26T05:04:00Z">
              <w:r w:rsidRPr="0083225F" w:rsidDel="00D57564">
                <w:rPr>
                  <w:rFonts w:eastAsia="Times New Roman" w:cs="Times New Roman"/>
                  <w:b/>
                  <w:bCs/>
                  <w:szCs w:val="24"/>
                </w:rPr>
                <w:delText>Frequency</w:delText>
              </w:r>
            </w:del>
          </w:p>
        </w:tc>
        <w:tc>
          <w:tcPr>
            <w:tcW w:w="2060" w:type="dxa"/>
            <w:tcBorders>
              <w:bottom w:val="single" w:sz="12" w:space="0" w:color="auto"/>
            </w:tcBorders>
            <w:shd w:val="clear" w:color="auto" w:fill="FFFFFF" w:themeFill="background1"/>
            <w:vAlign w:val="center"/>
            <w:hideMark/>
          </w:tcPr>
          <w:p w14:paraId="123E1940" w14:textId="72E4C007" w:rsidR="0083225F" w:rsidRPr="0083225F" w:rsidDel="00D57564" w:rsidRDefault="0083225F" w:rsidP="0083225F">
            <w:pPr>
              <w:spacing w:after="0" w:line="240" w:lineRule="auto"/>
              <w:jc w:val="center"/>
              <w:rPr>
                <w:del w:id="189" w:author="Wariimi Karingi" w:date="2025-11-26T15:34:00Z" w16du:dateUtc="2025-11-26T05:04:00Z"/>
                <w:rFonts w:eastAsia="Times New Roman" w:cs="Times New Roman"/>
                <w:b/>
                <w:bCs/>
                <w:szCs w:val="24"/>
              </w:rPr>
            </w:pPr>
            <w:del w:id="190" w:author="Wariimi Karingi" w:date="2025-11-26T15:34:00Z" w16du:dateUtc="2025-11-26T05:04:00Z">
              <w:r w:rsidRPr="0083225F" w:rsidDel="00D57564">
                <w:rPr>
                  <w:rFonts w:eastAsia="Times New Roman" w:cs="Times New Roman"/>
                  <w:b/>
                  <w:bCs/>
                  <w:szCs w:val="24"/>
                </w:rPr>
                <w:delText>Percent</w:delText>
              </w:r>
            </w:del>
          </w:p>
        </w:tc>
      </w:tr>
      <w:tr w:rsidR="0083225F" w:rsidRPr="0083225F" w:rsidDel="00D57564" w14:paraId="220CC49E" w14:textId="4DA707C0" w:rsidTr="0083225F">
        <w:trPr>
          <w:trHeight w:val="360"/>
          <w:del w:id="191" w:author="Wariimi Karingi" w:date="2025-11-26T15:34:00Z" w16du:dateUtc="2025-11-26T05:04:00Z"/>
        </w:trPr>
        <w:tc>
          <w:tcPr>
            <w:tcW w:w="2160" w:type="dxa"/>
            <w:vMerge w:val="restart"/>
            <w:tcBorders>
              <w:top w:val="single" w:sz="12" w:space="0" w:color="auto"/>
              <w:bottom w:val="nil"/>
            </w:tcBorders>
            <w:shd w:val="clear" w:color="auto" w:fill="FFFFFF" w:themeFill="background1"/>
            <w:hideMark/>
          </w:tcPr>
          <w:p w14:paraId="15F53768" w14:textId="5A1E5034" w:rsidR="0083225F" w:rsidRPr="0083225F" w:rsidDel="00D57564" w:rsidRDefault="0083225F" w:rsidP="0083225F">
            <w:pPr>
              <w:spacing w:after="0" w:line="240" w:lineRule="auto"/>
              <w:jc w:val="left"/>
              <w:rPr>
                <w:del w:id="192" w:author="Wariimi Karingi" w:date="2025-11-26T15:34:00Z" w16du:dateUtc="2025-11-26T05:04:00Z"/>
                <w:rFonts w:eastAsia="Times New Roman" w:cs="Times New Roman"/>
                <w:szCs w:val="24"/>
              </w:rPr>
            </w:pPr>
            <w:del w:id="193" w:author="Wariimi Karingi" w:date="2025-11-26T15:34:00Z" w16du:dateUtc="2025-11-26T05:04:00Z">
              <w:r w:rsidRPr="0083225F" w:rsidDel="00D57564">
                <w:rPr>
                  <w:rFonts w:eastAsia="Times New Roman" w:cs="Times New Roman"/>
                  <w:szCs w:val="24"/>
                </w:rPr>
                <w:delText>Source of help for sadness</w:delText>
              </w:r>
              <w:r w:rsidDel="00D57564">
                <w:rPr>
                  <w:rFonts w:eastAsia="Times New Roman" w:cs="Times New Roman"/>
                  <w:szCs w:val="24"/>
                </w:rPr>
                <w:delText>, a</w:delText>
              </w:r>
              <w:r w:rsidRPr="0083225F" w:rsidDel="00D57564">
                <w:rPr>
                  <w:rFonts w:eastAsia="Times New Roman" w:cs="Times New Roman"/>
                  <w:szCs w:val="24"/>
                </w:rPr>
                <w:delText>nxiety</w:delText>
              </w:r>
              <w:r w:rsidDel="00D57564">
                <w:rPr>
                  <w:rFonts w:eastAsia="Times New Roman" w:cs="Times New Roman"/>
                  <w:szCs w:val="24"/>
                </w:rPr>
                <w:delText xml:space="preserve">, </w:delText>
              </w:r>
              <w:r w:rsidRPr="0083225F" w:rsidDel="00D57564">
                <w:rPr>
                  <w:rFonts w:eastAsia="Times New Roman" w:cs="Times New Roman"/>
                  <w:szCs w:val="24"/>
                </w:rPr>
                <w:delText>depression</w:delText>
              </w:r>
            </w:del>
          </w:p>
        </w:tc>
        <w:tc>
          <w:tcPr>
            <w:tcW w:w="3060" w:type="dxa"/>
            <w:tcBorders>
              <w:top w:val="single" w:sz="12" w:space="0" w:color="auto"/>
              <w:bottom w:val="nil"/>
            </w:tcBorders>
            <w:shd w:val="clear" w:color="auto" w:fill="FFFFFF" w:themeFill="background1"/>
            <w:vAlign w:val="center"/>
            <w:hideMark/>
          </w:tcPr>
          <w:p w14:paraId="7B5B459A" w14:textId="57DCB913" w:rsidR="0083225F" w:rsidRPr="0083225F" w:rsidDel="00D57564" w:rsidRDefault="0083225F" w:rsidP="0083225F">
            <w:pPr>
              <w:spacing w:after="0" w:line="240" w:lineRule="auto"/>
              <w:jc w:val="left"/>
              <w:rPr>
                <w:del w:id="194" w:author="Wariimi Karingi" w:date="2025-11-26T15:34:00Z" w16du:dateUtc="2025-11-26T05:04:00Z"/>
                <w:rFonts w:eastAsia="Times New Roman" w:cs="Times New Roman"/>
                <w:szCs w:val="24"/>
              </w:rPr>
            </w:pPr>
            <w:del w:id="195" w:author="Wariimi Karingi" w:date="2025-11-26T15:34:00Z" w16du:dateUtc="2025-11-26T05:04:00Z">
              <w:r w:rsidRPr="0083225F" w:rsidDel="00D57564">
                <w:rPr>
                  <w:rFonts w:eastAsia="Times New Roman" w:cs="Times New Roman"/>
                  <w:szCs w:val="24"/>
                </w:rPr>
                <w:delText>Counsellor at school</w:delText>
              </w:r>
            </w:del>
          </w:p>
        </w:tc>
        <w:tc>
          <w:tcPr>
            <w:tcW w:w="1620" w:type="dxa"/>
            <w:tcBorders>
              <w:top w:val="single" w:sz="12" w:space="0" w:color="auto"/>
              <w:bottom w:val="nil"/>
            </w:tcBorders>
            <w:shd w:val="clear" w:color="auto" w:fill="FFFFFF" w:themeFill="background1"/>
            <w:noWrap/>
            <w:vAlign w:val="center"/>
            <w:hideMark/>
          </w:tcPr>
          <w:p w14:paraId="778A2751" w14:textId="3DEE8164" w:rsidR="0083225F" w:rsidRPr="0083225F" w:rsidDel="00D57564" w:rsidRDefault="0083225F" w:rsidP="0083225F">
            <w:pPr>
              <w:spacing w:after="0" w:line="240" w:lineRule="auto"/>
              <w:jc w:val="center"/>
              <w:rPr>
                <w:del w:id="196" w:author="Wariimi Karingi" w:date="2025-11-26T15:34:00Z" w16du:dateUtc="2025-11-26T05:04:00Z"/>
                <w:rFonts w:eastAsia="Times New Roman" w:cs="Times New Roman"/>
                <w:szCs w:val="24"/>
              </w:rPr>
            </w:pPr>
            <w:del w:id="197" w:author="Wariimi Karingi" w:date="2025-11-26T15:34:00Z" w16du:dateUtc="2025-11-26T05:04:00Z">
              <w:r w:rsidRPr="0083225F" w:rsidDel="00D57564">
                <w:rPr>
                  <w:rFonts w:eastAsia="Times New Roman" w:cs="Times New Roman"/>
                  <w:szCs w:val="24"/>
                </w:rPr>
                <w:delText>34</w:delText>
              </w:r>
            </w:del>
          </w:p>
        </w:tc>
        <w:tc>
          <w:tcPr>
            <w:tcW w:w="2060" w:type="dxa"/>
            <w:tcBorders>
              <w:top w:val="single" w:sz="12" w:space="0" w:color="auto"/>
              <w:bottom w:val="nil"/>
            </w:tcBorders>
            <w:shd w:val="clear" w:color="auto" w:fill="FFFFFF" w:themeFill="background1"/>
            <w:noWrap/>
            <w:vAlign w:val="center"/>
            <w:hideMark/>
          </w:tcPr>
          <w:p w14:paraId="0A1350BB" w14:textId="0B296226" w:rsidR="0083225F" w:rsidRPr="0083225F" w:rsidDel="00D57564" w:rsidRDefault="0083225F" w:rsidP="0083225F">
            <w:pPr>
              <w:spacing w:after="0" w:line="240" w:lineRule="auto"/>
              <w:jc w:val="center"/>
              <w:rPr>
                <w:del w:id="198" w:author="Wariimi Karingi" w:date="2025-11-26T15:34:00Z" w16du:dateUtc="2025-11-26T05:04:00Z"/>
                <w:rFonts w:eastAsia="Times New Roman" w:cs="Times New Roman"/>
                <w:szCs w:val="24"/>
              </w:rPr>
            </w:pPr>
            <w:del w:id="199" w:author="Wariimi Karingi" w:date="2025-11-26T15:34:00Z" w16du:dateUtc="2025-11-26T05:04:00Z">
              <w:r w:rsidRPr="0083225F" w:rsidDel="00D57564">
                <w:rPr>
                  <w:rFonts w:eastAsia="Times New Roman" w:cs="Times New Roman"/>
                  <w:szCs w:val="24"/>
                </w:rPr>
                <w:delText>27.9%</w:delText>
              </w:r>
            </w:del>
          </w:p>
        </w:tc>
      </w:tr>
      <w:tr w:rsidR="0083225F" w:rsidRPr="0083225F" w:rsidDel="00D57564" w14:paraId="3BE8CD33" w14:textId="5D4EF55C" w:rsidTr="0083225F">
        <w:trPr>
          <w:trHeight w:val="360"/>
          <w:del w:id="200" w:author="Wariimi Karingi" w:date="2025-11-26T15:34:00Z" w16du:dateUtc="2025-11-26T05:04:00Z"/>
        </w:trPr>
        <w:tc>
          <w:tcPr>
            <w:tcW w:w="2160" w:type="dxa"/>
            <w:vMerge/>
            <w:tcBorders>
              <w:top w:val="nil"/>
            </w:tcBorders>
            <w:shd w:val="clear" w:color="auto" w:fill="FFFFFF" w:themeFill="background1"/>
            <w:vAlign w:val="center"/>
            <w:hideMark/>
          </w:tcPr>
          <w:p w14:paraId="5EDF9B17" w14:textId="1BE12736" w:rsidR="0083225F" w:rsidRPr="0083225F" w:rsidDel="00D57564" w:rsidRDefault="0083225F" w:rsidP="0083225F">
            <w:pPr>
              <w:spacing w:after="0" w:line="240" w:lineRule="auto"/>
              <w:jc w:val="left"/>
              <w:rPr>
                <w:del w:id="201" w:author="Wariimi Karingi" w:date="2025-11-26T15:34:00Z" w16du:dateUtc="2025-11-26T05:04:00Z"/>
                <w:rFonts w:eastAsia="Times New Roman" w:cs="Times New Roman"/>
                <w:szCs w:val="24"/>
              </w:rPr>
            </w:pPr>
          </w:p>
        </w:tc>
        <w:tc>
          <w:tcPr>
            <w:tcW w:w="3060" w:type="dxa"/>
            <w:tcBorders>
              <w:top w:val="nil"/>
            </w:tcBorders>
            <w:shd w:val="clear" w:color="auto" w:fill="FFFFFF" w:themeFill="background1"/>
            <w:vAlign w:val="center"/>
            <w:hideMark/>
          </w:tcPr>
          <w:p w14:paraId="434DBC50" w14:textId="3F8EFA2A" w:rsidR="0083225F" w:rsidRPr="0083225F" w:rsidDel="00D57564" w:rsidRDefault="0083225F" w:rsidP="0083225F">
            <w:pPr>
              <w:spacing w:after="0" w:line="240" w:lineRule="auto"/>
              <w:jc w:val="left"/>
              <w:rPr>
                <w:del w:id="202" w:author="Wariimi Karingi" w:date="2025-11-26T15:34:00Z" w16du:dateUtc="2025-11-26T05:04:00Z"/>
                <w:rFonts w:eastAsia="Times New Roman" w:cs="Times New Roman"/>
                <w:szCs w:val="24"/>
              </w:rPr>
            </w:pPr>
            <w:del w:id="203" w:author="Wariimi Karingi" w:date="2025-11-26T15:34:00Z" w16du:dateUtc="2025-11-26T05:04:00Z">
              <w:r w:rsidRPr="0083225F" w:rsidDel="00D57564">
                <w:rPr>
                  <w:rFonts w:eastAsia="Times New Roman" w:cs="Times New Roman"/>
                  <w:szCs w:val="24"/>
                </w:rPr>
                <w:delText>Religious leader</w:delText>
              </w:r>
            </w:del>
          </w:p>
        </w:tc>
        <w:tc>
          <w:tcPr>
            <w:tcW w:w="1620" w:type="dxa"/>
            <w:tcBorders>
              <w:top w:val="nil"/>
            </w:tcBorders>
            <w:shd w:val="clear" w:color="auto" w:fill="FFFFFF" w:themeFill="background1"/>
            <w:noWrap/>
            <w:vAlign w:val="center"/>
            <w:hideMark/>
          </w:tcPr>
          <w:p w14:paraId="183E25AD" w14:textId="45544060" w:rsidR="0083225F" w:rsidRPr="0083225F" w:rsidDel="00D57564" w:rsidRDefault="0083225F" w:rsidP="0083225F">
            <w:pPr>
              <w:spacing w:after="0" w:line="240" w:lineRule="auto"/>
              <w:jc w:val="center"/>
              <w:rPr>
                <w:del w:id="204" w:author="Wariimi Karingi" w:date="2025-11-26T15:34:00Z" w16du:dateUtc="2025-11-26T05:04:00Z"/>
                <w:rFonts w:eastAsia="Times New Roman" w:cs="Times New Roman"/>
                <w:szCs w:val="24"/>
              </w:rPr>
            </w:pPr>
            <w:del w:id="205" w:author="Wariimi Karingi" w:date="2025-11-26T15:34:00Z" w16du:dateUtc="2025-11-26T05:04:00Z">
              <w:r w:rsidRPr="0083225F" w:rsidDel="00D57564">
                <w:rPr>
                  <w:rFonts w:eastAsia="Times New Roman" w:cs="Times New Roman"/>
                  <w:szCs w:val="24"/>
                </w:rPr>
                <w:delText>11</w:delText>
              </w:r>
            </w:del>
          </w:p>
        </w:tc>
        <w:tc>
          <w:tcPr>
            <w:tcW w:w="2060" w:type="dxa"/>
            <w:tcBorders>
              <w:top w:val="nil"/>
            </w:tcBorders>
            <w:shd w:val="clear" w:color="auto" w:fill="FFFFFF" w:themeFill="background1"/>
            <w:noWrap/>
            <w:vAlign w:val="center"/>
            <w:hideMark/>
          </w:tcPr>
          <w:p w14:paraId="233824CF" w14:textId="5EB4E8AC" w:rsidR="0083225F" w:rsidRPr="0083225F" w:rsidDel="00D57564" w:rsidRDefault="0083225F" w:rsidP="0083225F">
            <w:pPr>
              <w:spacing w:after="0" w:line="240" w:lineRule="auto"/>
              <w:jc w:val="center"/>
              <w:rPr>
                <w:del w:id="206" w:author="Wariimi Karingi" w:date="2025-11-26T15:34:00Z" w16du:dateUtc="2025-11-26T05:04:00Z"/>
                <w:rFonts w:eastAsia="Times New Roman" w:cs="Times New Roman"/>
                <w:szCs w:val="24"/>
              </w:rPr>
            </w:pPr>
            <w:del w:id="207" w:author="Wariimi Karingi" w:date="2025-11-26T15:34:00Z" w16du:dateUtc="2025-11-26T05:04:00Z">
              <w:r w:rsidRPr="0083225F" w:rsidDel="00D57564">
                <w:rPr>
                  <w:rFonts w:eastAsia="Times New Roman" w:cs="Times New Roman"/>
                  <w:szCs w:val="24"/>
                </w:rPr>
                <w:delText>9.0%</w:delText>
              </w:r>
            </w:del>
          </w:p>
        </w:tc>
      </w:tr>
      <w:tr w:rsidR="0083225F" w:rsidRPr="0083225F" w:rsidDel="00D57564" w14:paraId="4F925182" w14:textId="14FC69A7" w:rsidTr="0083225F">
        <w:trPr>
          <w:trHeight w:val="360"/>
          <w:del w:id="208" w:author="Wariimi Karingi" w:date="2025-11-26T15:34:00Z" w16du:dateUtc="2025-11-26T05:04:00Z"/>
        </w:trPr>
        <w:tc>
          <w:tcPr>
            <w:tcW w:w="2160" w:type="dxa"/>
            <w:vMerge/>
            <w:shd w:val="clear" w:color="auto" w:fill="FFFFFF" w:themeFill="background1"/>
            <w:vAlign w:val="center"/>
            <w:hideMark/>
          </w:tcPr>
          <w:p w14:paraId="6D14F99D" w14:textId="3927B352" w:rsidR="0083225F" w:rsidRPr="0083225F" w:rsidDel="00D57564" w:rsidRDefault="0083225F" w:rsidP="0083225F">
            <w:pPr>
              <w:spacing w:after="0" w:line="240" w:lineRule="auto"/>
              <w:jc w:val="left"/>
              <w:rPr>
                <w:del w:id="209" w:author="Wariimi Karingi" w:date="2025-11-26T15:34:00Z" w16du:dateUtc="2025-11-26T05:04:00Z"/>
                <w:rFonts w:eastAsia="Times New Roman" w:cs="Times New Roman"/>
                <w:szCs w:val="24"/>
              </w:rPr>
            </w:pPr>
          </w:p>
        </w:tc>
        <w:tc>
          <w:tcPr>
            <w:tcW w:w="3060" w:type="dxa"/>
            <w:shd w:val="clear" w:color="auto" w:fill="FFFFFF" w:themeFill="background1"/>
            <w:vAlign w:val="center"/>
            <w:hideMark/>
          </w:tcPr>
          <w:p w14:paraId="58B8DEF0" w14:textId="6C802080" w:rsidR="0083225F" w:rsidRPr="0083225F" w:rsidDel="00D57564" w:rsidRDefault="0083225F" w:rsidP="0083225F">
            <w:pPr>
              <w:spacing w:after="0" w:line="240" w:lineRule="auto"/>
              <w:jc w:val="left"/>
              <w:rPr>
                <w:del w:id="210" w:author="Wariimi Karingi" w:date="2025-11-26T15:34:00Z" w16du:dateUtc="2025-11-26T05:04:00Z"/>
                <w:rFonts w:eastAsia="Times New Roman" w:cs="Times New Roman"/>
                <w:szCs w:val="24"/>
              </w:rPr>
            </w:pPr>
            <w:del w:id="211" w:author="Wariimi Karingi" w:date="2025-11-26T15:34:00Z" w16du:dateUtc="2025-11-26T05:04:00Z">
              <w:r w:rsidRPr="0083225F" w:rsidDel="00D57564">
                <w:rPr>
                  <w:rFonts w:eastAsia="Times New Roman" w:cs="Times New Roman"/>
                  <w:szCs w:val="24"/>
                </w:rPr>
                <w:delText>Friend</w:delText>
              </w:r>
            </w:del>
          </w:p>
        </w:tc>
        <w:tc>
          <w:tcPr>
            <w:tcW w:w="1620" w:type="dxa"/>
            <w:shd w:val="clear" w:color="auto" w:fill="FFFFFF" w:themeFill="background1"/>
            <w:noWrap/>
            <w:vAlign w:val="center"/>
            <w:hideMark/>
          </w:tcPr>
          <w:p w14:paraId="474D9466" w14:textId="62F177A3" w:rsidR="0083225F" w:rsidRPr="0083225F" w:rsidDel="00D57564" w:rsidRDefault="0083225F" w:rsidP="0083225F">
            <w:pPr>
              <w:spacing w:after="0" w:line="240" w:lineRule="auto"/>
              <w:jc w:val="center"/>
              <w:rPr>
                <w:del w:id="212" w:author="Wariimi Karingi" w:date="2025-11-26T15:34:00Z" w16du:dateUtc="2025-11-26T05:04:00Z"/>
                <w:rFonts w:eastAsia="Times New Roman" w:cs="Times New Roman"/>
                <w:szCs w:val="24"/>
              </w:rPr>
            </w:pPr>
            <w:del w:id="213" w:author="Wariimi Karingi" w:date="2025-11-26T15:34:00Z" w16du:dateUtc="2025-11-26T05:04:00Z">
              <w:r w:rsidRPr="0083225F" w:rsidDel="00D57564">
                <w:rPr>
                  <w:rFonts w:eastAsia="Times New Roman" w:cs="Times New Roman"/>
                  <w:szCs w:val="24"/>
                </w:rPr>
                <w:delText>13</w:delText>
              </w:r>
            </w:del>
          </w:p>
        </w:tc>
        <w:tc>
          <w:tcPr>
            <w:tcW w:w="2060" w:type="dxa"/>
            <w:shd w:val="clear" w:color="auto" w:fill="FFFFFF" w:themeFill="background1"/>
            <w:noWrap/>
            <w:vAlign w:val="center"/>
            <w:hideMark/>
          </w:tcPr>
          <w:p w14:paraId="0642E686" w14:textId="4288CBBA" w:rsidR="0083225F" w:rsidRPr="0083225F" w:rsidDel="00D57564" w:rsidRDefault="0083225F" w:rsidP="0083225F">
            <w:pPr>
              <w:spacing w:after="0" w:line="240" w:lineRule="auto"/>
              <w:jc w:val="center"/>
              <w:rPr>
                <w:del w:id="214" w:author="Wariimi Karingi" w:date="2025-11-26T15:34:00Z" w16du:dateUtc="2025-11-26T05:04:00Z"/>
                <w:rFonts w:eastAsia="Times New Roman" w:cs="Times New Roman"/>
                <w:szCs w:val="24"/>
              </w:rPr>
            </w:pPr>
            <w:del w:id="215" w:author="Wariimi Karingi" w:date="2025-11-26T15:34:00Z" w16du:dateUtc="2025-11-26T05:04:00Z">
              <w:r w:rsidRPr="0083225F" w:rsidDel="00D57564">
                <w:rPr>
                  <w:rFonts w:eastAsia="Times New Roman" w:cs="Times New Roman"/>
                  <w:szCs w:val="24"/>
                </w:rPr>
                <w:delText>10.7%</w:delText>
              </w:r>
            </w:del>
          </w:p>
        </w:tc>
      </w:tr>
      <w:tr w:rsidR="0083225F" w:rsidRPr="0083225F" w:rsidDel="00D57564" w14:paraId="2D86E3D7" w14:textId="7A6F4049" w:rsidTr="0083225F">
        <w:trPr>
          <w:trHeight w:val="360"/>
          <w:del w:id="216" w:author="Wariimi Karingi" w:date="2025-11-26T15:34:00Z" w16du:dateUtc="2025-11-26T05:04:00Z"/>
        </w:trPr>
        <w:tc>
          <w:tcPr>
            <w:tcW w:w="2160" w:type="dxa"/>
            <w:vMerge/>
            <w:shd w:val="clear" w:color="auto" w:fill="FFFFFF" w:themeFill="background1"/>
            <w:vAlign w:val="center"/>
            <w:hideMark/>
          </w:tcPr>
          <w:p w14:paraId="3B4DD639" w14:textId="326DDF4B" w:rsidR="0083225F" w:rsidRPr="0083225F" w:rsidDel="00D57564" w:rsidRDefault="0083225F" w:rsidP="0083225F">
            <w:pPr>
              <w:spacing w:after="0" w:line="240" w:lineRule="auto"/>
              <w:jc w:val="left"/>
              <w:rPr>
                <w:del w:id="217" w:author="Wariimi Karingi" w:date="2025-11-26T15:34:00Z" w16du:dateUtc="2025-11-26T05:04:00Z"/>
                <w:rFonts w:eastAsia="Times New Roman" w:cs="Times New Roman"/>
                <w:szCs w:val="24"/>
              </w:rPr>
            </w:pPr>
          </w:p>
        </w:tc>
        <w:tc>
          <w:tcPr>
            <w:tcW w:w="3060" w:type="dxa"/>
            <w:shd w:val="clear" w:color="auto" w:fill="FFFFFF" w:themeFill="background1"/>
            <w:vAlign w:val="center"/>
            <w:hideMark/>
          </w:tcPr>
          <w:p w14:paraId="3420150F" w14:textId="1DFEE5B5" w:rsidR="0083225F" w:rsidRPr="0083225F" w:rsidDel="00D57564" w:rsidRDefault="0083225F" w:rsidP="0083225F">
            <w:pPr>
              <w:spacing w:after="0" w:line="240" w:lineRule="auto"/>
              <w:jc w:val="left"/>
              <w:rPr>
                <w:del w:id="218" w:author="Wariimi Karingi" w:date="2025-11-26T15:34:00Z" w16du:dateUtc="2025-11-26T05:04:00Z"/>
                <w:rFonts w:eastAsia="Times New Roman" w:cs="Times New Roman"/>
                <w:szCs w:val="24"/>
              </w:rPr>
            </w:pPr>
            <w:del w:id="219" w:author="Wariimi Karingi" w:date="2025-11-26T15:34:00Z" w16du:dateUtc="2025-11-26T05:04:00Z">
              <w:r w:rsidRPr="0083225F" w:rsidDel="00D57564">
                <w:rPr>
                  <w:rFonts w:eastAsia="Times New Roman" w:cs="Times New Roman"/>
                  <w:szCs w:val="24"/>
                </w:rPr>
                <w:delText>Teacher</w:delText>
              </w:r>
            </w:del>
          </w:p>
        </w:tc>
        <w:tc>
          <w:tcPr>
            <w:tcW w:w="1620" w:type="dxa"/>
            <w:shd w:val="clear" w:color="auto" w:fill="FFFFFF" w:themeFill="background1"/>
            <w:noWrap/>
            <w:vAlign w:val="center"/>
            <w:hideMark/>
          </w:tcPr>
          <w:p w14:paraId="4DD4BDCF" w14:textId="7D310DA4" w:rsidR="0083225F" w:rsidRPr="0083225F" w:rsidDel="00D57564" w:rsidRDefault="0083225F" w:rsidP="0083225F">
            <w:pPr>
              <w:spacing w:after="0" w:line="240" w:lineRule="auto"/>
              <w:jc w:val="center"/>
              <w:rPr>
                <w:del w:id="220" w:author="Wariimi Karingi" w:date="2025-11-26T15:34:00Z" w16du:dateUtc="2025-11-26T05:04:00Z"/>
                <w:rFonts w:eastAsia="Times New Roman" w:cs="Times New Roman"/>
                <w:szCs w:val="24"/>
              </w:rPr>
            </w:pPr>
            <w:del w:id="221" w:author="Wariimi Karingi" w:date="2025-11-26T15:34:00Z" w16du:dateUtc="2025-11-26T05:04:00Z">
              <w:r w:rsidRPr="0083225F" w:rsidDel="00D57564">
                <w:rPr>
                  <w:rFonts w:eastAsia="Times New Roman" w:cs="Times New Roman"/>
                  <w:szCs w:val="24"/>
                </w:rPr>
                <w:delText>15</w:delText>
              </w:r>
            </w:del>
          </w:p>
        </w:tc>
        <w:tc>
          <w:tcPr>
            <w:tcW w:w="2060" w:type="dxa"/>
            <w:shd w:val="clear" w:color="auto" w:fill="FFFFFF" w:themeFill="background1"/>
            <w:noWrap/>
            <w:vAlign w:val="center"/>
            <w:hideMark/>
          </w:tcPr>
          <w:p w14:paraId="75829479" w14:textId="3E3E632B" w:rsidR="0083225F" w:rsidRPr="0083225F" w:rsidDel="00D57564" w:rsidRDefault="0083225F" w:rsidP="0083225F">
            <w:pPr>
              <w:spacing w:after="0" w:line="240" w:lineRule="auto"/>
              <w:jc w:val="center"/>
              <w:rPr>
                <w:del w:id="222" w:author="Wariimi Karingi" w:date="2025-11-26T15:34:00Z" w16du:dateUtc="2025-11-26T05:04:00Z"/>
                <w:rFonts w:eastAsia="Times New Roman" w:cs="Times New Roman"/>
                <w:szCs w:val="24"/>
              </w:rPr>
            </w:pPr>
            <w:del w:id="223" w:author="Wariimi Karingi" w:date="2025-11-26T15:34:00Z" w16du:dateUtc="2025-11-26T05:04:00Z">
              <w:r w:rsidRPr="0083225F" w:rsidDel="00D57564">
                <w:rPr>
                  <w:rFonts w:eastAsia="Times New Roman" w:cs="Times New Roman"/>
                  <w:szCs w:val="24"/>
                </w:rPr>
                <w:delText>12.3%</w:delText>
              </w:r>
            </w:del>
          </w:p>
        </w:tc>
      </w:tr>
      <w:tr w:rsidR="0083225F" w:rsidRPr="0083225F" w:rsidDel="00D57564" w14:paraId="28C10ADD" w14:textId="25EF5FB7" w:rsidTr="0083225F">
        <w:trPr>
          <w:trHeight w:val="360"/>
          <w:del w:id="224" w:author="Wariimi Karingi" w:date="2025-11-26T15:34:00Z" w16du:dateUtc="2025-11-26T05:04:00Z"/>
        </w:trPr>
        <w:tc>
          <w:tcPr>
            <w:tcW w:w="2160" w:type="dxa"/>
            <w:vMerge/>
            <w:shd w:val="clear" w:color="auto" w:fill="FFFFFF" w:themeFill="background1"/>
            <w:vAlign w:val="center"/>
            <w:hideMark/>
          </w:tcPr>
          <w:p w14:paraId="2ADF6894" w14:textId="19021E4B" w:rsidR="0083225F" w:rsidRPr="0083225F" w:rsidDel="00D57564" w:rsidRDefault="0083225F" w:rsidP="0083225F">
            <w:pPr>
              <w:spacing w:after="0" w:line="240" w:lineRule="auto"/>
              <w:jc w:val="left"/>
              <w:rPr>
                <w:del w:id="225" w:author="Wariimi Karingi" w:date="2025-11-26T15:34:00Z" w16du:dateUtc="2025-11-26T05:04:00Z"/>
                <w:rFonts w:eastAsia="Times New Roman" w:cs="Times New Roman"/>
                <w:szCs w:val="24"/>
              </w:rPr>
            </w:pPr>
          </w:p>
        </w:tc>
        <w:tc>
          <w:tcPr>
            <w:tcW w:w="3060" w:type="dxa"/>
            <w:shd w:val="clear" w:color="auto" w:fill="FFFFFF" w:themeFill="background1"/>
            <w:vAlign w:val="center"/>
            <w:hideMark/>
          </w:tcPr>
          <w:p w14:paraId="57BBB574" w14:textId="15E581E6" w:rsidR="0083225F" w:rsidRPr="0083225F" w:rsidDel="00D57564" w:rsidRDefault="0083225F" w:rsidP="0083225F">
            <w:pPr>
              <w:spacing w:after="0" w:line="240" w:lineRule="auto"/>
              <w:jc w:val="left"/>
              <w:rPr>
                <w:del w:id="226" w:author="Wariimi Karingi" w:date="2025-11-26T15:34:00Z" w16du:dateUtc="2025-11-26T05:04:00Z"/>
                <w:rFonts w:eastAsia="Times New Roman" w:cs="Times New Roman"/>
                <w:szCs w:val="24"/>
              </w:rPr>
            </w:pPr>
            <w:del w:id="227" w:author="Wariimi Karingi" w:date="2025-11-26T15:34:00Z" w16du:dateUtc="2025-11-26T05:04:00Z">
              <w:r w:rsidRPr="0083225F" w:rsidDel="00D57564">
                <w:rPr>
                  <w:rFonts w:eastAsia="Times New Roman" w:cs="Times New Roman"/>
                  <w:szCs w:val="24"/>
                </w:rPr>
                <w:delText>Parent</w:delText>
              </w:r>
            </w:del>
          </w:p>
        </w:tc>
        <w:tc>
          <w:tcPr>
            <w:tcW w:w="1620" w:type="dxa"/>
            <w:shd w:val="clear" w:color="auto" w:fill="FFFFFF" w:themeFill="background1"/>
            <w:noWrap/>
            <w:vAlign w:val="center"/>
            <w:hideMark/>
          </w:tcPr>
          <w:p w14:paraId="572D0C1D" w14:textId="5D15EBAA" w:rsidR="0083225F" w:rsidRPr="0083225F" w:rsidDel="00D57564" w:rsidRDefault="0083225F" w:rsidP="0083225F">
            <w:pPr>
              <w:spacing w:after="0" w:line="240" w:lineRule="auto"/>
              <w:jc w:val="center"/>
              <w:rPr>
                <w:del w:id="228" w:author="Wariimi Karingi" w:date="2025-11-26T15:34:00Z" w16du:dateUtc="2025-11-26T05:04:00Z"/>
                <w:rFonts w:eastAsia="Times New Roman" w:cs="Times New Roman"/>
                <w:szCs w:val="24"/>
              </w:rPr>
            </w:pPr>
            <w:del w:id="229" w:author="Wariimi Karingi" w:date="2025-11-26T15:34:00Z" w16du:dateUtc="2025-11-26T05:04:00Z">
              <w:r w:rsidRPr="0083225F" w:rsidDel="00D57564">
                <w:rPr>
                  <w:rFonts w:eastAsia="Times New Roman" w:cs="Times New Roman"/>
                  <w:szCs w:val="24"/>
                </w:rPr>
                <w:delText>7</w:delText>
              </w:r>
            </w:del>
          </w:p>
        </w:tc>
        <w:tc>
          <w:tcPr>
            <w:tcW w:w="2060" w:type="dxa"/>
            <w:shd w:val="clear" w:color="auto" w:fill="FFFFFF" w:themeFill="background1"/>
            <w:noWrap/>
            <w:vAlign w:val="center"/>
            <w:hideMark/>
          </w:tcPr>
          <w:p w14:paraId="7636A0BB" w14:textId="426B357A" w:rsidR="0083225F" w:rsidRPr="0083225F" w:rsidDel="00D57564" w:rsidRDefault="0083225F" w:rsidP="0083225F">
            <w:pPr>
              <w:spacing w:after="0" w:line="240" w:lineRule="auto"/>
              <w:jc w:val="center"/>
              <w:rPr>
                <w:del w:id="230" w:author="Wariimi Karingi" w:date="2025-11-26T15:34:00Z" w16du:dateUtc="2025-11-26T05:04:00Z"/>
                <w:rFonts w:eastAsia="Times New Roman" w:cs="Times New Roman"/>
                <w:szCs w:val="24"/>
              </w:rPr>
            </w:pPr>
            <w:del w:id="231" w:author="Wariimi Karingi" w:date="2025-11-26T15:34:00Z" w16du:dateUtc="2025-11-26T05:04:00Z">
              <w:r w:rsidRPr="0083225F" w:rsidDel="00D57564">
                <w:rPr>
                  <w:rFonts w:eastAsia="Times New Roman" w:cs="Times New Roman"/>
                  <w:szCs w:val="24"/>
                </w:rPr>
                <w:delText>5.7%</w:delText>
              </w:r>
            </w:del>
          </w:p>
        </w:tc>
      </w:tr>
      <w:tr w:rsidR="0083225F" w:rsidRPr="0083225F" w:rsidDel="00D57564" w14:paraId="5431ACD5" w14:textId="1D38B17E" w:rsidTr="0083225F">
        <w:trPr>
          <w:trHeight w:val="360"/>
          <w:del w:id="232" w:author="Wariimi Karingi" w:date="2025-11-26T15:34:00Z" w16du:dateUtc="2025-11-26T05:04:00Z"/>
        </w:trPr>
        <w:tc>
          <w:tcPr>
            <w:tcW w:w="2160" w:type="dxa"/>
            <w:vMerge/>
            <w:shd w:val="clear" w:color="auto" w:fill="FFFFFF" w:themeFill="background1"/>
            <w:vAlign w:val="center"/>
            <w:hideMark/>
          </w:tcPr>
          <w:p w14:paraId="10CA8D8A" w14:textId="6B37B383" w:rsidR="0083225F" w:rsidRPr="0083225F" w:rsidDel="00D57564" w:rsidRDefault="0083225F" w:rsidP="0083225F">
            <w:pPr>
              <w:spacing w:after="0" w:line="240" w:lineRule="auto"/>
              <w:jc w:val="left"/>
              <w:rPr>
                <w:del w:id="233" w:author="Wariimi Karingi" w:date="2025-11-26T15:34:00Z" w16du:dateUtc="2025-11-26T05:04:00Z"/>
                <w:rFonts w:eastAsia="Times New Roman" w:cs="Times New Roman"/>
                <w:szCs w:val="24"/>
              </w:rPr>
            </w:pPr>
          </w:p>
        </w:tc>
        <w:tc>
          <w:tcPr>
            <w:tcW w:w="3060" w:type="dxa"/>
            <w:shd w:val="clear" w:color="auto" w:fill="FFFFFF" w:themeFill="background1"/>
            <w:vAlign w:val="center"/>
            <w:hideMark/>
          </w:tcPr>
          <w:p w14:paraId="45A4A506" w14:textId="2866CA26" w:rsidR="0083225F" w:rsidRPr="0083225F" w:rsidDel="00D57564" w:rsidRDefault="0083225F" w:rsidP="0083225F">
            <w:pPr>
              <w:spacing w:after="0" w:line="240" w:lineRule="auto"/>
              <w:jc w:val="left"/>
              <w:rPr>
                <w:del w:id="234" w:author="Wariimi Karingi" w:date="2025-11-26T15:34:00Z" w16du:dateUtc="2025-11-26T05:04:00Z"/>
                <w:rFonts w:eastAsia="Times New Roman" w:cs="Times New Roman"/>
                <w:szCs w:val="24"/>
              </w:rPr>
            </w:pPr>
            <w:del w:id="235" w:author="Wariimi Karingi" w:date="2025-11-26T15:34:00Z" w16du:dateUtc="2025-11-26T05:04:00Z">
              <w:r w:rsidRPr="0083225F" w:rsidDel="00D57564">
                <w:rPr>
                  <w:rFonts w:eastAsia="Times New Roman" w:cs="Times New Roman"/>
                  <w:szCs w:val="24"/>
                </w:rPr>
                <w:delText>Sibling</w:delText>
              </w:r>
            </w:del>
          </w:p>
        </w:tc>
        <w:tc>
          <w:tcPr>
            <w:tcW w:w="1620" w:type="dxa"/>
            <w:shd w:val="clear" w:color="auto" w:fill="FFFFFF" w:themeFill="background1"/>
            <w:noWrap/>
            <w:vAlign w:val="center"/>
            <w:hideMark/>
          </w:tcPr>
          <w:p w14:paraId="585BB25E" w14:textId="03914229" w:rsidR="0083225F" w:rsidRPr="0083225F" w:rsidDel="00D57564" w:rsidRDefault="0083225F" w:rsidP="0083225F">
            <w:pPr>
              <w:spacing w:after="0" w:line="240" w:lineRule="auto"/>
              <w:jc w:val="center"/>
              <w:rPr>
                <w:del w:id="236" w:author="Wariimi Karingi" w:date="2025-11-26T15:34:00Z" w16du:dateUtc="2025-11-26T05:04:00Z"/>
                <w:rFonts w:eastAsia="Times New Roman" w:cs="Times New Roman"/>
                <w:szCs w:val="24"/>
              </w:rPr>
            </w:pPr>
            <w:del w:id="237" w:author="Wariimi Karingi" w:date="2025-11-26T15:34:00Z" w16du:dateUtc="2025-11-26T05:04:00Z">
              <w:r w:rsidRPr="0083225F" w:rsidDel="00D57564">
                <w:rPr>
                  <w:rFonts w:eastAsia="Times New Roman" w:cs="Times New Roman"/>
                  <w:szCs w:val="24"/>
                </w:rPr>
                <w:delText>4</w:delText>
              </w:r>
            </w:del>
          </w:p>
        </w:tc>
        <w:tc>
          <w:tcPr>
            <w:tcW w:w="2060" w:type="dxa"/>
            <w:shd w:val="clear" w:color="auto" w:fill="FFFFFF" w:themeFill="background1"/>
            <w:noWrap/>
            <w:vAlign w:val="center"/>
            <w:hideMark/>
          </w:tcPr>
          <w:p w14:paraId="50D69C29" w14:textId="057CBBAE" w:rsidR="0083225F" w:rsidRPr="0083225F" w:rsidDel="00D57564" w:rsidRDefault="0083225F" w:rsidP="0083225F">
            <w:pPr>
              <w:spacing w:after="0" w:line="240" w:lineRule="auto"/>
              <w:jc w:val="center"/>
              <w:rPr>
                <w:del w:id="238" w:author="Wariimi Karingi" w:date="2025-11-26T15:34:00Z" w16du:dateUtc="2025-11-26T05:04:00Z"/>
                <w:rFonts w:eastAsia="Times New Roman" w:cs="Times New Roman"/>
                <w:szCs w:val="24"/>
              </w:rPr>
            </w:pPr>
            <w:del w:id="239" w:author="Wariimi Karingi" w:date="2025-11-26T15:34:00Z" w16du:dateUtc="2025-11-26T05:04:00Z">
              <w:r w:rsidRPr="0083225F" w:rsidDel="00D57564">
                <w:rPr>
                  <w:rFonts w:eastAsia="Times New Roman" w:cs="Times New Roman"/>
                  <w:szCs w:val="24"/>
                </w:rPr>
                <w:delText>3.3%</w:delText>
              </w:r>
            </w:del>
          </w:p>
        </w:tc>
      </w:tr>
      <w:tr w:rsidR="0083225F" w:rsidRPr="0083225F" w:rsidDel="00D57564" w14:paraId="7BB0666E" w14:textId="512B93A3" w:rsidTr="0083225F">
        <w:trPr>
          <w:trHeight w:val="360"/>
          <w:del w:id="240" w:author="Wariimi Karingi" w:date="2025-11-26T15:34:00Z" w16du:dateUtc="2025-11-26T05:04:00Z"/>
        </w:trPr>
        <w:tc>
          <w:tcPr>
            <w:tcW w:w="2160" w:type="dxa"/>
            <w:vMerge/>
            <w:shd w:val="clear" w:color="auto" w:fill="FFFFFF" w:themeFill="background1"/>
            <w:vAlign w:val="center"/>
            <w:hideMark/>
          </w:tcPr>
          <w:p w14:paraId="10C03C5A" w14:textId="22FDF9DB" w:rsidR="0083225F" w:rsidRPr="0083225F" w:rsidDel="00D57564" w:rsidRDefault="0083225F" w:rsidP="0083225F">
            <w:pPr>
              <w:spacing w:after="0" w:line="240" w:lineRule="auto"/>
              <w:jc w:val="left"/>
              <w:rPr>
                <w:del w:id="241" w:author="Wariimi Karingi" w:date="2025-11-26T15:34:00Z" w16du:dateUtc="2025-11-26T05:04:00Z"/>
                <w:rFonts w:eastAsia="Times New Roman" w:cs="Times New Roman"/>
                <w:szCs w:val="24"/>
              </w:rPr>
            </w:pPr>
          </w:p>
        </w:tc>
        <w:tc>
          <w:tcPr>
            <w:tcW w:w="3060" w:type="dxa"/>
            <w:shd w:val="clear" w:color="auto" w:fill="FFFFFF" w:themeFill="background1"/>
            <w:vAlign w:val="center"/>
            <w:hideMark/>
          </w:tcPr>
          <w:p w14:paraId="39D7FB6C" w14:textId="7D98BCAE" w:rsidR="0083225F" w:rsidRPr="0083225F" w:rsidDel="00D57564" w:rsidRDefault="0083225F" w:rsidP="0083225F">
            <w:pPr>
              <w:spacing w:after="0" w:line="240" w:lineRule="auto"/>
              <w:jc w:val="left"/>
              <w:rPr>
                <w:del w:id="242" w:author="Wariimi Karingi" w:date="2025-11-26T15:34:00Z" w16du:dateUtc="2025-11-26T05:04:00Z"/>
                <w:rFonts w:eastAsia="Times New Roman" w:cs="Times New Roman"/>
                <w:szCs w:val="24"/>
              </w:rPr>
            </w:pPr>
            <w:del w:id="243" w:author="Wariimi Karingi" w:date="2025-11-26T15:34:00Z" w16du:dateUtc="2025-11-26T05:04:00Z">
              <w:r w:rsidRPr="0083225F" w:rsidDel="00D57564">
                <w:rPr>
                  <w:rFonts w:eastAsia="Times New Roman" w:cs="Times New Roman"/>
                  <w:szCs w:val="24"/>
                </w:rPr>
                <w:delText>Counsellor at hospital</w:delText>
              </w:r>
            </w:del>
          </w:p>
        </w:tc>
        <w:tc>
          <w:tcPr>
            <w:tcW w:w="1620" w:type="dxa"/>
            <w:shd w:val="clear" w:color="auto" w:fill="FFFFFF" w:themeFill="background1"/>
            <w:noWrap/>
            <w:vAlign w:val="center"/>
            <w:hideMark/>
          </w:tcPr>
          <w:p w14:paraId="2DD536F3" w14:textId="678AC641" w:rsidR="0083225F" w:rsidRPr="0083225F" w:rsidDel="00D57564" w:rsidRDefault="0083225F" w:rsidP="0083225F">
            <w:pPr>
              <w:spacing w:after="0" w:line="240" w:lineRule="auto"/>
              <w:jc w:val="center"/>
              <w:rPr>
                <w:del w:id="244" w:author="Wariimi Karingi" w:date="2025-11-26T15:34:00Z" w16du:dateUtc="2025-11-26T05:04:00Z"/>
                <w:rFonts w:eastAsia="Times New Roman" w:cs="Times New Roman"/>
                <w:szCs w:val="24"/>
              </w:rPr>
            </w:pPr>
            <w:del w:id="245" w:author="Wariimi Karingi" w:date="2025-11-26T15:34:00Z" w16du:dateUtc="2025-11-26T05:04:00Z">
              <w:r w:rsidRPr="0083225F" w:rsidDel="00D57564">
                <w:rPr>
                  <w:rFonts w:eastAsia="Times New Roman" w:cs="Times New Roman"/>
                  <w:szCs w:val="24"/>
                </w:rPr>
                <w:delText>6</w:delText>
              </w:r>
            </w:del>
          </w:p>
        </w:tc>
        <w:tc>
          <w:tcPr>
            <w:tcW w:w="2060" w:type="dxa"/>
            <w:shd w:val="clear" w:color="auto" w:fill="FFFFFF" w:themeFill="background1"/>
            <w:noWrap/>
            <w:vAlign w:val="center"/>
            <w:hideMark/>
          </w:tcPr>
          <w:p w14:paraId="67A9E483" w14:textId="4A80FB0A" w:rsidR="0083225F" w:rsidRPr="0083225F" w:rsidDel="00D57564" w:rsidRDefault="0083225F" w:rsidP="0083225F">
            <w:pPr>
              <w:spacing w:after="0" w:line="240" w:lineRule="auto"/>
              <w:jc w:val="center"/>
              <w:rPr>
                <w:del w:id="246" w:author="Wariimi Karingi" w:date="2025-11-26T15:34:00Z" w16du:dateUtc="2025-11-26T05:04:00Z"/>
                <w:rFonts w:eastAsia="Times New Roman" w:cs="Times New Roman"/>
                <w:szCs w:val="24"/>
              </w:rPr>
            </w:pPr>
            <w:del w:id="247" w:author="Wariimi Karingi" w:date="2025-11-26T15:34:00Z" w16du:dateUtc="2025-11-26T05:04:00Z">
              <w:r w:rsidRPr="0083225F" w:rsidDel="00D57564">
                <w:rPr>
                  <w:rFonts w:eastAsia="Times New Roman" w:cs="Times New Roman"/>
                  <w:szCs w:val="24"/>
                </w:rPr>
                <w:delText>4.9%</w:delText>
              </w:r>
            </w:del>
          </w:p>
        </w:tc>
      </w:tr>
      <w:tr w:rsidR="0083225F" w:rsidRPr="0083225F" w:rsidDel="00D57564" w14:paraId="1A9CD253" w14:textId="3B256CD5" w:rsidTr="0083225F">
        <w:trPr>
          <w:trHeight w:val="360"/>
          <w:del w:id="248" w:author="Wariimi Karingi" w:date="2025-11-26T15:34:00Z" w16du:dateUtc="2025-11-26T05:04:00Z"/>
        </w:trPr>
        <w:tc>
          <w:tcPr>
            <w:tcW w:w="2160" w:type="dxa"/>
            <w:vMerge/>
            <w:shd w:val="clear" w:color="auto" w:fill="FFFFFF" w:themeFill="background1"/>
            <w:vAlign w:val="center"/>
            <w:hideMark/>
          </w:tcPr>
          <w:p w14:paraId="395678EE" w14:textId="0FCBA85D" w:rsidR="0083225F" w:rsidRPr="0083225F" w:rsidDel="00D57564" w:rsidRDefault="0083225F" w:rsidP="0083225F">
            <w:pPr>
              <w:spacing w:after="0" w:line="240" w:lineRule="auto"/>
              <w:jc w:val="left"/>
              <w:rPr>
                <w:del w:id="249" w:author="Wariimi Karingi" w:date="2025-11-26T15:34:00Z" w16du:dateUtc="2025-11-26T05:04:00Z"/>
                <w:rFonts w:eastAsia="Times New Roman" w:cs="Times New Roman"/>
                <w:szCs w:val="24"/>
              </w:rPr>
            </w:pPr>
          </w:p>
        </w:tc>
        <w:tc>
          <w:tcPr>
            <w:tcW w:w="3060" w:type="dxa"/>
            <w:shd w:val="clear" w:color="auto" w:fill="FFFFFF" w:themeFill="background1"/>
            <w:vAlign w:val="center"/>
            <w:hideMark/>
          </w:tcPr>
          <w:p w14:paraId="456A1CC0" w14:textId="01CB1C2E" w:rsidR="0083225F" w:rsidRPr="0083225F" w:rsidDel="00D57564" w:rsidRDefault="0083225F" w:rsidP="0083225F">
            <w:pPr>
              <w:spacing w:after="0" w:line="240" w:lineRule="auto"/>
              <w:jc w:val="left"/>
              <w:rPr>
                <w:del w:id="250" w:author="Wariimi Karingi" w:date="2025-11-26T15:34:00Z" w16du:dateUtc="2025-11-26T05:04:00Z"/>
                <w:rFonts w:eastAsia="Times New Roman" w:cs="Times New Roman"/>
                <w:szCs w:val="24"/>
              </w:rPr>
            </w:pPr>
            <w:del w:id="251" w:author="Wariimi Karingi" w:date="2025-11-26T15:34:00Z" w16du:dateUtc="2025-11-26T05:04:00Z">
              <w:r w:rsidRPr="0083225F" w:rsidDel="00D57564">
                <w:rPr>
                  <w:rFonts w:eastAsia="Times New Roman" w:cs="Times New Roman"/>
                  <w:szCs w:val="24"/>
                </w:rPr>
                <w:delText>Prefers staying alone</w:delText>
              </w:r>
            </w:del>
          </w:p>
        </w:tc>
        <w:tc>
          <w:tcPr>
            <w:tcW w:w="1620" w:type="dxa"/>
            <w:shd w:val="clear" w:color="auto" w:fill="FFFFFF" w:themeFill="background1"/>
            <w:noWrap/>
            <w:vAlign w:val="center"/>
            <w:hideMark/>
          </w:tcPr>
          <w:p w14:paraId="12DDC6DF" w14:textId="19A51A17" w:rsidR="0083225F" w:rsidRPr="0083225F" w:rsidDel="00D57564" w:rsidRDefault="0083225F" w:rsidP="0083225F">
            <w:pPr>
              <w:spacing w:after="0" w:line="240" w:lineRule="auto"/>
              <w:jc w:val="center"/>
              <w:rPr>
                <w:del w:id="252" w:author="Wariimi Karingi" w:date="2025-11-26T15:34:00Z" w16du:dateUtc="2025-11-26T05:04:00Z"/>
                <w:rFonts w:eastAsia="Times New Roman" w:cs="Times New Roman"/>
                <w:szCs w:val="24"/>
              </w:rPr>
            </w:pPr>
            <w:del w:id="253" w:author="Wariimi Karingi" w:date="2025-11-26T15:34:00Z" w16du:dateUtc="2025-11-26T05:04:00Z">
              <w:r w:rsidRPr="0083225F" w:rsidDel="00D57564">
                <w:rPr>
                  <w:rFonts w:eastAsia="Times New Roman" w:cs="Times New Roman"/>
                  <w:szCs w:val="24"/>
                </w:rPr>
                <w:delText>1</w:delText>
              </w:r>
            </w:del>
          </w:p>
        </w:tc>
        <w:tc>
          <w:tcPr>
            <w:tcW w:w="2060" w:type="dxa"/>
            <w:shd w:val="clear" w:color="auto" w:fill="FFFFFF" w:themeFill="background1"/>
            <w:noWrap/>
            <w:vAlign w:val="center"/>
            <w:hideMark/>
          </w:tcPr>
          <w:p w14:paraId="612319AC" w14:textId="42B1D42C" w:rsidR="0083225F" w:rsidRPr="0083225F" w:rsidDel="00D57564" w:rsidRDefault="0083225F" w:rsidP="0083225F">
            <w:pPr>
              <w:spacing w:after="0" w:line="240" w:lineRule="auto"/>
              <w:jc w:val="center"/>
              <w:rPr>
                <w:del w:id="254" w:author="Wariimi Karingi" w:date="2025-11-26T15:34:00Z" w16du:dateUtc="2025-11-26T05:04:00Z"/>
                <w:rFonts w:eastAsia="Times New Roman" w:cs="Times New Roman"/>
                <w:szCs w:val="24"/>
              </w:rPr>
            </w:pPr>
            <w:del w:id="255" w:author="Wariimi Karingi" w:date="2025-11-26T15:34:00Z" w16du:dateUtc="2025-11-26T05:04:00Z">
              <w:r w:rsidRPr="0083225F" w:rsidDel="00D57564">
                <w:rPr>
                  <w:rFonts w:eastAsia="Times New Roman" w:cs="Times New Roman"/>
                  <w:szCs w:val="24"/>
                </w:rPr>
                <w:delText>0.8%</w:delText>
              </w:r>
            </w:del>
          </w:p>
        </w:tc>
      </w:tr>
      <w:tr w:rsidR="0083225F" w:rsidRPr="0083225F" w:rsidDel="00D57564" w14:paraId="5999EBA3" w14:textId="53D32E62" w:rsidTr="0083225F">
        <w:trPr>
          <w:trHeight w:val="360"/>
          <w:del w:id="256" w:author="Wariimi Karingi" w:date="2025-11-26T15:34:00Z" w16du:dateUtc="2025-11-26T05:04:00Z"/>
        </w:trPr>
        <w:tc>
          <w:tcPr>
            <w:tcW w:w="2160" w:type="dxa"/>
            <w:vMerge/>
            <w:shd w:val="clear" w:color="auto" w:fill="FFFFFF" w:themeFill="background1"/>
            <w:vAlign w:val="center"/>
            <w:hideMark/>
          </w:tcPr>
          <w:p w14:paraId="0D3D70C7" w14:textId="25CD00D8" w:rsidR="0083225F" w:rsidRPr="0083225F" w:rsidDel="00D57564" w:rsidRDefault="0083225F" w:rsidP="0083225F">
            <w:pPr>
              <w:spacing w:after="0" w:line="240" w:lineRule="auto"/>
              <w:jc w:val="left"/>
              <w:rPr>
                <w:del w:id="257" w:author="Wariimi Karingi" w:date="2025-11-26T15:34:00Z" w16du:dateUtc="2025-11-26T05:04:00Z"/>
                <w:rFonts w:eastAsia="Times New Roman" w:cs="Times New Roman"/>
                <w:szCs w:val="24"/>
              </w:rPr>
            </w:pPr>
          </w:p>
        </w:tc>
        <w:tc>
          <w:tcPr>
            <w:tcW w:w="3060" w:type="dxa"/>
            <w:shd w:val="clear" w:color="auto" w:fill="FFFFFF" w:themeFill="background1"/>
            <w:vAlign w:val="center"/>
            <w:hideMark/>
          </w:tcPr>
          <w:p w14:paraId="091C45BB" w14:textId="3718C864" w:rsidR="0083225F" w:rsidRPr="0083225F" w:rsidDel="00D57564" w:rsidRDefault="0083225F" w:rsidP="0083225F">
            <w:pPr>
              <w:spacing w:after="0" w:line="240" w:lineRule="auto"/>
              <w:jc w:val="left"/>
              <w:rPr>
                <w:del w:id="258" w:author="Wariimi Karingi" w:date="2025-11-26T15:34:00Z" w16du:dateUtc="2025-11-26T05:04:00Z"/>
                <w:rFonts w:eastAsia="Times New Roman" w:cs="Times New Roman"/>
                <w:szCs w:val="24"/>
              </w:rPr>
            </w:pPr>
            <w:del w:id="259" w:author="Wariimi Karingi" w:date="2025-11-26T15:34:00Z" w16du:dateUtc="2025-11-26T05:04:00Z">
              <w:r w:rsidRPr="0083225F" w:rsidDel="00D57564">
                <w:rPr>
                  <w:rFonts w:eastAsia="Times New Roman" w:cs="Times New Roman"/>
                  <w:szCs w:val="24"/>
                </w:rPr>
                <w:delText>Never experienced sadness</w:delText>
              </w:r>
            </w:del>
          </w:p>
        </w:tc>
        <w:tc>
          <w:tcPr>
            <w:tcW w:w="1620" w:type="dxa"/>
            <w:shd w:val="clear" w:color="auto" w:fill="FFFFFF" w:themeFill="background1"/>
            <w:noWrap/>
            <w:vAlign w:val="center"/>
            <w:hideMark/>
          </w:tcPr>
          <w:p w14:paraId="1CABDCB2" w14:textId="5A0BA092" w:rsidR="0083225F" w:rsidRPr="0083225F" w:rsidDel="00D57564" w:rsidRDefault="0083225F" w:rsidP="0083225F">
            <w:pPr>
              <w:spacing w:after="0" w:line="240" w:lineRule="auto"/>
              <w:jc w:val="center"/>
              <w:rPr>
                <w:del w:id="260" w:author="Wariimi Karingi" w:date="2025-11-26T15:34:00Z" w16du:dateUtc="2025-11-26T05:04:00Z"/>
                <w:rFonts w:eastAsia="Times New Roman" w:cs="Times New Roman"/>
                <w:szCs w:val="24"/>
              </w:rPr>
            </w:pPr>
            <w:del w:id="261" w:author="Wariimi Karingi" w:date="2025-11-26T15:34:00Z" w16du:dateUtc="2025-11-26T05:04:00Z">
              <w:r w:rsidRPr="0083225F" w:rsidDel="00D57564">
                <w:rPr>
                  <w:rFonts w:eastAsia="Times New Roman" w:cs="Times New Roman"/>
                  <w:szCs w:val="24"/>
                </w:rPr>
                <w:delText>17</w:delText>
              </w:r>
            </w:del>
          </w:p>
        </w:tc>
        <w:tc>
          <w:tcPr>
            <w:tcW w:w="2060" w:type="dxa"/>
            <w:shd w:val="clear" w:color="auto" w:fill="FFFFFF" w:themeFill="background1"/>
            <w:noWrap/>
            <w:vAlign w:val="center"/>
            <w:hideMark/>
          </w:tcPr>
          <w:p w14:paraId="083E5044" w14:textId="4885E5F1" w:rsidR="0083225F" w:rsidRPr="0083225F" w:rsidDel="00D57564" w:rsidRDefault="0083225F" w:rsidP="0083225F">
            <w:pPr>
              <w:spacing w:after="0" w:line="240" w:lineRule="auto"/>
              <w:jc w:val="center"/>
              <w:rPr>
                <w:del w:id="262" w:author="Wariimi Karingi" w:date="2025-11-26T15:34:00Z" w16du:dateUtc="2025-11-26T05:04:00Z"/>
                <w:rFonts w:eastAsia="Times New Roman" w:cs="Times New Roman"/>
                <w:szCs w:val="24"/>
              </w:rPr>
            </w:pPr>
            <w:del w:id="263" w:author="Wariimi Karingi" w:date="2025-11-26T15:34:00Z" w16du:dateUtc="2025-11-26T05:04:00Z">
              <w:r w:rsidRPr="0083225F" w:rsidDel="00D57564">
                <w:rPr>
                  <w:rFonts w:eastAsia="Times New Roman" w:cs="Times New Roman"/>
                  <w:szCs w:val="24"/>
                </w:rPr>
                <w:delText>13.9%</w:delText>
              </w:r>
            </w:del>
          </w:p>
        </w:tc>
      </w:tr>
      <w:tr w:rsidR="0083225F" w:rsidRPr="0083225F" w:rsidDel="00D57564" w14:paraId="49A6CC78" w14:textId="1703B6D9" w:rsidTr="0083225F">
        <w:trPr>
          <w:trHeight w:val="360"/>
          <w:del w:id="264" w:author="Wariimi Karingi" w:date="2025-11-26T15:34:00Z" w16du:dateUtc="2025-11-26T05:04:00Z"/>
        </w:trPr>
        <w:tc>
          <w:tcPr>
            <w:tcW w:w="2160" w:type="dxa"/>
            <w:vMerge/>
            <w:shd w:val="clear" w:color="auto" w:fill="FFFFFF" w:themeFill="background1"/>
            <w:vAlign w:val="center"/>
            <w:hideMark/>
          </w:tcPr>
          <w:p w14:paraId="00F1A921" w14:textId="67A74BA7" w:rsidR="0083225F" w:rsidRPr="0083225F" w:rsidDel="00D57564" w:rsidRDefault="0083225F" w:rsidP="0083225F">
            <w:pPr>
              <w:spacing w:after="0" w:line="240" w:lineRule="auto"/>
              <w:jc w:val="left"/>
              <w:rPr>
                <w:del w:id="265" w:author="Wariimi Karingi" w:date="2025-11-26T15:34:00Z" w16du:dateUtc="2025-11-26T05:04:00Z"/>
                <w:rFonts w:eastAsia="Times New Roman" w:cs="Times New Roman"/>
                <w:szCs w:val="24"/>
              </w:rPr>
            </w:pPr>
          </w:p>
        </w:tc>
        <w:tc>
          <w:tcPr>
            <w:tcW w:w="3060" w:type="dxa"/>
            <w:shd w:val="clear" w:color="auto" w:fill="FFFFFF" w:themeFill="background1"/>
            <w:vAlign w:val="center"/>
            <w:hideMark/>
          </w:tcPr>
          <w:p w14:paraId="51F21374" w14:textId="732035C6" w:rsidR="0083225F" w:rsidRPr="0083225F" w:rsidDel="00D57564" w:rsidRDefault="0083225F" w:rsidP="0083225F">
            <w:pPr>
              <w:spacing w:after="0" w:line="240" w:lineRule="auto"/>
              <w:jc w:val="left"/>
              <w:rPr>
                <w:del w:id="266" w:author="Wariimi Karingi" w:date="2025-11-26T15:34:00Z" w16du:dateUtc="2025-11-26T05:04:00Z"/>
                <w:rFonts w:eastAsia="Times New Roman" w:cs="Times New Roman"/>
                <w:szCs w:val="24"/>
              </w:rPr>
            </w:pPr>
            <w:del w:id="267" w:author="Wariimi Karingi" w:date="2025-11-26T15:34:00Z" w16du:dateUtc="2025-11-26T05:04:00Z">
              <w:r w:rsidRPr="0083225F" w:rsidDel="00D57564">
                <w:rPr>
                  <w:rFonts w:eastAsia="Times New Roman" w:cs="Times New Roman"/>
                  <w:szCs w:val="24"/>
                </w:rPr>
                <w:delText>No one</w:delText>
              </w:r>
            </w:del>
          </w:p>
        </w:tc>
        <w:tc>
          <w:tcPr>
            <w:tcW w:w="1620" w:type="dxa"/>
            <w:shd w:val="clear" w:color="auto" w:fill="FFFFFF" w:themeFill="background1"/>
            <w:noWrap/>
            <w:vAlign w:val="center"/>
            <w:hideMark/>
          </w:tcPr>
          <w:p w14:paraId="4EE13962" w14:textId="016EB22D" w:rsidR="0083225F" w:rsidRPr="0083225F" w:rsidDel="00D57564" w:rsidRDefault="0083225F" w:rsidP="0083225F">
            <w:pPr>
              <w:spacing w:after="0" w:line="240" w:lineRule="auto"/>
              <w:jc w:val="center"/>
              <w:rPr>
                <w:del w:id="268" w:author="Wariimi Karingi" w:date="2025-11-26T15:34:00Z" w16du:dateUtc="2025-11-26T05:04:00Z"/>
                <w:rFonts w:eastAsia="Times New Roman" w:cs="Times New Roman"/>
                <w:szCs w:val="24"/>
              </w:rPr>
            </w:pPr>
            <w:del w:id="269" w:author="Wariimi Karingi" w:date="2025-11-26T15:34:00Z" w16du:dateUtc="2025-11-26T05:04:00Z">
              <w:r w:rsidRPr="0083225F" w:rsidDel="00D57564">
                <w:rPr>
                  <w:rFonts w:eastAsia="Times New Roman" w:cs="Times New Roman"/>
                  <w:szCs w:val="24"/>
                </w:rPr>
                <w:delText>14</w:delText>
              </w:r>
            </w:del>
          </w:p>
        </w:tc>
        <w:tc>
          <w:tcPr>
            <w:tcW w:w="2060" w:type="dxa"/>
            <w:shd w:val="clear" w:color="auto" w:fill="FFFFFF" w:themeFill="background1"/>
            <w:noWrap/>
            <w:vAlign w:val="center"/>
            <w:hideMark/>
          </w:tcPr>
          <w:p w14:paraId="31634DA7" w14:textId="7CE5CD58" w:rsidR="0083225F" w:rsidRPr="0083225F" w:rsidDel="00D57564" w:rsidRDefault="0083225F" w:rsidP="0083225F">
            <w:pPr>
              <w:spacing w:after="0" w:line="240" w:lineRule="auto"/>
              <w:jc w:val="center"/>
              <w:rPr>
                <w:del w:id="270" w:author="Wariimi Karingi" w:date="2025-11-26T15:34:00Z" w16du:dateUtc="2025-11-26T05:04:00Z"/>
                <w:rFonts w:eastAsia="Times New Roman" w:cs="Times New Roman"/>
                <w:szCs w:val="24"/>
              </w:rPr>
            </w:pPr>
            <w:del w:id="271" w:author="Wariimi Karingi" w:date="2025-11-26T15:34:00Z" w16du:dateUtc="2025-11-26T05:04:00Z">
              <w:r w:rsidRPr="0083225F" w:rsidDel="00D57564">
                <w:rPr>
                  <w:rFonts w:eastAsia="Times New Roman" w:cs="Times New Roman"/>
                  <w:szCs w:val="24"/>
                </w:rPr>
                <w:delText>11.5%</w:delText>
              </w:r>
            </w:del>
          </w:p>
        </w:tc>
      </w:tr>
    </w:tbl>
    <w:p w14:paraId="44E763EA" w14:textId="048A6718" w:rsidR="00597EE5" w:rsidDel="00D57564" w:rsidRDefault="00597EE5" w:rsidP="00D01145">
      <w:pPr>
        <w:rPr>
          <w:del w:id="272" w:author="Wariimi Karingi" w:date="2025-11-26T15:34:00Z" w16du:dateUtc="2025-11-26T05:04:00Z"/>
          <w:rFonts w:eastAsia="Times New Roman"/>
        </w:rPr>
      </w:pPr>
    </w:p>
    <w:p w14:paraId="04031A79" w14:textId="6AC0D133" w:rsidR="000E702A" w:rsidRPr="00BA0047" w:rsidRDefault="000E702A" w:rsidP="000E702A">
      <w:pPr>
        <w:pStyle w:val="Heading3"/>
      </w:pPr>
      <w:bookmarkStart w:id="273" w:name="_Toc148897247"/>
      <w:bookmarkStart w:id="274" w:name="_Toc155518548"/>
      <w:bookmarkStart w:id="275" w:name="_Toc212149834"/>
      <w:r w:rsidRPr="00BA0047">
        <w:t xml:space="preserve">4.7.8 Multiple Coefficients on </w:t>
      </w:r>
      <w:bookmarkEnd w:id="273"/>
      <w:bookmarkEnd w:id="274"/>
      <w:r w:rsidR="00816E80" w:rsidRPr="006F510D">
        <w:rPr>
          <w:rFonts w:eastAsia="Times New Roman" w:cs="Times New Roman"/>
          <w:color w:val="000000"/>
        </w:rPr>
        <w:t xml:space="preserve">Depression </w:t>
      </w:r>
      <w:r w:rsidR="004947C5">
        <w:rPr>
          <w:rFonts w:eastAsia="Times New Roman" w:cs="Times New Roman"/>
          <w:color w:val="000000"/>
        </w:rPr>
        <w:t xml:space="preserve">and PTSD </w:t>
      </w:r>
      <w:r w:rsidR="00816E80" w:rsidRPr="006F510D">
        <w:rPr>
          <w:rFonts w:eastAsia="Times New Roman" w:cs="Times New Roman"/>
          <w:color w:val="000000"/>
        </w:rPr>
        <w:t>Among Adolescents</w:t>
      </w:r>
      <w:bookmarkEnd w:id="275"/>
    </w:p>
    <w:p w14:paraId="53252F2C" w14:textId="22544A3A" w:rsidR="00F3251D" w:rsidRPr="00F3251D" w:rsidRDefault="00F3251D" w:rsidP="00F3251D">
      <w:r w:rsidRPr="00F3251D">
        <w:t xml:space="preserve">Table 4.21 presents the regression coefficients showing factors associated with depression and PTSD among adolescents living with HIV/AIDS. The model identified several psychosocial and demographic variables that significantly contributed to the </w:t>
      </w:r>
      <w:r w:rsidRPr="00F3251D">
        <w:lastRenderedPageBreak/>
        <w:t>prevalence of depression and PTSD.</w:t>
      </w:r>
      <w:r>
        <w:t xml:space="preserve"> </w:t>
      </w:r>
      <w:r w:rsidRPr="00F3251D">
        <w:t>Age was positively associated with depression and PTSD (B = 0.508, β = 0.445, p = 0.030), indicating that older adolescents were more likely to experience these mental health challenges. Experiencing hunger at school was also a significant predictor (B = 0.838, β = 0.639, p = 0.045), suggesting that food insecurity contributes to emotional distress.</w:t>
      </w:r>
      <w:r>
        <w:t xml:space="preserve"> </w:t>
      </w:r>
      <w:r w:rsidRPr="00F3251D">
        <w:t>Family alcohol use showed a significant positive relationship (B = 0.718, β = 0.415, p = 0.043), implying that adolescents from households where alcohol is used are more prone to depression and PTSD. Additionally, frequent feelings of sadness or hopelessness (B = 0.720, β = 0.568, p = 0.022) and loss of interest in enjoyable activities (B = 0.582, β = 0.402, p = 0.013) were strong predictors, indicating that emotional withdrawal and persistent sadness are key markers of psychological distress.</w:t>
      </w:r>
      <w:r>
        <w:t xml:space="preserve"> </w:t>
      </w:r>
      <w:r w:rsidRPr="00F3251D">
        <w:t>Suicidal thoughts were also a significant contributor (B = 0.831, β = 0.484, p = 0.014), underscoring their close link with severe mental health symptoms. Lastly, exposure to home violence was significantly associated with depression and PTSD (B = 0.754, β = 0.479, p = 0.043), demonstrating that domestic instability increases vulnerability to psychological disorders.</w:t>
      </w:r>
    </w:p>
    <w:p w14:paraId="613F6B98" w14:textId="05DEDD8E" w:rsidR="000E702A" w:rsidRPr="00A014E6" w:rsidRDefault="002034F7" w:rsidP="002034F7">
      <w:pPr>
        <w:pStyle w:val="Caption"/>
        <w:spacing w:after="0"/>
      </w:pPr>
      <w:bookmarkStart w:id="276" w:name="_Toc212149872"/>
      <w:r>
        <w:t xml:space="preserve">Table 4. </w:t>
      </w:r>
      <w:fldSimple w:instr=" SEQ Table_4. \* ARABIC ">
        <w:r>
          <w:rPr>
            <w:noProof/>
          </w:rPr>
          <w:t>15</w:t>
        </w:r>
      </w:fldSimple>
      <w:r w:rsidRPr="00A014E6">
        <w:t xml:space="preserve">: </w:t>
      </w:r>
      <w:r w:rsidRPr="00D50ECA">
        <w:t>Coefficients of Correlation</w:t>
      </w:r>
      <w:r w:rsidRPr="004C4545">
        <w:t xml:space="preserve"> on </w:t>
      </w:r>
      <w:r w:rsidRPr="006F510D">
        <w:rPr>
          <w:rFonts w:eastAsia="Times New Roman" w:cs="Times New Roman"/>
          <w:color w:val="000000"/>
        </w:rPr>
        <w:t xml:space="preserve">Depression </w:t>
      </w:r>
      <w:r>
        <w:rPr>
          <w:rFonts w:eastAsia="Times New Roman" w:cs="Times New Roman"/>
          <w:color w:val="000000"/>
        </w:rPr>
        <w:t xml:space="preserve">and PTSD </w:t>
      </w:r>
      <w:r w:rsidRPr="006F510D">
        <w:rPr>
          <w:rFonts w:eastAsia="Times New Roman" w:cs="Times New Roman"/>
          <w:color w:val="000000"/>
        </w:rPr>
        <w:t>Among Adolescents</w:t>
      </w:r>
      <w:bookmarkEnd w:id="276"/>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0"/>
        <w:gridCol w:w="3160"/>
        <w:gridCol w:w="1331"/>
        <w:gridCol w:w="1331"/>
        <w:gridCol w:w="1468"/>
        <w:gridCol w:w="1025"/>
        <w:gridCol w:w="1025"/>
      </w:tblGrid>
      <w:tr w:rsidR="000E702A" w:rsidRPr="0032514D" w14:paraId="3EE79CFA" w14:textId="77777777" w:rsidTr="00CB75E5">
        <w:trPr>
          <w:cantSplit/>
          <w:trHeight w:val="432"/>
        </w:trPr>
        <w:tc>
          <w:tcPr>
            <w:tcW w:w="3180" w:type="dxa"/>
            <w:gridSpan w:val="2"/>
            <w:vMerge w:val="restart"/>
            <w:tcBorders>
              <w:top w:val="single" w:sz="12" w:space="0" w:color="auto"/>
              <w:left w:val="nil"/>
              <w:bottom w:val="single" w:sz="12" w:space="0" w:color="auto"/>
              <w:right w:val="nil"/>
            </w:tcBorders>
            <w:vAlign w:val="bottom"/>
            <w:hideMark/>
          </w:tcPr>
          <w:p w14:paraId="590FA1A0" w14:textId="539C85C7" w:rsidR="000E702A" w:rsidRPr="0032514D" w:rsidRDefault="00030AC1" w:rsidP="00CB75E5">
            <w:pPr>
              <w:autoSpaceDE w:val="0"/>
              <w:autoSpaceDN w:val="0"/>
              <w:adjustRightInd w:val="0"/>
              <w:spacing w:after="0" w:line="240" w:lineRule="auto"/>
              <w:ind w:left="60" w:right="60"/>
              <w:jc w:val="left"/>
              <w:rPr>
                <w:szCs w:val="24"/>
                <w:lang w:val="en-GB" w:eastAsia="en-GB"/>
              </w:rPr>
            </w:pPr>
            <w:r>
              <w:t xml:space="preserve">Variables </w:t>
            </w:r>
          </w:p>
        </w:tc>
        <w:tc>
          <w:tcPr>
            <w:tcW w:w="2662" w:type="dxa"/>
            <w:gridSpan w:val="2"/>
            <w:tcBorders>
              <w:top w:val="single" w:sz="12" w:space="0" w:color="auto"/>
              <w:left w:val="nil"/>
              <w:bottom w:val="nil"/>
              <w:right w:val="single" w:sz="8" w:space="0" w:color="E0E0E0"/>
            </w:tcBorders>
            <w:vAlign w:val="bottom"/>
            <w:hideMark/>
          </w:tcPr>
          <w:p w14:paraId="47B8572F"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Unstandardized Coefficients</w:t>
            </w:r>
          </w:p>
        </w:tc>
        <w:tc>
          <w:tcPr>
            <w:tcW w:w="1468" w:type="dxa"/>
            <w:tcBorders>
              <w:top w:val="single" w:sz="12" w:space="0" w:color="auto"/>
              <w:left w:val="single" w:sz="8" w:space="0" w:color="E0E0E0"/>
              <w:bottom w:val="nil"/>
              <w:right w:val="single" w:sz="8" w:space="0" w:color="E0E0E0"/>
            </w:tcBorders>
            <w:vAlign w:val="bottom"/>
            <w:hideMark/>
          </w:tcPr>
          <w:p w14:paraId="05F57AAC"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Standardized Coefficients</w:t>
            </w:r>
          </w:p>
        </w:tc>
        <w:tc>
          <w:tcPr>
            <w:tcW w:w="1025" w:type="dxa"/>
            <w:vMerge w:val="restart"/>
            <w:tcBorders>
              <w:top w:val="single" w:sz="12" w:space="0" w:color="auto"/>
              <w:left w:val="single" w:sz="8" w:space="0" w:color="E0E0E0"/>
              <w:bottom w:val="single" w:sz="12" w:space="0" w:color="auto"/>
              <w:right w:val="single" w:sz="8" w:space="0" w:color="E0E0E0"/>
            </w:tcBorders>
            <w:vAlign w:val="bottom"/>
            <w:hideMark/>
          </w:tcPr>
          <w:p w14:paraId="356FCEBC"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t</w:t>
            </w:r>
          </w:p>
        </w:tc>
        <w:tc>
          <w:tcPr>
            <w:tcW w:w="1025" w:type="dxa"/>
            <w:vMerge w:val="restart"/>
            <w:tcBorders>
              <w:top w:val="single" w:sz="12" w:space="0" w:color="auto"/>
              <w:left w:val="single" w:sz="8" w:space="0" w:color="E0E0E0"/>
              <w:bottom w:val="single" w:sz="12" w:space="0" w:color="auto"/>
              <w:right w:val="nil"/>
            </w:tcBorders>
            <w:vAlign w:val="bottom"/>
            <w:hideMark/>
          </w:tcPr>
          <w:p w14:paraId="1D5AC942"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Sig.</w:t>
            </w:r>
          </w:p>
        </w:tc>
      </w:tr>
      <w:tr w:rsidR="000E702A" w:rsidRPr="0032514D" w14:paraId="3432743E" w14:textId="77777777" w:rsidTr="00CB75E5">
        <w:trPr>
          <w:cantSplit/>
          <w:trHeight w:val="432"/>
        </w:trPr>
        <w:tc>
          <w:tcPr>
            <w:tcW w:w="3180" w:type="dxa"/>
            <w:gridSpan w:val="2"/>
            <w:vMerge/>
            <w:tcBorders>
              <w:top w:val="single" w:sz="12" w:space="0" w:color="auto"/>
              <w:left w:val="nil"/>
              <w:bottom w:val="single" w:sz="12" w:space="0" w:color="auto"/>
              <w:right w:val="nil"/>
            </w:tcBorders>
            <w:vAlign w:val="center"/>
            <w:hideMark/>
          </w:tcPr>
          <w:p w14:paraId="567DFEE8" w14:textId="77777777" w:rsidR="000E702A" w:rsidRPr="0032514D" w:rsidRDefault="000E702A" w:rsidP="00CB75E5">
            <w:pPr>
              <w:spacing w:after="0" w:line="240" w:lineRule="auto"/>
              <w:rPr>
                <w:szCs w:val="24"/>
                <w:lang w:val="en-GB" w:eastAsia="en-GB"/>
              </w:rPr>
            </w:pPr>
          </w:p>
        </w:tc>
        <w:tc>
          <w:tcPr>
            <w:tcW w:w="1331" w:type="dxa"/>
            <w:tcBorders>
              <w:top w:val="nil"/>
              <w:left w:val="nil"/>
              <w:bottom w:val="single" w:sz="12" w:space="0" w:color="auto"/>
              <w:right w:val="single" w:sz="8" w:space="0" w:color="E0E0E0"/>
            </w:tcBorders>
            <w:vAlign w:val="bottom"/>
            <w:hideMark/>
          </w:tcPr>
          <w:p w14:paraId="3AA8ED30"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B</w:t>
            </w:r>
          </w:p>
        </w:tc>
        <w:tc>
          <w:tcPr>
            <w:tcW w:w="1331" w:type="dxa"/>
            <w:tcBorders>
              <w:top w:val="nil"/>
              <w:left w:val="single" w:sz="8" w:space="0" w:color="E0E0E0"/>
              <w:bottom w:val="single" w:sz="12" w:space="0" w:color="auto"/>
              <w:right w:val="single" w:sz="8" w:space="0" w:color="E0E0E0"/>
            </w:tcBorders>
            <w:vAlign w:val="bottom"/>
            <w:hideMark/>
          </w:tcPr>
          <w:p w14:paraId="7DA01B48"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Std. Error</w:t>
            </w:r>
          </w:p>
        </w:tc>
        <w:tc>
          <w:tcPr>
            <w:tcW w:w="1468" w:type="dxa"/>
            <w:tcBorders>
              <w:top w:val="nil"/>
              <w:left w:val="single" w:sz="8" w:space="0" w:color="E0E0E0"/>
              <w:bottom w:val="single" w:sz="12" w:space="0" w:color="auto"/>
              <w:right w:val="single" w:sz="8" w:space="0" w:color="E0E0E0"/>
            </w:tcBorders>
            <w:vAlign w:val="bottom"/>
            <w:hideMark/>
          </w:tcPr>
          <w:p w14:paraId="024398FD"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Beta</w:t>
            </w:r>
          </w:p>
        </w:tc>
        <w:tc>
          <w:tcPr>
            <w:tcW w:w="1025" w:type="dxa"/>
            <w:vMerge/>
            <w:tcBorders>
              <w:top w:val="single" w:sz="12" w:space="0" w:color="auto"/>
              <w:left w:val="single" w:sz="8" w:space="0" w:color="E0E0E0"/>
              <w:bottom w:val="single" w:sz="12" w:space="0" w:color="auto"/>
              <w:right w:val="single" w:sz="8" w:space="0" w:color="E0E0E0"/>
            </w:tcBorders>
            <w:vAlign w:val="center"/>
            <w:hideMark/>
          </w:tcPr>
          <w:p w14:paraId="7650D0E3" w14:textId="77777777" w:rsidR="000E702A" w:rsidRPr="0032514D" w:rsidRDefault="000E702A" w:rsidP="00CB75E5">
            <w:pPr>
              <w:spacing w:after="0" w:line="240" w:lineRule="auto"/>
              <w:rPr>
                <w:szCs w:val="24"/>
                <w:lang w:val="en-GB" w:eastAsia="en-GB"/>
              </w:rPr>
            </w:pPr>
          </w:p>
        </w:tc>
        <w:tc>
          <w:tcPr>
            <w:tcW w:w="1025" w:type="dxa"/>
            <w:vMerge/>
            <w:tcBorders>
              <w:top w:val="single" w:sz="12" w:space="0" w:color="auto"/>
              <w:left w:val="single" w:sz="8" w:space="0" w:color="E0E0E0"/>
              <w:bottom w:val="single" w:sz="12" w:space="0" w:color="auto"/>
              <w:right w:val="nil"/>
            </w:tcBorders>
            <w:vAlign w:val="center"/>
            <w:hideMark/>
          </w:tcPr>
          <w:p w14:paraId="156A9067" w14:textId="77777777" w:rsidR="000E702A" w:rsidRPr="0032514D" w:rsidRDefault="000E702A" w:rsidP="00CB75E5">
            <w:pPr>
              <w:spacing w:after="0" w:line="240" w:lineRule="auto"/>
              <w:rPr>
                <w:szCs w:val="24"/>
                <w:lang w:val="en-GB" w:eastAsia="en-GB"/>
              </w:rPr>
            </w:pPr>
          </w:p>
        </w:tc>
      </w:tr>
      <w:tr w:rsidR="000E702A" w:rsidRPr="0032514D" w14:paraId="2A5F950E" w14:textId="77777777" w:rsidTr="00CB75E5">
        <w:trPr>
          <w:cantSplit/>
          <w:trHeight w:val="432"/>
        </w:trPr>
        <w:tc>
          <w:tcPr>
            <w:tcW w:w="20" w:type="dxa"/>
            <w:vMerge w:val="restart"/>
            <w:tcBorders>
              <w:top w:val="single" w:sz="12" w:space="0" w:color="auto"/>
              <w:left w:val="nil"/>
              <w:bottom w:val="single" w:sz="12" w:space="0" w:color="auto"/>
              <w:right w:val="nil"/>
            </w:tcBorders>
            <w:hideMark/>
          </w:tcPr>
          <w:p w14:paraId="0EA24A8A" w14:textId="77777777" w:rsidR="000E702A" w:rsidRPr="0032514D" w:rsidRDefault="000E702A" w:rsidP="00CB75E5">
            <w:pPr>
              <w:autoSpaceDE w:val="0"/>
              <w:autoSpaceDN w:val="0"/>
              <w:adjustRightInd w:val="0"/>
              <w:spacing w:after="0" w:line="240" w:lineRule="auto"/>
              <w:ind w:left="60" w:right="60"/>
              <w:jc w:val="left"/>
              <w:rPr>
                <w:szCs w:val="24"/>
                <w:lang w:val="en-GB" w:eastAsia="en-GB"/>
              </w:rPr>
            </w:pPr>
          </w:p>
        </w:tc>
        <w:tc>
          <w:tcPr>
            <w:tcW w:w="3160" w:type="dxa"/>
            <w:tcBorders>
              <w:top w:val="nil"/>
              <w:left w:val="nil"/>
              <w:bottom w:val="nil"/>
              <w:right w:val="nil"/>
            </w:tcBorders>
            <w:vAlign w:val="center"/>
            <w:hideMark/>
          </w:tcPr>
          <w:p w14:paraId="031245B6" w14:textId="77777777" w:rsidR="000E702A" w:rsidRPr="0032514D" w:rsidRDefault="000E702A" w:rsidP="00CB75E5">
            <w:pPr>
              <w:autoSpaceDE w:val="0"/>
              <w:autoSpaceDN w:val="0"/>
              <w:adjustRightInd w:val="0"/>
              <w:spacing w:after="0" w:line="240" w:lineRule="auto"/>
              <w:ind w:left="60" w:right="60"/>
              <w:jc w:val="left"/>
              <w:rPr>
                <w:szCs w:val="24"/>
                <w:lang w:val="en-GB" w:eastAsia="en-GB"/>
              </w:rPr>
            </w:pPr>
            <w:r w:rsidRPr="0032514D">
              <w:rPr>
                <w:szCs w:val="24"/>
                <w:lang w:val="en-GB" w:eastAsia="en-GB"/>
              </w:rPr>
              <w:t>(Constant)</w:t>
            </w:r>
          </w:p>
        </w:tc>
        <w:tc>
          <w:tcPr>
            <w:tcW w:w="1331" w:type="dxa"/>
            <w:tcBorders>
              <w:top w:val="nil"/>
              <w:left w:val="nil"/>
              <w:bottom w:val="nil"/>
              <w:right w:val="nil"/>
            </w:tcBorders>
            <w:vAlign w:val="center"/>
            <w:hideMark/>
          </w:tcPr>
          <w:p w14:paraId="6F0905B8"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1.914</w:t>
            </w:r>
          </w:p>
        </w:tc>
        <w:tc>
          <w:tcPr>
            <w:tcW w:w="1331" w:type="dxa"/>
            <w:tcBorders>
              <w:top w:val="nil"/>
              <w:left w:val="nil"/>
              <w:bottom w:val="nil"/>
              <w:right w:val="nil"/>
            </w:tcBorders>
            <w:vAlign w:val="center"/>
            <w:hideMark/>
          </w:tcPr>
          <w:p w14:paraId="482D634D" w14:textId="69EC0CEC"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sidR="00982C9B">
              <w:rPr>
                <w:szCs w:val="24"/>
                <w:lang w:val="en-GB" w:eastAsia="en-GB"/>
              </w:rPr>
              <w:t>534</w:t>
            </w:r>
          </w:p>
        </w:tc>
        <w:tc>
          <w:tcPr>
            <w:tcW w:w="1468" w:type="dxa"/>
            <w:tcBorders>
              <w:top w:val="nil"/>
              <w:left w:val="nil"/>
              <w:bottom w:val="nil"/>
              <w:right w:val="nil"/>
            </w:tcBorders>
            <w:vAlign w:val="center"/>
          </w:tcPr>
          <w:p w14:paraId="10474A55" w14:textId="77777777" w:rsidR="000E702A" w:rsidRPr="0032514D" w:rsidRDefault="000E702A" w:rsidP="00CB75E5">
            <w:pPr>
              <w:autoSpaceDE w:val="0"/>
              <w:autoSpaceDN w:val="0"/>
              <w:adjustRightInd w:val="0"/>
              <w:spacing w:after="0" w:line="240" w:lineRule="auto"/>
              <w:jc w:val="center"/>
              <w:rPr>
                <w:szCs w:val="24"/>
                <w:lang w:val="en-GB" w:eastAsia="en-GB"/>
              </w:rPr>
            </w:pPr>
          </w:p>
        </w:tc>
        <w:tc>
          <w:tcPr>
            <w:tcW w:w="1025" w:type="dxa"/>
            <w:tcBorders>
              <w:top w:val="nil"/>
              <w:left w:val="nil"/>
              <w:bottom w:val="nil"/>
              <w:right w:val="nil"/>
            </w:tcBorders>
            <w:vAlign w:val="center"/>
            <w:hideMark/>
          </w:tcPr>
          <w:p w14:paraId="19FB4BB0"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1.885</w:t>
            </w:r>
          </w:p>
        </w:tc>
        <w:tc>
          <w:tcPr>
            <w:tcW w:w="1025" w:type="dxa"/>
            <w:tcBorders>
              <w:top w:val="nil"/>
              <w:left w:val="nil"/>
              <w:bottom w:val="nil"/>
              <w:right w:val="nil"/>
            </w:tcBorders>
            <w:vAlign w:val="center"/>
            <w:hideMark/>
          </w:tcPr>
          <w:p w14:paraId="58936A3D" w14:textId="77777777" w:rsidR="000E702A" w:rsidRPr="0032514D" w:rsidRDefault="000E702A" w:rsidP="00CB75E5">
            <w:pPr>
              <w:autoSpaceDE w:val="0"/>
              <w:autoSpaceDN w:val="0"/>
              <w:adjustRightInd w:val="0"/>
              <w:spacing w:after="0" w:line="240" w:lineRule="auto"/>
              <w:ind w:left="60" w:right="60"/>
              <w:jc w:val="center"/>
              <w:rPr>
                <w:szCs w:val="24"/>
                <w:lang w:val="en-GB" w:eastAsia="en-GB"/>
              </w:rPr>
            </w:pPr>
            <w:r w:rsidRPr="0032514D">
              <w:rPr>
                <w:szCs w:val="24"/>
                <w:lang w:val="en-GB" w:eastAsia="en-GB"/>
              </w:rPr>
              <w:t>0.000</w:t>
            </w:r>
          </w:p>
        </w:tc>
      </w:tr>
      <w:tr w:rsidR="0077429D" w:rsidRPr="0032514D" w14:paraId="5458EB81" w14:textId="77777777" w:rsidTr="0077429D">
        <w:trPr>
          <w:cantSplit/>
          <w:trHeight w:val="432"/>
        </w:trPr>
        <w:tc>
          <w:tcPr>
            <w:tcW w:w="20" w:type="dxa"/>
            <w:vMerge/>
            <w:tcBorders>
              <w:top w:val="single" w:sz="12" w:space="0" w:color="auto"/>
              <w:left w:val="nil"/>
              <w:bottom w:val="single" w:sz="12" w:space="0" w:color="auto"/>
              <w:right w:val="nil"/>
            </w:tcBorders>
            <w:vAlign w:val="center"/>
          </w:tcPr>
          <w:p w14:paraId="2FE60D55"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tcPr>
          <w:p w14:paraId="279A4827" w14:textId="7B12853A" w:rsidR="0077429D" w:rsidRPr="0077429D" w:rsidRDefault="0077429D" w:rsidP="0077429D">
            <w:pPr>
              <w:spacing w:after="0" w:line="240" w:lineRule="auto"/>
              <w:ind w:left="75"/>
              <w:jc w:val="left"/>
              <w:rPr>
                <w:rFonts w:cs="Times New Roman"/>
                <w:szCs w:val="24"/>
              </w:rPr>
            </w:pPr>
            <w:r w:rsidRPr="0077429D">
              <w:rPr>
                <w:rFonts w:cs="Times New Roman"/>
              </w:rPr>
              <w:t>Age</w:t>
            </w:r>
          </w:p>
        </w:tc>
        <w:tc>
          <w:tcPr>
            <w:tcW w:w="1331" w:type="dxa"/>
            <w:tcBorders>
              <w:top w:val="nil"/>
              <w:left w:val="nil"/>
              <w:bottom w:val="nil"/>
              <w:right w:val="nil"/>
            </w:tcBorders>
            <w:vAlign w:val="center"/>
          </w:tcPr>
          <w:p w14:paraId="64CEC493" w14:textId="17D7DB89"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sidR="002C5C8A">
              <w:rPr>
                <w:szCs w:val="24"/>
                <w:lang w:val="en-GB" w:eastAsia="en-GB"/>
              </w:rPr>
              <w:t>50</w:t>
            </w:r>
            <w:r>
              <w:rPr>
                <w:szCs w:val="24"/>
                <w:lang w:val="en-GB" w:eastAsia="en-GB"/>
              </w:rPr>
              <w:t>8</w:t>
            </w:r>
          </w:p>
        </w:tc>
        <w:tc>
          <w:tcPr>
            <w:tcW w:w="1331" w:type="dxa"/>
            <w:tcBorders>
              <w:top w:val="nil"/>
              <w:left w:val="nil"/>
              <w:bottom w:val="nil"/>
              <w:right w:val="nil"/>
            </w:tcBorders>
            <w:vAlign w:val="center"/>
          </w:tcPr>
          <w:p w14:paraId="6B583562" w14:textId="1ED39B9D"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sidR="00982C9B">
              <w:rPr>
                <w:szCs w:val="24"/>
                <w:lang w:val="en-GB" w:eastAsia="en-GB"/>
              </w:rPr>
              <w:t>193</w:t>
            </w:r>
          </w:p>
        </w:tc>
        <w:tc>
          <w:tcPr>
            <w:tcW w:w="1468" w:type="dxa"/>
            <w:tcBorders>
              <w:top w:val="nil"/>
              <w:left w:val="nil"/>
              <w:bottom w:val="nil"/>
              <w:right w:val="nil"/>
            </w:tcBorders>
            <w:vAlign w:val="center"/>
          </w:tcPr>
          <w:p w14:paraId="3204E5B7" w14:textId="77777777"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0.445</w:t>
            </w:r>
          </w:p>
        </w:tc>
        <w:tc>
          <w:tcPr>
            <w:tcW w:w="1025" w:type="dxa"/>
            <w:tcBorders>
              <w:top w:val="nil"/>
              <w:left w:val="nil"/>
              <w:bottom w:val="nil"/>
              <w:right w:val="nil"/>
            </w:tcBorders>
            <w:vAlign w:val="center"/>
          </w:tcPr>
          <w:p w14:paraId="00ED73BA" w14:textId="1A673E1C"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1.</w:t>
            </w:r>
            <w:r w:rsidR="003D1B3E">
              <w:rPr>
                <w:szCs w:val="24"/>
                <w:lang w:val="en-GB" w:eastAsia="en-GB"/>
              </w:rPr>
              <w:t>088</w:t>
            </w:r>
          </w:p>
        </w:tc>
        <w:tc>
          <w:tcPr>
            <w:tcW w:w="1025" w:type="dxa"/>
            <w:tcBorders>
              <w:top w:val="nil"/>
              <w:left w:val="nil"/>
              <w:bottom w:val="nil"/>
              <w:right w:val="nil"/>
            </w:tcBorders>
            <w:vAlign w:val="center"/>
          </w:tcPr>
          <w:p w14:paraId="307D5CAB" w14:textId="4472A530" w:rsidR="0077429D" w:rsidRPr="0032514D" w:rsidRDefault="0077429D" w:rsidP="0077429D">
            <w:pPr>
              <w:autoSpaceDE w:val="0"/>
              <w:autoSpaceDN w:val="0"/>
              <w:adjustRightInd w:val="0"/>
              <w:spacing w:after="0" w:line="240" w:lineRule="auto"/>
              <w:ind w:left="60" w:right="60"/>
              <w:jc w:val="center"/>
              <w:rPr>
                <w:b/>
                <w:bCs/>
                <w:szCs w:val="24"/>
                <w:lang w:val="en-GB" w:eastAsia="en-GB"/>
              </w:rPr>
            </w:pPr>
            <w:r w:rsidRPr="0032514D">
              <w:rPr>
                <w:b/>
                <w:bCs/>
                <w:szCs w:val="24"/>
                <w:lang w:val="en-GB" w:eastAsia="en-GB"/>
              </w:rPr>
              <w:t>0.0</w:t>
            </w:r>
            <w:r w:rsidR="00784B00">
              <w:rPr>
                <w:b/>
                <w:bCs/>
                <w:szCs w:val="24"/>
                <w:lang w:val="en-GB" w:eastAsia="en-GB"/>
              </w:rPr>
              <w:t>30</w:t>
            </w:r>
          </w:p>
        </w:tc>
      </w:tr>
      <w:tr w:rsidR="0077429D" w:rsidRPr="0032514D" w14:paraId="3BB16D42" w14:textId="77777777" w:rsidTr="0077429D">
        <w:trPr>
          <w:cantSplit/>
          <w:trHeight w:val="432"/>
        </w:trPr>
        <w:tc>
          <w:tcPr>
            <w:tcW w:w="20" w:type="dxa"/>
            <w:vMerge/>
            <w:tcBorders>
              <w:top w:val="single" w:sz="12" w:space="0" w:color="auto"/>
              <w:left w:val="nil"/>
              <w:bottom w:val="single" w:sz="12" w:space="0" w:color="auto"/>
              <w:right w:val="nil"/>
            </w:tcBorders>
            <w:vAlign w:val="center"/>
            <w:hideMark/>
          </w:tcPr>
          <w:p w14:paraId="724FA1F8"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hideMark/>
          </w:tcPr>
          <w:p w14:paraId="7405910A" w14:textId="32842E8E" w:rsidR="0077429D" w:rsidRPr="0077429D" w:rsidRDefault="0077429D" w:rsidP="0077429D">
            <w:pPr>
              <w:autoSpaceDE w:val="0"/>
              <w:autoSpaceDN w:val="0"/>
              <w:adjustRightInd w:val="0"/>
              <w:spacing w:after="0" w:line="240" w:lineRule="auto"/>
              <w:ind w:left="75" w:right="60"/>
              <w:jc w:val="left"/>
              <w:rPr>
                <w:rFonts w:cs="Times New Roman"/>
                <w:szCs w:val="24"/>
                <w:lang w:val="en-GB" w:eastAsia="en-GB"/>
              </w:rPr>
            </w:pPr>
            <w:r w:rsidRPr="0077429D">
              <w:rPr>
                <w:rFonts w:cs="Times New Roman"/>
              </w:rPr>
              <w:t>Go to school hungry</w:t>
            </w:r>
          </w:p>
        </w:tc>
        <w:tc>
          <w:tcPr>
            <w:tcW w:w="1331" w:type="dxa"/>
            <w:tcBorders>
              <w:top w:val="nil"/>
              <w:left w:val="nil"/>
              <w:bottom w:val="nil"/>
              <w:right w:val="nil"/>
            </w:tcBorders>
            <w:vAlign w:val="center"/>
            <w:hideMark/>
          </w:tcPr>
          <w:p w14:paraId="149A26D8" w14:textId="0DFE385B"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Pr>
                <w:szCs w:val="24"/>
                <w:lang w:val="en-GB" w:eastAsia="en-GB"/>
              </w:rPr>
              <w:t>8</w:t>
            </w:r>
            <w:r w:rsidR="002C5C8A">
              <w:rPr>
                <w:szCs w:val="24"/>
                <w:lang w:val="en-GB" w:eastAsia="en-GB"/>
              </w:rPr>
              <w:t>38</w:t>
            </w:r>
          </w:p>
        </w:tc>
        <w:tc>
          <w:tcPr>
            <w:tcW w:w="1331" w:type="dxa"/>
            <w:tcBorders>
              <w:top w:val="nil"/>
              <w:left w:val="nil"/>
              <w:bottom w:val="nil"/>
              <w:right w:val="nil"/>
            </w:tcBorders>
            <w:vAlign w:val="center"/>
            <w:hideMark/>
          </w:tcPr>
          <w:p w14:paraId="78D0E9D5" w14:textId="590AB4BB"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0.1</w:t>
            </w:r>
            <w:r w:rsidR="00982C9B">
              <w:rPr>
                <w:szCs w:val="24"/>
                <w:lang w:val="en-GB" w:eastAsia="en-GB"/>
              </w:rPr>
              <w:t>83</w:t>
            </w:r>
          </w:p>
        </w:tc>
        <w:tc>
          <w:tcPr>
            <w:tcW w:w="1468" w:type="dxa"/>
            <w:tcBorders>
              <w:top w:val="nil"/>
              <w:left w:val="nil"/>
              <w:bottom w:val="nil"/>
              <w:right w:val="nil"/>
            </w:tcBorders>
            <w:vAlign w:val="center"/>
            <w:hideMark/>
          </w:tcPr>
          <w:p w14:paraId="01A78785" w14:textId="0F7F3908"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Pr>
                <w:szCs w:val="24"/>
                <w:lang w:val="en-GB" w:eastAsia="en-GB"/>
              </w:rPr>
              <w:t>6</w:t>
            </w:r>
            <w:r w:rsidR="00D27C6E">
              <w:rPr>
                <w:szCs w:val="24"/>
                <w:lang w:val="en-GB" w:eastAsia="en-GB"/>
              </w:rPr>
              <w:t>39</w:t>
            </w:r>
          </w:p>
        </w:tc>
        <w:tc>
          <w:tcPr>
            <w:tcW w:w="1025" w:type="dxa"/>
            <w:tcBorders>
              <w:top w:val="nil"/>
              <w:left w:val="nil"/>
              <w:bottom w:val="nil"/>
              <w:right w:val="nil"/>
            </w:tcBorders>
            <w:vAlign w:val="center"/>
            <w:hideMark/>
          </w:tcPr>
          <w:p w14:paraId="1306A59A" w14:textId="6257D3AA"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1.</w:t>
            </w:r>
            <w:r w:rsidR="003D1B3E">
              <w:rPr>
                <w:szCs w:val="24"/>
                <w:lang w:val="en-GB" w:eastAsia="en-GB"/>
              </w:rPr>
              <w:t>455</w:t>
            </w:r>
          </w:p>
        </w:tc>
        <w:tc>
          <w:tcPr>
            <w:tcW w:w="1025" w:type="dxa"/>
            <w:tcBorders>
              <w:top w:val="nil"/>
              <w:left w:val="nil"/>
              <w:bottom w:val="nil"/>
              <w:right w:val="nil"/>
            </w:tcBorders>
            <w:vAlign w:val="center"/>
            <w:hideMark/>
          </w:tcPr>
          <w:p w14:paraId="010BC5D7" w14:textId="2B9D5A27" w:rsidR="0077429D" w:rsidRPr="0032514D" w:rsidRDefault="0077429D" w:rsidP="0077429D">
            <w:pPr>
              <w:autoSpaceDE w:val="0"/>
              <w:autoSpaceDN w:val="0"/>
              <w:adjustRightInd w:val="0"/>
              <w:spacing w:after="0" w:line="240" w:lineRule="auto"/>
              <w:ind w:left="60" w:right="60"/>
              <w:jc w:val="center"/>
              <w:rPr>
                <w:b/>
                <w:bCs/>
                <w:szCs w:val="24"/>
                <w:lang w:val="en-GB" w:eastAsia="en-GB"/>
              </w:rPr>
            </w:pPr>
            <w:r w:rsidRPr="0032514D">
              <w:rPr>
                <w:b/>
                <w:bCs/>
                <w:szCs w:val="24"/>
                <w:lang w:val="en-GB" w:eastAsia="en-GB"/>
              </w:rPr>
              <w:t>0.0</w:t>
            </w:r>
            <w:r w:rsidR="00C935E0">
              <w:rPr>
                <w:b/>
                <w:bCs/>
                <w:szCs w:val="24"/>
                <w:lang w:val="en-GB" w:eastAsia="en-GB"/>
              </w:rPr>
              <w:t>45</w:t>
            </w:r>
          </w:p>
        </w:tc>
      </w:tr>
      <w:tr w:rsidR="0077429D" w:rsidRPr="0032514D" w14:paraId="51676487" w14:textId="77777777" w:rsidTr="0077429D">
        <w:trPr>
          <w:cantSplit/>
          <w:trHeight w:val="432"/>
        </w:trPr>
        <w:tc>
          <w:tcPr>
            <w:tcW w:w="20" w:type="dxa"/>
            <w:vMerge/>
            <w:tcBorders>
              <w:top w:val="single" w:sz="12" w:space="0" w:color="auto"/>
              <w:left w:val="nil"/>
              <w:bottom w:val="single" w:sz="12" w:space="0" w:color="auto"/>
              <w:right w:val="nil"/>
            </w:tcBorders>
            <w:vAlign w:val="center"/>
            <w:hideMark/>
          </w:tcPr>
          <w:p w14:paraId="20B95C40"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tcPr>
          <w:p w14:paraId="0214D3BA" w14:textId="17BFF270" w:rsidR="0077429D" w:rsidRPr="0077429D" w:rsidRDefault="0077429D" w:rsidP="0077429D">
            <w:pPr>
              <w:spacing w:after="0" w:line="240" w:lineRule="auto"/>
              <w:ind w:left="75"/>
              <w:jc w:val="left"/>
              <w:rPr>
                <w:rFonts w:cs="Times New Roman"/>
                <w:szCs w:val="24"/>
                <w:lang w:val="en-GB" w:eastAsia="en-GB"/>
              </w:rPr>
            </w:pPr>
            <w:r w:rsidRPr="0077429D">
              <w:rPr>
                <w:rFonts w:cs="Times New Roman"/>
              </w:rPr>
              <w:t>Family use alcohol</w:t>
            </w:r>
          </w:p>
        </w:tc>
        <w:tc>
          <w:tcPr>
            <w:tcW w:w="1331" w:type="dxa"/>
            <w:tcBorders>
              <w:top w:val="nil"/>
              <w:left w:val="nil"/>
              <w:bottom w:val="nil"/>
              <w:right w:val="nil"/>
            </w:tcBorders>
            <w:vAlign w:val="center"/>
            <w:hideMark/>
          </w:tcPr>
          <w:p w14:paraId="740B3D31" w14:textId="234C1778"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0.7</w:t>
            </w:r>
            <w:r w:rsidR="002C5C8A">
              <w:rPr>
                <w:szCs w:val="24"/>
                <w:lang w:val="en-GB" w:eastAsia="en-GB"/>
              </w:rPr>
              <w:t>18</w:t>
            </w:r>
          </w:p>
        </w:tc>
        <w:tc>
          <w:tcPr>
            <w:tcW w:w="1331" w:type="dxa"/>
            <w:tcBorders>
              <w:top w:val="nil"/>
              <w:left w:val="nil"/>
              <w:bottom w:val="nil"/>
              <w:right w:val="nil"/>
            </w:tcBorders>
            <w:vAlign w:val="center"/>
            <w:hideMark/>
          </w:tcPr>
          <w:p w14:paraId="6E376A99" w14:textId="20599B30"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0.1</w:t>
            </w:r>
            <w:r w:rsidR="00982C9B">
              <w:rPr>
                <w:szCs w:val="24"/>
                <w:lang w:val="en-GB" w:eastAsia="en-GB"/>
              </w:rPr>
              <w:t>70</w:t>
            </w:r>
          </w:p>
        </w:tc>
        <w:tc>
          <w:tcPr>
            <w:tcW w:w="1468" w:type="dxa"/>
            <w:tcBorders>
              <w:top w:val="nil"/>
              <w:left w:val="nil"/>
              <w:bottom w:val="nil"/>
              <w:right w:val="nil"/>
            </w:tcBorders>
            <w:vAlign w:val="center"/>
            <w:hideMark/>
          </w:tcPr>
          <w:p w14:paraId="5F0172C8" w14:textId="6EB566D8"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Pr>
                <w:szCs w:val="24"/>
                <w:lang w:val="en-GB" w:eastAsia="en-GB"/>
              </w:rPr>
              <w:t>4</w:t>
            </w:r>
            <w:r w:rsidR="00D27C6E">
              <w:rPr>
                <w:szCs w:val="24"/>
                <w:lang w:val="en-GB" w:eastAsia="en-GB"/>
              </w:rPr>
              <w:t>15</w:t>
            </w:r>
          </w:p>
        </w:tc>
        <w:tc>
          <w:tcPr>
            <w:tcW w:w="1025" w:type="dxa"/>
            <w:tcBorders>
              <w:top w:val="nil"/>
              <w:left w:val="nil"/>
              <w:bottom w:val="nil"/>
              <w:right w:val="nil"/>
            </w:tcBorders>
            <w:vAlign w:val="center"/>
            <w:hideMark/>
          </w:tcPr>
          <w:p w14:paraId="559D3E98" w14:textId="4A97F82C" w:rsidR="0077429D" w:rsidRPr="0032514D" w:rsidRDefault="003D1B3E" w:rsidP="0077429D">
            <w:pPr>
              <w:autoSpaceDE w:val="0"/>
              <w:autoSpaceDN w:val="0"/>
              <w:adjustRightInd w:val="0"/>
              <w:spacing w:after="0" w:line="240" w:lineRule="auto"/>
              <w:ind w:left="60" w:right="60"/>
              <w:jc w:val="center"/>
              <w:rPr>
                <w:szCs w:val="24"/>
                <w:lang w:val="en-GB" w:eastAsia="en-GB"/>
              </w:rPr>
            </w:pPr>
            <w:r>
              <w:rPr>
                <w:szCs w:val="24"/>
                <w:lang w:val="en-GB" w:eastAsia="en-GB"/>
              </w:rPr>
              <w:t>1.693</w:t>
            </w:r>
          </w:p>
        </w:tc>
        <w:tc>
          <w:tcPr>
            <w:tcW w:w="1025" w:type="dxa"/>
            <w:tcBorders>
              <w:top w:val="nil"/>
              <w:left w:val="nil"/>
              <w:bottom w:val="nil"/>
              <w:right w:val="nil"/>
            </w:tcBorders>
            <w:vAlign w:val="center"/>
            <w:hideMark/>
          </w:tcPr>
          <w:p w14:paraId="0C772231" w14:textId="7FAB0134" w:rsidR="0077429D" w:rsidRPr="0032514D" w:rsidRDefault="0077429D" w:rsidP="0077429D">
            <w:pPr>
              <w:autoSpaceDE w:val="0"/>
              <w:autoSpaceDN w:val="0"/>
              <w:adjustRightInd w:val="0"/>
              <w:spacing w:after="0" w:line="240" w:lineRule="auto"/>
              <w:ind w:left="60" w:right="60"/>
              <w:jc w:val="center"/>
              <w:rPr>
                <w:b/>
                <w:bCs/>
                <w:szCs w:val="24"/>
                <w:lang w:val="en-GB" w:eastAsia="en-GB"/>
              </w:rPr>
            </w:pPr>
            <w:r w:rsidRPr="0032514D">
              <w:rPr>
                <w:b/>
                <w:bCs/>
                <w:szCs w:val="24"/>
                <w:lang w:val="en-GB" w:eastAsia="en-GB"/>
              </w:rPr>
              <w:t>0.0</w:t>
            </w:r>
            <w:r w:rsidR="00C935E0">
              <w:rPr>
                <w:b/>
                <w:bCs/>
                <w:szCs w:val="24"/>
                <w:lang w:val="en-GB" w:eastAsia="en-GB"/>
              </w:rPr>
              <w:t>43</w:t>
            </w:r>
          </w:p>
        </w:tc>
      </w:tr>
      <w:tr w:rsidR="0077429D" w:rsidRPr="0032514D" w14:paraId="38936419" w14:textId="77777777" w:rsidTr="0077429D">
        <w:trPr>
          <w:cantSplit/>
          <w:trHeight w:val="432"/>
        </w:trPr>
        <w:tc>
          <w:tcPr>
            <w:tcW w:w="20" w:type="dxa"/>
            <w:vMerge/>
            <w:tcBorders>
              <w:top w:val="single" w:sz="12" w:space="0" w:color="auto"/>
              <w:left w:val="nil"/>
              <w:bottom w:val="single" w:sz="12" w:space="0" w:color="auto"/>
              <w:right w:val="nil"/>
            </w:tcBorders>
            <w:vAlign w:val="center"/>
            <w:hideMark/>
          </w:tcPr>
          <w:p w14:paraId="068867C3"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tcPr>
          <w:p w14:paraId="3A0159B7" w14:textId="40F46F62" w:rsidR="0077429D" w:rsidRPr="0077429D" w:rsidRDefault="0077429D" w:rsidP="0077429D">
            <w:pPr>
              <w:autoSpaceDE w:val="0"/>
              <w:autoSpaceDN w:val="0"/>
              <w:adjustRightInd w:val="0"/>
              <w:spacing w:after="0" w:line="240" w:lineRule="auto"/>
              <w:ind w:left="75" w:right="60"/>
              <w:jc w:val="left"/>
              <w:rPr>
                <w:rFonts w:cs="Times New Roman"/>
                <w:szCs w:val="24"/>
                <w:lang w:val="en-GB" w:eastAsia="en-GB"/>
              </w:rPr>
            </w:pPr>
            <w:r w:rsidRPr="0077429D">
              <w:rPr>
                <w:rFonts w:cs="Times New Roman"/>
              </w:rPr>
              <w:t>Frequency of feeling sad or hopeless</w:t>
            </w:r>
          </w:p>
        </w:tc>
        <w:tc>
          <w:tcPr>
            <w:tcW w:w="1331" w:type="dxa"/>
            <w:tcBorders>
              <w:top w:val="nil"/>
              <w:left w:val="nil"/>
              <w:bottom w:val="nil"/>
              <w:right w:val="nil"/>
            </w:tcBorders>
            <w:vAlign w:val="center"/>
            <w:hideMark/>
          </w:tcPr>
          <w:p w14:paraId="60DB8BF5" w14:textId="4139A30B"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Pr>
                <w:szCs w:val="24"/>
                <w:lang w:val="en-GB" w:eastAsia="en-GB"/>
              </w:rPr>
              <w:t>7</w:t>
            </w:r>
            <w:r w:rsidR="00B55086">
              <w:rPr>
                <w:szCs w:val="24"/>
                <w:lang w:val="en-GB" w:eastAsia="en-GB"/>
              </w:rPr>
              <w:t>20</w:t>
            </w:r>
          </w:p>
        </w:tc>
        <w:tc>
          <w:tcPr>
            <w:tcW w:w="1331" w:type="dxa"/>
            <w:tcBorders>
              <w:top w:val="nil"/>
              <w:left w:val="nil"/>
              <w:bottom w:val="nil"/>
              <w:right w:val="nil"/>
            </w:tcBorders>
            <w:vAlign w:val="center"/>
            <w:hideMark/>
          </w:tcPr>
          <w:p w14:paraId="619524F9" w14:textId="3FB77DC7"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0.1</w:t>
            </w:r>
            <w:r w:rsidR="00982C9B">
              <w:rPr>
                <w:szCs w:val="24"/>
                <w:lang w:val="en-GB" w:eastAsia="en-GB"/>
              </w:rPr>
              <w:t>93</w:t>
            </w:r>
          </w:p>
        </w:tc>
        <w:tc>
          <w:tcPr>
            <w:tcW w:w="1468" w:type="dxa"/>
            <w:tcBorders>
              <w:top w:val="nil"/>
              <w:left w:val="nil"/>
              <w:bottom w:val="nil"/>
              <w:right w:val="nil"/>
            </w:tcBorders>
            <w:vAlign w:val="center"/>
            <w:hideMark/>
          </w:tcPr>
          <w:p w14:paraId="31B83EAC" w14:textId="79D7C6C3" w:rsidR="0077429D" w:rsidRPr="0032514D" w:rsidRDefault="0077429D" w:rsidP="0077429D">
            <w:pPr>
              <w:autoSpaceDE w:val="0"/>
              <w:autoSpaceDN w:val="0"/>
              <w:adjustRightInd w:val="0"/>
              <w:spacing w:after="0" w:line="240" w:lineRule="auto"/>
              <w:ind w:left="60" w:right="60"/>
              <w:jc w:val="center"/>
              <w:rPr>
                <w:szCs w:val="24"/>
                <w:lang w:val="en-GB" w:eastAsia="en-GB"/>
              </w:rPr>
            </w:pPr>
            <w:r w:rsidRPr="0032514D">
              <w:rPr>
                <w:szCs w:val="24"/>
                <w:lang w:val="en-GB" w:eastAsia="en-GB"/>
              </w:rPr>
              <w:t>0.</w:t>
            </w:r>
            <w:r>
              <w:rPr>
                <w:szCs w:val="24"/>
                <w:lang w:val="en-GB" w:eastAsia="en-GB"/>
              </w:rPr>
              <w:t>5</w:t>
            </w:r>
            <w:r w:rsidR="00D27C6E">
              <w:rPr>
                <w:szCs w:val="24"/>
                <w:lang w:val="en-GB" w:eastAsia="en-GB"/>
              </w:rPr>
              <w:t>68</w:t>
            </w:r>
          </w:p>
        </w:tc>
        <w:tc>
          <w:tcPr>
            <w:tcW w:w="1025" w:type="dxa"/>
            <w:tcBorders>
              <w:top w:val="nil"/>
              <w:left w:val="nil"/>
              <w:bottom w:val="nil"/>
              <w:right w:val="nil"/>
            </w:tcBorders>
            <w:vAlign w:val="center"/>
            <w:hideMark/>
          </w:tcPr>
          <w:p w14:paraId="04491AA3" w14:textId="789EB0FD" w:rsidR="0077429D" w:rsidRPr="0032514D" w:rsidRDefault="00784B00" w:rsidP="0077429D">
            <w:pPr>
              <w:autoSpaceDE w:val="0"/>
              <w:autoSpaceDN w:val="0"/>
              <w:adjustRightInd w:val="0"/>
              <w:spacing w:after="0" w:line="240" w:lineRule="auto"/>
              <w:ind w:left="60" w:right="60"/>
              <w:jc w:val="center"/>
              <w:rPr>
                <w:szCs w:val="24"/>
                <w:lang w:val="en-GB" w:eastAsia="en-GB"/>
              </w:rPr>
            </w:pPr>
            <w:r>
              <w:rPr>
                <w:szCs w:val="24"/>
                <w:lang w:val="en-GB" w:eastAsia="en-GB"/>
              </w:rPr>
              <w:t>3.023</w:t>
            </w:r>
          </w:p>
        </w:tc>
        <w:tc>
          <w:tcPr>
            <w:tcW w:w="1025" w:type="dxa"/>
            <w:tcBorders>
              <w:top w:val="nil"/>
              <w:left w:val="nil"/>
              <w:bottom w:val="nil"/>
              <w:right w:val="nil"/>
            </w:tcBorders>
            <w:vAlign w:val="center"/>
            <w:hideMark/>
          </w:tcPr>
          <w:p w14:paraId="038FA401" w14:textId="1D7648D0" w:rsidR="0077429D" w:rsidRPr="0032514D" w:rsidRDefault="0077429D" w:rsidP="0077429D">
            <w:pPr>
              <w:autoSpaceDE w:val="0"/>
              <w:autoSpaceDN w:val="0"/>
              <w:adjustRightInd w:val="0"/>
              <w:spacing w:after="0" w:line="240" w:lineRule="auto"/>
              <w:ind w:left="60" w:right="60"/>
              <w:jc w:val="center"/>
              <w:rPr>
                <w:b/>
                <w:bCs/>
                <w:szCs w:val="24"/>
                <w:lang w:val="en-GB" w:eastAsia="en-GB"/>
              </w:rPr>
            </w:pPr>
            <w:r w:rsidRPr="0032514D">
              <w:rPr>
                <w:b/>
                <w:bCs/>
                <w:szCs w:val="24"/>
                <w:lang w:val="en-GB" w:eastAsia="en-GB"/>
              </w:rPr>
              <w:t>0.0</w:t>
            </w:r>
            <w:r w:rsidR="00C935E0">
              <w:rPr>
                <w:b/>
                <w:bCs/>
                <w:szCs w:val="24"/>
                <w:lang w:val="en-GB" w:eastAsia="en-GB"/>
              </w:rPr>
              <w:t>22</w:t>
            </w:r>
          </w:p>
        </w:tc>
      </w:tr>
      <w:tr w:rsidR="0077429D" w:rsidRPr="0032514D" w14:paraId="7102AF22" w14:textId="77777777" w:rsidTr="0077429D">
        <w:trPr>
          <w:cantSplit/>
          <w:trHeight w:val="432"/>
        </w:trPr>
        <w:tc>
          <w:tcPr>
            <w:tcW w:w="20" w:type="dxa"/>
            <w:tcBorders>
              <w:top w:val="single" w:sz="12" w:space="0" w:color="auto"/>
              <w:left w:val="nil"/>
              <w:bottom w:val="single" w:sz="12" w:space="0" w:color="auto"/>
              <w:right w:val="nil"/>
            </w:tcBorders>
            <w:vAlign w:val="center"/>
          </w:tcPr>
          <w:p w14:paraId="78B5347D"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tcPr>
          <w:p w14:paraId="5AAB8815" w14:textId="51F0C59C" w:rsidR="0077429D" w:rsidRPr="0077429D" w:rsidRDefault="0077429D" w:rsidP="0077429D">
            <w:pPr>
              <w:autoSpaceDE w:val="0"/>
              <w:autoSpaceDN w:val="0"/>
              <w:adjustRightInd w:val="0"/>
              <w:spacing w:after="0" w:line="240" w:lineRule="auto"/>
              <w:ind w:left="75" w:right="60"/>
              <w:jc w:val="left"/>
              <w:rPr>
                <w:rFonts w:cs="Times New Roman"/>
              </w:rPr>
            </w:pPr>
            <w:r w:rsidRPr="0077429D">
              <w:rPr>
                <w:rFonts w:cs="Times New Roman"/>
              </w:rPr>
              <w:t>Loss of interest in enjoyable activities</w:t>
            </w:r>
          </w:p>
        </w:tc>
        <w:tc>
          <w:tcPr>
            <w:tcW w:w="1331" w:type="dxa"/>
            <w:tcBorders>
              <w:top w:val="nil"/>
              <w:left w:val="nil"/>
              <w:bottom w:val="nil"/>
              <w:right w:val="nil"/>
            </w:tcBorders>
            <w:vAlign w:val="center"/>
          </w:tcPr>
          <w:p w14:paraId="01908465" w14:textId="21F215F7" w:rsidR="0077429D" w:rsidRPr="0032514D" w:rsidRDefault="00B55086" w:rsidP="0077429D">
            <w:pPr>
              <w:autoSpaceDE w:val="0"/>
              <w:autoSpaceDN w:val="0"/>
              <w:adjustRightInd w:val="0"/>
              <w:spacing w:after="0" w:line="240" w:lineRule="auto"/>
              <w:ind w:left="60" w:right="60"/>
              <w:jc w:val="center"/>
              <w:rPr>
                <w:szCs w:val="24"/>
                <w:lang w:val="en-GB" w:eastAsia="en-GB"/>
              </w:rPr>
            </w:pPr>
            <w:r>
              <w:rPr>
                <w:szCs w:val="24"/>
                <w:lang w:val="en-GB" w:eastAsia="en-GB"/>
              </w:rPr>
              <w:t>0.582</w:t>
            </w:r>
          </w:p>
        </w:tc>
        <w:tc>
          <w:tcPr>
            <w:tcW w:w="1331" w:type="dxa"/>
            <w:tcBorders>
              <w:top w:val="nil"/>
              <w:left w:val="nil"/>
              <w:bottom w:val="nil"/>
              <w:right w:val="nil"/>
            </w:tcBorders>
            <w:vAlign w:val="center"/>
          </w:tcPr>
          <w:p w14:paraId="2033C659" w14:textId="6804DA19" w:rsidR="0077429D" w:rsidRPr="0032514D" w:rsidRDefault="00EF2476" w:rsidP="0077429D">
            <w:pPr>
              <w:autoSpaceDE w:val="0"/>
              <w:autoSpaceDN w:val="0"/>
              <w:adjustRightInd w:val="0"/>
              <w:spacing w:after="0" w:line="240" w:lineRule="auto"/>
              <w:ind w:left="60" w:right="60"/>
              <w:jc w:val="center"/>
              <w:rPr>
                <w:szCs w:val="24"/>
                <w:lang w:val="en-GB" w:eastAsia="en-GB"/>
              </w:rPr>
            </w:pPr>
            <w:r>
              <w:rPr>
                <w:szCs w:val="24"/>
                <w:lang w:val="en-GB" w:eastAsia="en-GB"/>
              </w:rPr>
              <w:t>0.168</w:t>
            </w:r>
          </w:p>
        </w:tc>
        <w:tc>
          <w:tcPr>
            <w:tcW w:w="1468" w:type="dxa"/>
            <w:tcBorders>
              <w:top w:val="nil"/>
              <w:left w:val="nil"/>
              <w:bottom w:val="nil"/>
              <w:right w:val="nil"/>
            </w:tcBorders>
            <w:vAlign w:val="center"/>
          </w:tcPr>
          <w:p w14:paraId="7D4D0BE3" w14:textId="5A836B7B" w:rsidR="0077429D" w:rsidRPr="0032514D" w:rsidRDefault="00D27C6E" w:rsidP="0077429D">
            <w:pPr>
              <w:autoSpaceDE w:val="0"/>
              <w:autoSpaceDN w:val="0"/>
              <w:adjustRightInd w:val="0"/>
              <w:spacing w:after="0" w:line="240" w:lineRule="auto"/>
              <w:ind w:left="60" w:right="60"/>
              <w:jc w:val="center"/>
              <w:rPr>
                <w:szCs w:val="24"/>
                <w:lang w:val="en-GB" w:eastAsia="en-GB"/>
              </w:rPr>
            </w:pPr>
            <w:r>
              <w:rPr>
                <w:szCs w:val="24"/>
                <w:lang w:val="en-GB" w:eastAsia="en-GB"/>
              </w:rPr>
              <w:t>0.402</w:t>
            </w:r>
          </w:p>
        </w:tc>
        <w:tc>
          <w:tcPr>
            <w:tcW w:w="1025" w:type="dxa"/>
            <w:tcBorders>
              <w:top w:val="nil"/>
              <w:left w:val="nil"/>
              <w:bottom w:val="nil"/>
              <w:right w:val="nil"/>
            </w:tcBorders>
            <w:vAlign w:val="center"/>
          </w:tcPr>
          <w:p w14:paraId="0FCDFAB7" w14:textId="206BE413" w:rsidR="0077429D" w:rsidRDefault="00784B00" w:rsidP="0077429D">
            <w:pPr>
              <w:autoSpaceDE w:val="0"/>
              <w:autoSpaceDN w:val="0"/>
              <w:adjustRightInd w:val="0"/>
              <w:spacing w:after="0" w:line="240" w:lineRule="auto"/>
              <w:ind w:left="60" w:right="60"/>
              <w:jc w:val="center"/>
              <w:rPr>
                <w:szCs w:val="24"/>
                <w:lang w:val="en-GB" w:eastAsia="en-GB"/>
              </w:rPr>
            </w:pPr>
            <w:r>
              <w:rPr>
                <w:szCs w:val="24"/>
                <w:lang w:val="en-GB" w:eastAsia="en-GB"/>
              </w:rPr>
              <w:t>1.126</w:t>
            </w:r>
          </w:p>
        </w:tc>
        <w:tc>
          <w:tcPr>
            <w:tcW w:w="1025" w:type="dxa"/>
            <w:tcBorders>
              <w:top w:val="nil"/>
              <w:left w:val="nil"/>
              <w:bottom w:val="nil"/>
              <w:right w:val="nil"/>
            </w:tcBorders>
            <w:vAlign w:val="center"/>
          </w:tcPr>
          <w:p w14:paraId="6C180848" w14:textId="5E07D04B" w:rsidR="0077429D" w:rsidRPr="0032514D" w:rsidRDefault="00C935E0" w:rsidP="0077429D">
            <w:pPr>
              <w:autoSpaceDE w:val="0"/>
              <w:autoSpaceDN w:val="0"/>
              <w:adjustRightInd w:val="0"/>
              <w:spacing w:after="0" w:line="240" w:lineRule="auto"/>
              <w:ind w:left="60" w:right="60"/>
              <w:jc w:val="center"/>
              <w:rPr>
                <w:b/>
                <w:bCs/>
                <w:szCs w:val="24"/>
                <w:lang w:val="en-GB" w:eastAsia="en-GB"/>
              </w:rPr>
            </w:pPr>
            <w:r>
              <w:rPr>
                <w:b/>
                <w:bCs/>
                <w:szCs w:val="24"/>
                <w:lang w:val="en-GB" w:eastAsia="en-GB"/>
              </w:rPr>
              <w:t>0.013</w:t>
            </w:r>
          </w:p>
        </w:tc>
      </w:tr>
      <w:tr w:rsidR="0077429D" w:rsidRPr="0032514D" w14:paraId="50B0B721" w14:textId="77777777" w:rsidTr="0077429D">
        <w:trPr>
          <w:cantSplit/>
          <w:trHeight w:val="432"/>
        </w:trPr>
        <w:tc>
          <w:tcPr>
            <w:tcW w:w="20" w:type="dxa"/>
            <w:tcBorders>
              <w:top w:val="single" w:sz="12" w:space="0" w:color="auto"/>
              <w:left w:val="nil"/>
              <w:bottom w:val="single" w:sz="12" w:space="0" w:color="auto"/>
              <w:right w:val="nil"/>
            </w:tcBorders>
            <w:vAlign w:val="center"/>
          </w:tcPr>
          <w:p w14:paraId="0F05AAA8"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tcPr>
          <w:p w14:paraId="6770B9E2" w14:textId="1D916058" w:rsidR="0077429D" w:rsidRPr="0077429D" w:rsidRDefault="0077429D" w:rsidP="0077429D">
            <w:pPr>
              <w:autoSpaceDE w:val="0"/>
              <w:autoSpaceDN w:val="0"/>
              <w:adjustRightInd w:val="0"/>
              <w:spacing w:after="0" w:line="240" w:lineRule="auto"/>
              <w:ind w:left="75" w:right="60"/>
              <w:jc w:val="left"/>
              <w:rPr>
                <w:rFonts w:cs="Times New Roman"/>
              </w:rPr>
            </w:pPr>
            <w:r w:rsidRPr="0077429D">
              <w:rPr>
                <w:rFonts w:cs="Times New Roman"/>
              </w:rPr>
              <w:t xml:space="preserve">Suicidal thoughts </w:t>
            </w:r>
          </w:p>
        </w:tc>
        <w:tc>
          <w:tcPr>
            <w:tcW w:w="1331" w:type="dxa"/>
            <w:tcBorders>
              <w:top w:val="nil"/>
              <w:left w:val="nil"/>
              <w:bottom w:val="nil"/>
              <w:right w:val="nil"/>
            </w:tcBorders>
            <w:vAlign w:val="center"/>
          </w:tcPr>
          <w:p w14:paraId="6A97FE8C" w14:textId="50FB8079" w:rsidR="0077429D" w:rsidRPr="0032514D" w:rsidRDefault="00B55086" w:rsidP="0077429D">
            <w:pPr>
              <w:autoSpaceDE w:val="0"/>
              <w:autoSpaceDN w:val="0"/>
              <w:adjustRightInd w:val="0"/>
              <w:spacing w:after="0" w:line="240" w:lineRule="auto"/>
              <w:ind w:left="60" w:right="60"/>
              <w:jc w:val="center"/>
              <w:rPr>
                <w:szCs w:val="24"/>
                <w:lang w:val="en-GB" w:eastAsia="en-GB"/>
              </w:rPr>
            </w:pPr>
            <w:r>
              <w:rPr>
                <w:szCs w:val="24"/>
                <w:lang w:val="en-GB" w:eastAsia="en-GB"/>
              </w:rPr>
              <w:t>0.831</w:t>
            </w:r>
          </w:p>
        </w:tc>
        <w:tc>
          <w:tcPr>
            <w:tcW w:w="1331" w:type="dxa"/>
            <w:tcBorders>
              <w:top w:val="nil"/>
              <w:left w:val="nil"/>
              <w:bottom w:val="nil"/>
              <w:right w:val="nil"/>
            </w:tcBorders>
            <w:vAlign w:val="center"/>
          </w:tcPr>
          <w:p w14:paraId="640D2CD4" w14:textId="086B5B4D" w:rsidR="0077429D" w:rsidRPr="0032514D" w:rsidRDefault="00EF2476" w:rsidP="0077429D">
            <w:pPr>
              <w:autoSpaceDE w:val="0"/>
              <w:autoSpaceDN w:val="0"/>
              <w:adjustRightInd w:val="0"/>
              <w:spacing w:after="0" w:line="240" w:lineRule="auto"/>
              <w:ind w:left="60" w:right="60"/>
              <w:jc w:val="center"/>
              <w:rPr>
                <w:szCs w:val="24"/>
                <w:lang w:val="en-GB" w:eastAsia="en-GB"/>
              </w:rPr>
            </w:pPr>
            <w:r>
              <w:rPr>
                <w:szCs w:val="24"/>
                <w:lang w:val="en-GB" w:eastAsia="en-GB"/>
              </w:rPr>
              <w:t>0.187</w:t>
            </w:r>
          </w:p>
        </w:tc>
        <w:tc>
          <w:tcPr>
            <w:tcW w:w="1468" w:type="dxa"/>
            <w:tcBorders>
              <w:top w:val="nil"/>
              <w:left w:val="nil"/>
              <w:bottom w:val="nil"/>
              <w:right w:val="nil"/>
            </w:tcBorders>
            <w:vAlign w:val="center"/>
          </w:tcPr>
          <w:p w14:paraId="687DB766" w14:textId="52601CDD" w:rsidR="0077429D" w:rsidRPr="0032514D" w:rsidRDefault="00D27C6E" w:rsidP="0077429D">
            <w:pPr>
              <w:autoSpaceDE w:val="0"/>
              <w:autoSpaceDN w:val="0"/>
              <w:adjustRightInd w:val="0"/>
              <w:spacing w:after="0" w:line="240" w:lineRule="auto"/>
              <w:ind w:left="60" w:right="60"/>
              <w:jc w:val="center"/>
              <w:rPr>
                <w:szCs w:val="24"/>
                <w:lang w:val="en-GB" w:eastAsia="en-GB"/>
              </w:rPr>
            </w:pPr>
            <w:r>
              <w:rPr>
                <w:szCs w:val="24"/>
                <w:lang w:val="en-GB" w:eastAsia="en-GB"/>
              </w:rPr>
              <w:t>0.484</w:t>
            </w:r>
          </w:p>
        </w:tc>
        <w:tc>
          <w:tcPr>
            <w:tcW w:w="1025" w:type="dxa"/>
            <w:tcBorders>
              <w:top w:val="nil"/>
              <w:left w:val="nil"/>
              <w:bottom w:val="nil"/>
              <w:right w:val="nil"/>
            </w:tcBorders>
            <w:vAlign w:val="center"/>
          </w:tcPr>
          <w:p w14:paraId="39F1C3F5" w14:textId="0B0F23D6" w:rsidR="0077429D" w:rsidRDefault="00784B00" w:rsidP="0077429D">
            <w:pPr>
              <w:autoSpaceDE w:val="0"/>
              <w:autoSpaceDN w:val="0"/>
              <w:adjustRightInd w:val="0"/>
              <w:spacing w:after="0" w:line="240" w:lineRule="auto"/>
              <w:ind w:left="60" w:right="60"/>
              <w:jc w:val="center"/>
              <w:rPr>
                <w:szCs w:val="24"/>
                <w:lang w:val="en-GB" w:eastAsia="en-GB"/>
              </w:rPr>
            </w:pPr>
            <w:r>
              <w:rPr>
                <w:szCs w:val="24"/>
                <w:lang w:val="en-GB" w:eastAsia="en-GB"/>
              </w:rPr>
              <w:t>1.944</w:t>
            </w:r>
          </w:p>
        </w:tc>
        <w:tc>
          <w:tcPr>
            <w:tcW w:w="1025" w:type="dxa"/>
            <w:tcBorders>
              <w:top w:val="nil"/>
              <w:left w:val="nil"/>
              <w:bottom w:val="nil"/>
              <w:right w:val="nil"/>
            </w:tcBorders>
            <w:vAlign w:val="center"/>
          </w:tcPr>
          <w:p w14:paraId="0AF76A2B" w14:textId="6B34BF16" w:rsidR="0077429D" w:rsidRPr="0032514D" w:rsidRDefault="00C935E0" w:rsidP="0077429D">
            <w:pPr>
              <w:autoSpaceDE w:val="0"/>
              <w:autoSpaceDN w:val="0"/>
              <w:adjustRightInd w:val="0"/>
              <w:spacing w:after="0" w:line="240" w:lineRule="auto"/>
              <w:ind w:left="60" w:right="60"/>
              <w:jc w:val="center"/>
              <w:rPr>
                <w:b/>
                <w:bCs/>
                <w:szCs w:val="24"/>
                <w:lang w:val="en-GB" w:eastAsia="en-GB"/>
              </w:rPr>
            </w:pPr>
            <w:r>
              <w:rPr>
                <w:b/>
                <w:bCs/>
                <w:szCs w:val="24"/>
                <w:lang w:val="en-GB" w:eastAsia="en-GB"/>
              </w:rPr>
              <w:t>0.014</w:t>
            </w:r>
          </w:p>
        </w:tc>
      </w:tr>
      <w:tr w:rsidR="0077429D" w:rsidRPr="0032514D" w14:paraId="43BBBA9F" w14:textId="77777777" w:rsidTr="0077429D">
        <w:trPr>
          <w:cantSplit/>
          <w:trHeight w:val="432"/>
        </w:trPr>
        <w:tc>
          <w:tcPr>
            <w:tcW w:w="20" w:type="dxa"/>
            <w:tcBorders>
              <w:top w:val="single" w:sz="12" w:space="0" w:color="auto"/>
              <w:left w:val="nil"/>
              <w:bottom w:val="single" w:sz="12" w:space="0" w:color="auto"/>
              <w:right w:val="nil"/>
            </w:tcBorders>
            <w:vAlign w:val="center"/>
          </w:tcPr>
          <w:p w14:paraId="266E6014" w14:textId="77777777" w:rsidR="0077429D" w:rsidRPr="0032514D" w:rsidRDefault="0077429D" w:rsidP="0077429D">
            <w:pPr>
              <w:spacing w:after="0" w:line="240" w:lineRule="auto"/>
              <w:rPr>
                <w:szCs w:val="24"/>
                <w:lang w:val="en-GB" w:eastAsia="en-GB"/>
              </w:rPr>
            </w:pPr>
          </w:p>
        </w:tc>
        <w:tc>
          <w:tcPr>
            <w:tcW w:w="3160" w:type="dxa"/>
            <w:tcBorders>
              <w:top w:val="nil"/>
              <w:left w:val="nil"/>
              <w:bottom w:val="nil"/>
              <w:right w:val="nil"/>
            </w:tcBorders>
            <w:vAlign w:val="center"/>
          </w:tcPr>
          <w:p w14:paraId="7368B91A" w14:textId="78EAB5BF" w:rsidR="0077429D" w:rsidRPr="0077429D" w:rsidRDefault="0077429D" w:rsidP="0077429D">
            <w:pPr>
              <w:autoSpaceDE w:val="0"/>
              <w:autoSpaceDN w:val="0"/>
              <w:adjustRightInd w:val="0"/>
              <w:spacing w:after="0" w:line="240" w:lineRule="auto"/>
              <w:ind w:left="75" w:right="60"/>
              <w:jc w:val="left"/>
              <w:rPr>
                <w:rFonts w:cs="Times New Roman"/>
              </w:rPr>
            </w:pPr>
            <w:r w:rsidRPr="0077429D">
              <w:rPr>
                <w:rFonts w:cs="Times New Roman"/>
              </w:rPr>
              <w:t>Home violence</w:t>
            </w:r>
          </w:p>
        </w:tc>
        <w:tc>
          <w:tcPr>
            <w:tcW w:w="1331" w:type="dxa"/>
            <w:tcBorders>
              <w:top w:val="nil"/>
              <w:left w:val="nil"/>
              <w:bottom w:val="nil"/>
              <w:right w:val="nil"/>
            </w:tcBorders>
            <w:vAlign w:val="center"/>
          </w:tcPr>
          <w:p w14:paraId="1392127C" w14:textId="47C503CF" w:rsidR="0077429D" w:rsidRPr="0032514D" w:rsidRDefault="00B55086" w:rsidP="0077429D">
            <w:pPr>
              <w:autoSpaceDE w:val="0"/>
              <w:autoSpaceDN w:val="0"/>
              <w:adjustRightInd w:val="0"/>
              <w:spacing w:after="0" w:line="240" w:lineRule="auto"/>
              <w:ind w:left="60" w:right="60"/>
              <w:jc w:val="center"/>
              <w:rPr>
                <w:szCs w:val="24"/>
                <w:lang w:val="en-GB" w:eastAsia="en-GB"/>
              </w:rPr>
            </w:pPr>
            <w:r>
              <w:rPr>
                <w:szCs w:val="24"/>
                <w:lang w:val="en-GB" w:eastAsia="en-GB"/>
              </w:rPr>
              <w:t>0.754</w:t>
            </w:r>
          </w:p>
        </w:tc>
        <w:tc>
          <w:tcPr>
            <w:tcW w:w="1331" w:type="dxa"/>
            <w:tcBorders>
              <w:top w:val="nil"/>
              <w:left w:val="nil"/>
              <w:bottom w:val="nil"/>
              <w:right w:val="nil"/>
            </w:tcBorders>
            <w:vAlign w:val="center"/>
          </w:tcPr>
          <w:p w14:paraId="65DBD239" w14:textId="6DB504A1" w:rsidR="0077429D" w:rsidRPr="0032514D" w:rsidRDefault="00EF2476" w:rsidP="0077429D">
            <w:pPr>
              <w:autoSpaceDE w:val="0"/>
              <w:autoSpaceDN w:val="0"/>
              <w:adjustRightInd w:val="0"/>
              <w:spacing w:after="0" w:line="240" w:lineRule="auto"/>
              <w:ind w:left="60" w:right="60"/>
              <w:jc w:val="center"/>
              <w:rPr>
                <w:szCs w:val="24"/>
                <w:lang w:val="en-GB" w:eastAsia="en-GB"/>
              </w:rPr>
            </w:pPr>
            <w:r>
              <w:rPr>
                <w:szCs w:val="24"/>
                <w:lang w:val="en-GB" w:eastAsia="en-GB"/>
              </w:rPr>
              <w:t>0.156</w:t>
            </w:r>
          </w:p>
        </w:tc>
        <w:tc>
          <w:tcPr>
            <w:tcW w:w="1468" w:type="dxa"/>
            <w:tcBorders>
              <w:top w:val="nil"/>
              <w:left w:val="nil"/>
              <w:bottom w:val="nil"/>
              <w:right w:val="nil"/>
            </w:tcBorders>
            <w:vAlign w:val="center"/>
          </w:tcPr>
          <w:p w14:paraId="3D1CB0DF" w14:textId="43E7E495" w:rsidR="0077429D" w:rsidRPr="0032514D" w:rsidRDefault="003D1B3E" w:rsidP="0077429D">
            <w:pPr>
              <w:autoSpaceDE w:val="0"/>
              <w:autoSpaceDN w:val="0"/>
              <w:adjustRightInd w:val="0"/>
              <w:spacing w:after="0" w:line="240" w:lineRule="auto"/>
              <w:ind w:left="60" w:right="60"/>
              <w:jc w:val="center"/>
              <w:rPr>
                <w:szCs w:val="24"/>
                <w:lang w:val="en-GB" w:eastAsia="en-GB"/>
              </w:rPr>
            </w:pPr>
            <w:r>
              <w:rPr>
                <w:szCs w:val="24"/>
                <w:lang w:val="en-GB" w:eastAsia="en-GB"/>
              </w:rPr>
              <w:t>0.479</w:t>
            </w:r>
          </w:p>
        </w:tc>
        <w:tc>
          <w:tcPr>
            <w:tcW w:w="1025" w:type="dxa"/>
            <w:tcBorders>
              <w:top w:val="nil"/>
              <w:left w:val="nil"/>
              <w:bottom w:val="nil"/>
              <w:right w:val="nil"/>
            </w:tcBorders>
            <w:vAlign w:val="center"/>
          </w:tcPr>
          <w:p w14:paraId="10BA1E86" w14:textId="6AE2EBE7" w:rsidR="0077429D" w:rsidRDefault="00784B00" w:rsidP="0077429D">
            <w:pPr>
              <w:autoSpaceDE w:val="0"/>
              <w:autoSpaceDN w:val="0"/>
              <w:adjustRightInd w:val="0"/>
              <w:spacing w:after="0" w:line="240" w:lineRule="auto"/>
              <w:ind w:left="60" w:right="60"/>
              <w:jc w:val="center"/>
              <w:rPr>
                <w:szCs w:val="24"/>
                <w:lang w:val="en-GB" w:eastAsia="en-GB"/>
              </w:rPr>
            </w:pPr>
            <w:r>
              <w:rPr>
                <w:szCs w:val="24"/>
                <w:lang w:val="en-GB" w:eastAsia="en-GB"/>
              </w:rPr>
              <w:t>1.948</w:t>
            </w:r>
          </w:p>
        </w:tc>
        <w:tc>
          <w:tcPr>
            <w:tcW w:w="1025" w:type="dxa"/>
            <w:tcBorders>
              <w:top w:val="nil"/>
              <w:left w:val="nil"/>
              <w:bottom w:val="nil"/>
              <w:right w:val="nil"/>
            </w:tcBorders>
            <w:vAlign w:val="center"/>
          </w:tcPr>
          <w:p w14:paraId="4F31C768" w14:textId="28670C7E" w:rsidR="0077429D" w:rsidRPr="0032514D" w:rsidRDefault="00C935E0" w:rsidP="0077429D">
            <w:pPr>
              <w:autoSpaceDE w:val="0"/>
              <w:autoSpaceDN w:val="0"/>
              <w:adjustRightInd w:val="0"/>
              <w:spacing w:after="0" w:line="240" w:lineRule="auto"/>
              <w:ind w:left="60" w:right="60"/>
              <w:jc w:val="center"/>
              <w:rPr>
                <w:b/>
                <w:bCs/>
                <w:szCs w:val="24"/>
                <w:lang w:val="en-GB" w:eastAsia="en-GB"/>
              </w:rPr>
            </w:pPr>
            <w:r>
              <w:rPr>
                <w:b/>
                <w:bCs/>
                <w:szCs w:val="24"/>
                <w:lang w:val="en-GB" w:eastAsia="en-GB"/>
              </w:rPr>
              <w:t>0.043</w:t>
            </w:r>
          </w:p>
        </w:tc>
      </w:tr>
      <w:tr w:rsidR="000E702A" w:rsidRPr="0032514D" w14:paraId="12951E42" w14:textId="77777777" w:rsidTr="00CB75E5">
        <w:trPr>
          <w:cantSplit/>
          <w:trHeight w:val="432"/>
        </w:trPr>
        <w:tc>
          <w:tcPr>
            <w:tcW w:w="9360" w:type="dxa"/>
            <w:gridSpan w:val="7"/>
            <w:tcBorders>
              <w:top w:val="single" w:sz="12" w:space="0" w:color="auto"/>
              <w:left w:val="nil"/>
              <w:bottom w:val="single" w:sz="12" w:space="0" w:color="auto"/>
              <w:right w:val="nil"/>
            </w:tcBorders>
            <w:hideMark/>
          </w:tcPr>
          <w:p w14:paraId="0E529E71" w14:textId="47250150" w:rsidR="000E702A" w:rsidRPr="0032514D" w:rsidRDefault="00030AC1" w:rsidP="00CB75E5">
            <w:pPr>
              <w:autoSpaceDE w:val="0"/>
              <w:autoSpaceDN w:val="0"/>
              <w:adjustRightInd w:val="0"/>
              <w:spacing w:after="0" w:line="240" w:lineRule="auto"/>
              <w:ind w:left="60" w:right="60"/>
              <w:jc w:val="left"/>
              <w:rPr>
                <w:szCs w:val="24"/>
                <w:lang w:val="en-GB" w:eastAsia="en-GB"/>
              </w:rPr>
            </w:pPr>
            <w:r w:rsidRPr="00030AC1">
              <w:rPr>
                <w:b/>
                <w:bCs/>
                <w:szCs w:val="24"/>
              </w:rPr>
              <w:t xml:space="preserve">a. </w:t>
            </w:r>
            <w:r w:rsidRPr="00030AC1">
              <w:rPr>
                <w:szCs w:val="24"/>
              </w:rPr>
              <w:t>Dependent Variable: Prevalence of depression and PTSD</w:t>
            </w:r>
          </w:p>
        </w:tc>
      </w:tr>
    </w:tbl>
    <w:p w14:paraId="3B53BC75" w14:textId="77777777" w:rsidR="000E1308" w:rsidRPr="00BA0047" w:rsidRDefault="000E1308" w:rsidP="000E1308">
      <w:pPr>
        <w:pStyle w:val="Heading1"/>
      </w:pPr>
      <w:bookmarkStart w:id="277" w:name="_Toc155518549"/>
      <w:bookmarkStart w:id="278" w:name="_Toc212149835"/>
      <w:r w:rsidRPr="00BA0047">
        <w:lastRenderedPageBreak/>
        <w:t>CHAPTER FIVE: DISCUSSION, CONCLUSION AND RECOMMENDATIONS</w:t>
      </w:r>
      <w:bookmarkEnd w:id="277"/>
      <w:bookmarkEnd w:id="278"/>
    </w:p>
    <w:p w14:paraId="16719851" w14:textId="10D8C729" w:rsidR="000E1308" w:rsidRPr="00BA0047" w:rsidDel="00F5016F" w:rsidRDefault="000E1308" w:rsidP="000E1308">
      <w:pPr>
        <w:pStyle w:val="Heading2"/>
        <w:rPr>
          <w:del w:id="279" w:author="Wariimi Karingi" w:date="2025-11-26T15:42:00Z" w16du:dateUtc="2025-11-26T05:12:00Z"/>
        </w:rPr>
      </w:pPr>
      <w:bookmarkStart w:id="280" w:name="_Toc518372065"/>
      <w:bookmarkStart w:id="281" w:name="_Toc526888415"/>
      <w:bookmarkStart w:id="282" w:name="_Toc533278419"/>
      <w:bookmarkStart w:id="283" w:name="_Toc2981614"/>
      <w:bookmarkStart w:id="284" w:name="_Toc4361139"/>
      <w:bookmarkStart w:id="285" w:name="_Toc15638557"/>
      <w:bookmarkStart w:id="286" w:name="_Toc73732779"/>
      <w:bookmarkStart w:id="287" w:name="_Toc93353378"/>
      <w:bookmarkStart w:id="288" w:name="_Toc112510551"/>
      <w:bookmarkStart w:id="289" w:name="_Toc149085603"/>
      <w:bookmarkStart w:id="290" w:name="_Toc155518550"/>
      <w:bookmarkStart w:id="291" w:name="_Toc212149836"/>
      <w:bookmarkStart w:id="292" w:name="_Toc518372070"/>
      <w:del w:id="293" w:author="Wariimi Karingi" w:date="2025-11-26T15:42:00Z" w16du:dateUtc="2025-11-26T05:12:00Z">
        <w:r w:rsidRPr="00BA0047" w:rsidDel="00F5016F">
          <w:delText>5.1 Introduction</w:delText>
        </w:r>
        <w:bookmarkEnd w:id="280"/>
        <w:bookmarkEnd w:id="281"/>
        <w:bookmarkEnd w:id="282"/>
        <w:bookmarkEnd w:id="283"/>
        <w:bookmarkEnd w:id="284"/>
        <w:bookmarkEnd w:id="285"/>
        <w:bookmarkEnd w:id="286"/>
        <w:bookmarkEnd w:id="287"/>
        <w:bookmarkEnd w:id="288"/>
        <w:bookmarkEnd w:id="289"/>
        <w:bookmarkEnd w:id="290"/>
        <w:bookmarkEnd w:id="291"/>
        <w:r w:rsidRPr="00BA0047" w:rsidDel="00F5016F">
          <w:delText xml:space="preserve"> </w:delText>
        </w:r>
      </w:del>
    </w:p>
    <w:bookmarkEnd w:id="292"/>
    <w:p w14:paraId="1EED1DAA" w14:textId="3FBC78FA" w:rsidR="000E1308" w:rsidDel="00F5016F" w:rsidRDefault="000E1308" w:rsidP="000E1308">
      <w:pPr>
        <w:rPr>
          <w:del w:id="294" w:author="Wariimi Karingi" w:date="2025-11-26T15:42:00Z" w16du:dateUtc="2025-11-26T05:12:00Z"/>
          <w:lang w:val="en-GB"/>
        </w:rPr>
      </w:pPr>
      <w:del w:id="295" w:author="Wariimi Karingi" w:date="2025-11-26T15:42:00Z" w16du:dateUtc="2025-11-26T05:12:00Z">
        <w:r w:rsidRPr="009F748E" w:rsidDel="00F5016F">
          <w:delText>This chapter addresses a summary of the study findings, major conclusions based on the study objectives and recommendations made for further research and for policy making.</w:delText>
        </w:r>
        <w:r w:rsidDel="00F5016F">
          <w:delText xml:space="preserve"> </w:delText>
        </w:r>
      </w:del>
    </w:p>
    <w:p w14:paraId="0997CC1E" w14:textId="76EE5559" w:rsidR="000E1308" w:rsidDel="00544526" w:rsidRDefault="000E1308" w:rsidP="000E1308">
      <w:pPr>
        <w:pStyle w:val="Heading2"/>
        <w:rPr>
          <w:del w:id="296" w:author="Wariimi Karingi" w:date="2025-11-26T15:42:00Z" w16du:dateUtc="2025-11-26T05:12:00Z"/>
        </w:rPr>
      </w:pPr>
      <w:bookmarkStart w:id="297" w:name="_Toc518372066"/>
      <w:bookmarkStart w:id="298" w:name="_Toc526888416"/>
      <w:bookmarkStart w:id="299" w:name="_Toc533278420"/>
      <w:bookmarkStart w:id="300" w:name="_Toc2981615"/>
      <w:bookmarkStart w:id="301" w:name="_Toc4361140"/>
      <w:bookmarkStart w:id="302" w:name="_Toc15638558"/>
      <w:bookmarkStart w:id="303" w:name="_Toc73732780"/>
      <w:bookmarkStart w:id="304" w:name="_Toc93353379"/>
      <w:bookmarkStart w:id="305" w:name="_Toc112510552"/>
      <w:bookmarkStart w:id="306" w:name="_Toc149085604"/>
      <w:bookmarkStart w:id="307" w:name="_Toc155518551"/>
      <w:bookmarkStart w:id="308" w:name="_Toc212149837"/>
      <w:del w:id="309" w:author="Wariimi Karingi" w:date="2025-11-26T15:42:00Z" w16du:dateUtc="2025-11-26T05:12:00Z">
        <w:r w:rsidRPr="00BA0047" w:rsidDel="00F5016F">
          <w:delText>5.2 Discussion</w:delText>
        </w:r>
        <w:bookmarkEnd w:id="297"/>
        <w:bookmarkEnd w:id="298"/>
        <w:bookmarkEnd w:id="299"/>
        <w:bookmarkEnd w:id="300"/>
        <w:bookmarkEnd w:id="301"/>
        <w:bookmarkEnd w:id="302"/>
        <w:bookmarkEnd w:id="303"/>
        <w:bookmarkEnd w:id="304"/>
        <w:bookmarkEnd w:id="305"/>
        <w:bookmarkEnd w:id="306"/>
        <w:bookmarkEnd w:id="307"/>
        <w:bookmarkEnd w:id="308"/>
      </w:del>
    </w:p>
    <w:p w14:paraId="4959CD62" w14:textId="5D80CC61" w:rsidR="00544526" w:rsidRPr="00544526" w:rsidRDefault="0092212E" w:rsidP="00544526">
      <w:pPr>
        <w:rPr>
          <w:ins w:id="310" w:author="Wariimi Karingi" w:date="2025-11-26T17:19:00Z" w16du:dateUtc="2025-11-26T06:49:00Z"/>
        </w:rPr>
        <w:pPrChange w:id="311" w:author="Wariimi Karingi" w:date="2025-11-26T17:19:00Z" w16du:dateUtc="2025-11-26T06:49:00Z">
          <w:pPr>
            <w:pStyle w:val="Heading2"/>
          </w:pPr>
        </w:pPrChange>
      </w:pPr>
      <w:ins w:id="312" w:author="Wariimi Karingi" w:date="2025-11-26T17:24:00Z" w16du:dateUtc="2025-11-26T06:54:00Z">
        <w:r>
          <w:t>The pre</w:t>
        </w:r>
      </w:ins>
      <w:ins w:id="313" w:author="Wariimi Karingi" w:date="2025-11-26T17:25:00Z" w16du:dateUtc="2025-11-26T06:55:00Z">
        <w:r>
          <w:t>valence of depressive sy</w:t>
        </w:r>
        <w:r w:rsidR="00ED70BE">
          <w:t>mptoms in this study was 38.5%</w:t>
        </w:r>
      </w:ins>
      <w:ins w:id="314" w:author="Wariimi Karingi" w:date="2025-11-26T17:47:00Z" w16du:dateUtc="2025-11-26T07:17:00Z">
        <w:r w:rsidR="0058731F">
          <w:t xml:space="preserve"> </w:t>
        </w:r>
      </w:ins>
      <w:ins w:id="315" w:author="Wariimi Karingi" w:date="2025-11-26T17:25:00Z" w16du:dateUtc="2025-11-26T06:55:00Z">
        <w:r w:rsidR="00ED70BE">
          <w:t>.</w:t>
        </w:r>
      </w:ins>
      <w:ins w:id="316" w:author="Wariimi Karingi" w:date="2025-11-26T17:47:00Z" w16du:dateUtc="2025-11-26T07:17:00Z">
        <w:r w:rsidR="00B70E8C">
          <w:t xml:space="preserve"> The findings are within the prevalence </w:t>
        </w:r>
      </w:ins>
      <w:ins w:id="317" w:author="Wariimi Karingi" w:date="2025-11-26T17:25:00Z" w16du:dateUtc="2025-11-26T06:55:00Z">
        <w:r w:rsidR="00ED70BE">
          <w:t xml:space="preserve"> </w:t>
        </w:r>
      </w:ins>
      <w:ins w:id="318" w:author="Wariimi Karingi" w:date="2025-11-26T17:21:00Z" w16du:dateUtc="2025-11-26T06:51:00Z">
        <w:r w:rsidR="00793619">
          <w:t>A study in Ghana looking at the prevalence of depression</w:t>
        </w:r>
      </w:ins>
      <w:ins w:id="319" w:author="Wariimi Karingi" w:date="2025-11-26T17:22:00Z" w16du:dateUtc="2025-11-26T06:52:00Z">
        <w:r w:rsidR="006C56FA">
          <w:t xml:space="preserve"> among adolescents and young adults </w:t>
        </w:r>
        <w:r w:rsidR="006649A0">
          <w:t>living with HIV</w:t>
        </w:r>
      </w:ins>
      <w:ins w:id="320" w:author="Wariimi Karingi" w:date="2025-11-26T17:21:00Z" w16du:dateUtc="2025-11-26T06:51:00Z">
        <w:r w:rsidR="00793619">
          <w:t xml:space="preserve"> </w:t>
        </w:r>
      </w:ins>
      <w:ins w:id="321" w:author="Wariimi Karingi" w:date="2025-11-26T17:22:00Z" w16du:dateUtc="2025-11-26T06:52:00Z">
        <w:r w:rsidR="006C56FA">
          <w:t xml:space="preserve">reported 40.7% </w:t>
        </w:r>
      </w:ins>
    </w:p>
    <w:p w14:paraId="350B05D7" w14:textId="2E8DAEE5" w:rsidR="004849EC" w:rsidRDefault="004849EC" w:rsidP="004849EC">
      <w:pPr>
        <w:pStyle w:val="Heading3"/>
        <w:rPr>
          <w:rFonts w:eastAsia="Times New Roman"/>
        </w:rPr>
      </w:pPr>
      <w:bookmarkStart w:id="322" w:name="_Toc212149838"/>
      <w:r>
        <w:rPr>
          <w:rFonts w:eastAsia="Times New Roman"/>
        </w:rPr>
        <w:t xml:space="preserve">5.2.1 </w:t>
      </w:r>
      <w:r w:rsidRPr="006F510D">
        <w:rPr>
          <w:rFonts w:eastAsia="Times New Roman"/>
        </w:rPr>
        <w:t xml:space="preserve">Factors Associated </w:t>
      </w:r>
      <w:r>
        <w:rPr>
          <w:rFonts w:eastAsia="Times New Roman"/>
        </w:rPr>
        <w:t>w</w:t>
      </w:r>
      <w:r w:rsidRPr="006F510D">
        <w:rPr>
          <w:rFonts w:eastAsia="Times New Roman"/>
        </w:rPr>
        <w:t xml:space="preserve">ith Depression &amp; PTSD </w:t>
      </w:r>
      <w:r>
        <w:rPr>
          <w:rFonts w:eastAsia="Times New Roman"/>
        </w:rPr>
        <w:t>in</w:t>
      </w:r>
      <w:r w:rsidRPr="006F510D">
        <w:rPr>
          <w:rFonts w:eastAsia="Times New Roman"/>
        </w:rPr>
        <w:t xml:space="preserve"> Adolescents with HIV/AIDS</w:t>
      </w:r>
      <w:bookmarkEnd w:id="322"/>
      <w:r w:rsidRPr="006F510D">
        <w:rPr>
          <w:rFonts w:eastAsia="Times New Roman"/>
        </w:rPr>
        <w:t xml:space="preserve"> </w:t>
      </w:r>
    </w:p>
    <w:p w14:paraId="70E1E5C3" w14:textId="69E5A0B6" w:rsidR="00B35118" w:rsidRPr="00B35118" w:rsidRDefault="00B35118" w:rsidP="00B35118">
      <w:r>
        <w:rPr>
          <w:rFonts w:eastAsia="Times New Roman"/>
        </w:rPr>
        <w:t xml:space="preserve">The study found that </w:t>
      </w:r>
      <w:r w:rsidRPr="00B35118">
        <w:t>the increased odds of depression among older adolescents (18–19 years) compared with younger adolescents (10–17 years) (OR = 3.29) mirror prior evidence that older youths with HIV are at greater risk. For example, a systematic review reported that adolescents aged 15–19 had a higher prevalence of depression (37.09%) than those aged 10–14 (29.82%)</w:t>
      </w:r>
      <w:r w:rsidR="00A607EA">
        <w:t xml:space="preserve"> (</w:t>
      </w:r>
      <w:r w:rsidR="00E52347">
        <w:t>92</w:t>
      </w:r>
      <w:r w:rsidR="00A607EA">
        <w:t>)</w:t>
      </w:r>
      <w:r w:rsidRPr="00B35118">
        <w:t xml:space="preserve"> This suggests the transition into late adolescence may carry increased psychosocial burdens (peer relationships, identity, stigma, self-management of HIV) that elevate depression risk.</w:t>
      </w:r>
    </w:p>
    <w:p w14:paraId="25386ADE" w14:textId="076734D2" w:rsidR="00B35118" w:rsidRPr="00B35118" w:rsidRDefault="005838F8" w:rsidP="00B35118">
      <w:pPr>
        <w:rPr>
          <w:rFonts w:eastAsia="Times New Roman"/>
        </w:rPr>
      </w:pPr>
      <w:r>
        <w:rPr>
          <w:rFonts w:eastAsia="Times New Roman"/>
        </w:rPr>
        <w:t xml:space="preserve">Further, the study found that going </w:t>
      </w:r>
      <w:r w:rsidR="00B35118" w:rsidRPr="00B35118">
        <w:rPr>
          <w:rFonts w:eastAsia="Times New Roman"/>
        </w:rPr>
        <w:t xml:space="preserve">hunger </w:t>
      </w:r>
      <w:r>
        <w:rPr>
          <w:rFonts w:eastAsia="Times New Roman"/>
        </w:rPr>
        <w:t>to</w:t>
      </w:r>
      <w:r w:rsidR="00B35118" w:rsidRPr="00B35118">
        <w:rPr>
          <w:rFonts w:eastAsia="Times New Roman"/>
        </w:rPr>
        <w:t xml:space="preserve"> school showed a very strong association with depression (OR = 6.51). This underscores the role of food insecurity or deprivation as a social determinant of mental health. While many HIV studies focus on stigma, adherence or clinical factors, fewer emphasize nutritional insecurity. Yet, the case-control study in Tanzania found that childhood deprivation (AOR = 4.76) was significantly associated with depressive symptoms among HIV-infected adolescents</w:t>
      </w:r>
      <w:r w:rsidR="004F4304">
        <w:rPr>
          <w:rFonts w:eastAsia="Times New Roman"/>
        </w:rPr>
        <w:t xml:space="preserve"> (93)</w:t>
      </w:r>
      <w:r w:rsidR="00B35118" w:rsidRPr="00B35118">
        <w:rPr>
          <w:rFonts w:eastAsia="Times New Roman"/>
        </w:rPr>
        <w:t>. Thus, this finding is consistent with, and adds weight to, the argument that socio-economic hardship (in this case hunger) amplifies mental health vulnerability in HIV-positive adolescents.</w:t>
      </w:r>
    </w:p>
    <w:p w14:paraId="00689866" w14:textId="46CFF65B" w:rsidR="00B35118" w:rsidRPr="00B35118" w:rsidRDefault="007F2899" w:rsidP="00B35118">
      <w:pPr>
        <w:rPr>
          <w:rFonts w:eastAsia="Times New Roman"/>
        </w:rPr>
      </w:pPr>
      <w:r>
        <w:rPr>
          <w:rFonts w:eastAsia="Times New Roman"/>
        </w:rPr>
        <w:t>The study found that</w:t>
      </w:r>
      <w:r w:rsidR="00B35118" w:rsidRPr="00B35118">
        <w:rPr>
          <w:rFonts w:eastAsia="Times New Roman"/>
        </w:rPr>
        <w:t xml:space="preserve"> family alcohol use and adolescent alcohol use were significantly associated with depression (ORs ≈ 6.01 and 1.99–4.52 respectively). The literature supports associations between substance use and depression in HIV populations. For example, a meta-analysis found alcohol use disorders among people living with HIV were associated with depression (OR ≈ 1.61) though in broader adult populations</w:t>
      </w:r>
      <w:r w:rsidR="00CF5D98">
        <w:rPr>
          <w:rFonts w:eastAsia="Times New Roman"/>
        </w:rPr>
        <w:t xml:space="preserve"> (94)</w:t>
      </w:r>
      <w:r w:rsidR="00B35118" w:rsidRPr="00B35118">
        <w:rPr>
          <w:rFonts w:eastAsia="Times New Roman"/>
        </w:rPr>
        <w:t xml:space="preserve">. </w:t>
      </w:r>
      <w:r w:rsidR="00B35118" w:rsidRPr="00B35118">
        <w:rPr>
          <w:rFonts w:eastAsia="Times New Roman"/>
        </w:rPr>
        <w:lastRenderedPageBreak/>
        <w:t>For adolescents, evidence is more limited, but one South African study pointed to depression symptomatology being linked with problematic alcohol use and risky sexual behaviour</w:t>
      </w:r>
      <w:r w:rsidR="00CA04F8">
        <w:rPr>
          <w:rFonts w:eastAsia="Times New Roman"/>
        </w:rPr>
        <w:t xml:space="preserve"> (84)</w:t>
      </w:r>
      <w:r w:rsidR="00B35118" w:rsidRPr="00B35118">
        <w:rPr>
          <w:rFonts w:eastAsia="Times New Roman"/>
        </w:rPr>
        <w:t>. The present study’s stronger ORs may reflect compounding risk in adolescents living with HIV in resource-constrained settings.</w:t>
      </w:r>
    </w:p>
    <w:p w14:paraId="47AB3B0D" w14:textId="680E9DE2" w:rsidR="00B35118" w:rsidRPr="00B35118" w:rsidRDefault="00D9014A" w:rsidP="00B35118">
      <w:pPr>
        <w:rPr>
          <w:rFonts w:eastAsia="Times New Roman"/>
        </w:rPr>
      </w:pPr>
      <w:r>
        <w:rPr>
          <w:rFonts w:eastAsia="Times New Roman"/>
        </w:rPr>
        <w:t>In addition</w:t>
      </w:r>
      <w:r w:rsidR="00B35118" w:rsidRPr="00B35118">
        <w:rPr>
          <w:rFonts w:eastAsia="Times New Roman"/>
        </w:rPr>
        <w:t>, sexual behaviour (ever had sex) and history of STDs were also significantly linked to depression (OR = 3.31 and 5.77 respectively). This aligns with previous work showing that HIV-positive adolescents engaging in sexual risk behaviours, or sexually active, have higher psychological distress. For instance, in Uganda HIV-infected adolescents who were sexually active or had disclosed status had higher odds of depressive symptoms (AOR = 1.6) though modest in size</w:t>
      </w:r>
      <w:r w:rsidR="0039175F">
        <w:rPr>
          <w:rFonts w:eastAsia="Times New Roman"/>
        </w:rPr>
        <w:t xml:space="preserve"> (95)</w:t>
      </w:r>
      <w:r w:rsidR="00B35118" w:rsidRPr="00B35118">
        <w:rPr>
          <w:rFonts w:eastAsia="Times New Roman"/>
        </w:rPr>
        <w:t>.</w:t>
      </w:r>
      <w:r w:rsidR="0039175F">
        <w:rPr>
          <w:rFonts w:eastAsia="Times New Roman"/>
        </w:rPr>
        <w:t xml:space="preserve"> </w:t>
      </w:r>
      <w:r w:rsidR="00B35118" w:rsidRPr="00B35118">
        <w:rPr>
          <w:rFonts w:eastAsia="Times New Roman"/>
        </w:rPr>
        <w:t>The finding here of OR = 5.77 for STDs is quite large and may signal that adolescents who have had STDs (which might accompany risky behaviour, stigma or guilt) endure markedly elevated depression risk.</w:t>
      </w:r>
    </w:p>
    <w:p w14:paraId="0F052BD5" w14:textId="027A7CEE" w:rsidR="00B35118" w:rsidRPr="00B35118" w:rsidRDefault="0039175F" w:rsidP="00B35118">
      <w:pPr>
        <w:rPr>
          <w:rFonts w:eastAsia="Times New Roman"/>
        </w:rPr>
      </w:pPr>
      <w:r>
        <w:rPr>
          <w:rFonts w:eastAsia="Times New Roman"/>
        </w:rPr>
        <w:t xml:space="preserve">The </w:t>
      </w:r>
      <w:r w:rsidR="00B35118" w:rsidRPr="00B35118">
        <w:rPr>
          <w:rFonts w:eastAsia="Times New Roman"/>
        </w:rPr>
        <w:t xml:space="preserve">study reports that gender was </w:t>
      </w:r>
      <w:r w:rsidR="00B35118" w:rsidRPr="00B35118">
        <w:rPr>
          <w:rFonts w:eastAsia="Times New Roman"/>
          <w:i/>
          <w:iCs/>
        </w:rPr>
        <w:t>not</w:t>
      </w:r>
      <w:r w:rsidR="00B35118" w:rsidRPr="00B35118">
        <w:rPr>
          <w:rFonts w:eastAsia="Times New Roman"/>
        </w:rPr>
        <w:t xml:space="preserve"> significantly associated with depression (OR = 0.84, p = 0.072) though females had slightly lower odds. This contrasts somewhat with the meta‐analysis showing higher prevalence of depression among female adolescents with HIV (32.15%) than males (25.07%)</w:t>
      </w:r>
      <w:r w:rsidR="003168A5">
        <w:rPr>
          <w:rFonts w:eastAsia="Times New Roman"/>
        </w:rPr>
        <w:t xml:space="preserve"> (96)</w:t>
      </w:r>
      <w:r w:rsidR="00B35118" w:rsidRPr="00B35118">
        <w:rPr>
          <w:rFonts w:eastAsia="Times New Roman"/>
        </w:rPr>
        <w:t>. There may be contextual differences (culture, sample size, gender roles) that explain this divergence. It could also reflect that in this specific study setting, gender-based mental health differences were muted or overshadowed by stronger social/family factors (food insecurity, family alcohol use).</w:t>
      </w:r>
    </w:p>
    <w:p w14:paraId="02EBD875" w14:textId="2727E782" w:rsidR="004849EC" w:rsidRDefault="004849EC" w:rsidP="004849EC">
      <w:pPr>
        <w:pStyle w:val="Heading3"/>
        <w:rPr>
          <w:rFonts w:eastAsia="Times New Roman"/>
        </w:rPr>
      </w:pPr>
      <w:bookmarkStart w:id="323" w:name="_Toc212149839"/>
      <w:r>
        <w:rPr>
          <w:rFonts w:eastAsia="Times New Roman"/>
        </w:rPr>
        <w:t xml:space="preserve">5.2.2 </w:t>
      </w:r>
      <w:r w:rsidRPr="006F510D">
        <w:rPr>
          <w:rFonts w:eastAsia="Times New Roman"/>
        </w:rPr>
        <w:t>Association Between the Psychosocial Wellbeing and Mental Health</w:t>
      </w:r>
      <w:bookmarkEnd w:id="323"/>
      <w:r w:rsidRPr="006F510D">
        <w:rPr>
          <w:rFonts w:eastAsia="Times New Roman"/>
        </w:rPr>
        <w:t xml:space="preserve"> </w:t>
      </w:r>
    </w:p>
    <w:p w14:paraId="1CA66A4F" w14:textId="15C088F1" w:rsidR="009C3901" w:rsidRPr="009C3901" w:rsidRDefault="009C3901" w:rsidP="009C3901">
      <w:pPr>
        <w:rPr>
          <w:rFonts w:eastAsia="Times New Roman"/>
        </w:rPr>
      </w:pPr>
      <w:r w:rsidRPr="009C3901">
        <w:rPr>
          <w:rFonts w:eastAsia="Times New Roman"/>
        </w:rPr>
        <w:t xml:space="preserve">The findings presented in </w:t>
      </w:r>
      <w:r w:rsidR="00584DAE">
        <w:rPr>
          <w:rFonts w:eastAsia="Times New Roman"/>
        </w:rPr>
        <w:t>the</w:t>
      </w:r>
      <w:r w:rsidRPr="009C3901">
        <w:rPr>
          <w:rFonts w:eastAsia="Times New Roman"/>
        </w:rPr>
        <w:t xml:space="preserve"> study robustly illustrate the strong link between psychosocial wellbeing indicators and depression among adolescents living with HIV/AIDS. Adolescents who reported feeling sad or hopeless for several days exhibited significantly higher odds of depression, indicating that persistent negative mood states are a substantial risk factor. This is consistent with broader evidence showing high depression rates among adolescents with HIV/AIDS, particularly when psychosocial stressors are present (</w:t>
      </w:r>
      <w:r w:rsidR="006C6B93">
        <w:rPr>
          <w:rFonts w:eastAsia="Times New Roman"/>
        </w:rPr>
        <w:t>76</w:t>
      </w:r>
      <w:r w:rsidRPr="009C3901">
        <w:rPr>
          <w:rFonts w:eastAsia="Times New Roman"/>
        </w:rPr>
        <w:t>). Likewise, frequent crying</w:t>
      </w:r>
      <w:r w:rsidR="006C6B93">
        <w:rPr>
          <w:rFonts w:eastAsia="Times New Roman"/>
        </w:rPr>
        <w:t xml:space="preserve">, </w:t>
      </w:r>
      <w:r w:rsidRPr="009C3901">
        <w:rPr>
          <w:rFonts w:eastAsia="Times New Roman"/>
        </w:rPr>
        <w:t>used here as a proxy for emotional distress</w:t>
      </w:r>
      <w:r w:rsidR="006C6B93">
        <w:rPr>
          <w:rFonts w:eastAsia="Times New Roman"/>
        </w:rPr>
        <w:t xml:space="preserve">, </w:t>
      </w:r>
      <w:r w:rsidRPr="009C3901">
        <w:rPr>
          <w:rFonts w:eastAsia="Times New Roman"/>
        </w:rPr>
        <w:t>was strongly associated with depression (OR for “severally” crying = 5.89, 95% CI: 1.96–11.63, p = 0.002), underscoring how overt emotional dysregulation manifests in this population.</w:t>
      </w:r>
    </w:p>
    <w:p w14:paraId="3749249A" w14:textId="1E509644" w:rsidR="009C3901" w:rsidRPr="009C3901" w:rsidRDefault="009C3901" w:rsidP="009C3901">
      <w:pPr>
        <w:rPr>
          <w:rFonts w:eastAsia="Times New Roman"/>
        </w:rPr>
      </w:pPr>
      <w:r w:rsidRPr="009C3901">
        <w:rPr>
          <w:rFonts w:eastAsia="Times New Roman"/>
        </w:rPr>
        <w:lastRenderedPageBreak/>
        <w:t>Loss of interest in previously enjoyable activities (anhedonia) also emerged as a key predictor, with an OR of 6.32 for those experiencing this symptom for several days. This aligns with the conceptualization of depression in adolescent populations, where disengagement from social and pleasurable activities often signals deeper affective disturbance (</w:t>
      </w:r>
      <w:r w:rsidR="00584DAE">
        <w:rPr>
          <w:rFonts w:eastAsia="Times New Roman"/>
        </w:rPr>
        <w:t>6</w:t>
      </w:r>
      <w:r w:rsidRPr="009C3901">
        <w:rPr>
          <w:rFonts w:eastAsia="Times New Roman"/>
        </w:rPr>
        <w:t>8). The observed association between reduced time spent with friends and depression further highlights the critical role of social connectedness. Adolescents who limited peer contact had notably higher odds of depression, and those with the most severe reduction (100% prevalence) had an OR of 6.75. Social isolation and withdrawal are well‐documented risk factors for depressive symptoms in youth generally and adolescents living with HIV in particular (</w:t>
      </w:r>
      <w:r w:rsidR="00584DAE">
        <w:rPr>
          <w:rFonts w:eastAsia="Times New Roman"/>
        </w:rPr>
        <w:t>62</w:t>
      </w:r>
      <w:r w:rsidRPr="009C3901">
        <w:rPr>
          <w:rFonts w:eastAsia="Times New Roman"/>
        </w:rPr>
        <w:t>). The strong association between suicidal ideation and depression is especially concerning; it underscores how psychosocial distress in this group may escalate into serious self‐harm risk, echoing findings from Botswana where negative feelings about one’s HIV status and alcohol misuse predicted suicidal behavior (</w:t>
      </w:r>
      <w:r w:rsidR="00584DAE">
        <w:rPr>
          <w:rFonts w:eastAsia="Times New Roman"/>
        </w:rPr>
        <w:t>71)</w:t>
      </w:r>
      <w:r w:rsidRPr="009C3901">
        <w:rPr>
          <w:rFonts w:eastAsia="Times New Roman"/>
        </w:rPr>
        <w:t>.</w:t>
      </w:r>
    </w:p>
    <w:p w14:paraId="0C0E01DD" w14:textId="0A732D75" w:rsidR="009C3901" w:rsidRPr="009C3901" w:rsidRDefault="009C3901" w:rsidP="009C3901">
      <w:pPr>
        <w:rPr>
          <w:rFonts w:eastAsia="Times New Roman"/>
        </w:rPr>
      </w:pPr>
      <w:r w:rsidRPr="009C3901">
        <w:rPr>
          <w:rFonts w:eastAsia="Times New Roman"/>
        </w:rPr>
        <w:t>Importantly, these findings are consistent with and expand on existing studies. For instance, a systematic review found depression prevalence of about 26% among adolescents with HIV/AIDS globally, with higher prevalence among older adolescents and females (32.15% in females vs. 25.07% in males) (</w:t>
      </w:r>
      <w:r w:rsidR="00584DAE">
        <w:rPr>
          <w:rFonts w:eastAsia="Times New Roman"/>
        </w:rPr>
        <w:t>43</w:t>
      </w:r>
      <w:r w:rsidRPr="009C3901">
        <w:rPr>
          <w:rFonts w:eastAsia="Times New Roman"/>
        </w:rPr>
        <w:t xml:space="preserve">). </w:t>
      </w:r>
      <w:r w:rsidR="00796FED">
        <w:rPr>
          <w:rFonts w:eastAsia="Times New Roman"/>
        </w:rPr>
        <w:t>The</w:t>
      </w:r>
      <w:r w:rsidRPr="009C3901">
        <w:rPr>
          <w:rFonts w:eastAsia="Times New Roman"/>
        </w:rPr>
        <w:t xml:space="preserve"> findings extend this by illustrating how emotional symptoms (sadness, crying), behavioural indicators (loss of interest, social withdrawal) and suicidality map onto depression outcomes in a specific HIV‐affected adolescent cohort. While some other studies emphasize stigma, self-esteem and viral load as predictors (</w:t>
      </w:r>
      <w:r w:rsidR="00584DAE">
        <w:rPr>
          <w:rFonts w:eastAsia="Times New Roman"/>
        </w:rPr>
        <w:t>77</w:t>
      </w:r>
      <w:r w:rsidRPr="009C3901">
        <w:rPr>
          <w:rFonts w:eastAsia="Times New Roman"/>
        </w:rPr>
        <w:t>).</w:t>
      </w:r>
    </w:p>
    <w:p w14:paraId="2CDBC1B1" w14:textId="31D13B6B" w:rsidR="004849EC" w:rsidRPr="006F510D" w:rsidRDefault="004849EC" w:rsidP="004849EC">
      <w:pPr>
        <w:pStyle w:val="Heading3"/>
        <w:rPr>
          <w:rFonts w:eastAsia="Times New Roman"/>
        </w:rPr>
      </w:pPr>
      <w:bookmarkStart w:id="324" w:name="_Toc212149840"/>
      <w:r>
        <w:rPr>
          <w:rFonts w:eastAsia="Times New Roman"/>
        </w:rPr>
        <w:t xml:space="preserve">5.2.3 </w:t>
      </w:r>
      <w:r w:rsidRPr="006F510D">
        <w:rPr>
          <w:rFonts w:eastAsia="Times New Roman"/>
          <w:lang w:val="en-GB"/>
        </w:rPr>
        <w:t>Mental Health Services Available Depression and PTSD</w:t>
      </w:r>
      <w:bookmarkEnd w:id="324"/>
      <w:r w:rsidRPr="006F510D">
        <w:rPr>
          <w:rFonts w:eastAsia="Times New Roman"/>
          <w:lang w:val="en-GB"/>
        </w:rPr>
        <w:t xml:space="preserve"> </w:t>
      </w:r>
    </w:p>
    <w:p w14:paraId="010E56B2" w14:textId="028D10D2" w:rsidR="0080625A" w:rsidRPr="0080625A" w:rsidRDefault="0080625A" w:rsidP="0080625A">
      <w:r w:rsidRPr="0080625A">
        <w:t xml:space="preserve">The </w:t>
      </w:r>
      <w:r w:rsidR="00F03B7D">
        <w:t xml:space="preserve">found </w:t>
      </w:r>
      <w:r w:rsidRPr="0080625A">
        <w:t xml:space="preserve">that a substantial majority of adolescents living with HIV in this sample report no experience of violence at home (85.2%) and relatively low levels of violence in other contexts (15.4%). Nonetheless, even the smaller prevalence of home-violence (3.3% once; 7.4% sometimes; 4.1% severally) is notable because evidence from sub-Saharan Africa indicates that exposure to violence among HIV-affected children or adolescents is not only common but strongly linked to poorer mental health and HIV outcomes. </w:t>
      </w:r>
      <w:r w:rsidR="00F03B7D">
        <w:t>A</w:t>
      </w:r>
      <w:r w:rsidRPr="0080625A">
        <w:t xml:space="preserve"> study in South Africa and Malawi found that exposure to home and community violence predicted depression and trauma symptoms among HIV-affected youth (β = 0.17, p &lt; </w:t>
      </w:r>
      <w:r w:rsidR="00F03B7D">
        <w:t>0</w:t>
      </w:r>
      <w:r w:rsidRPr="0080625A">
        <w:t>.001) and an OR of 1.89 (95% CI 1.23–2.85) for risk behaviour among children exposed to home violence</w:t>
      </w:r>
      <w:r w:rsidR="00245C6D">
        <w:t xml:space="preserve"> (97)</w:t>
      </w:r>
      <w:r w:rsidRPr="0080625A">
        <w:t xml:space="preserve">. The comparatively low reported levels </w:t>
      </w:r>
      <w:r w:rsidRPr="0080625A">
        <w:lastRenderedPageBreak/>
        <w:t xml:space="preserve">in </w:t>
      </w:r>
      <w:r w:rsidR="00796FED">
        <w:t>the</w:t>
      </w:r>
      <w:r w:rsidRPr="0080625A">
        <w:t xml:space="preserve"> sample might reflect under-reporting (due to stigma, fear, or recall) or a sample with fewer exposures. Nonetheless the finding of any violence </w:t>
      </w:r>
      <w:r w:rsidR="00894697" w:rsidRPr="0080625A">
        <w:t>emphasizes</w:t>
      </w:r>
      <w:r w:rsidRPr="0080625A">
        <w:t xml:space="preserve"> the need for trauma-informed care. The literature also highlights that violence </w:t>
      </w:r>
      <w:r w:rsidR="00894697" w:rsidRPr="0080625A">
        <w:t>victimization</w:t>
      </w:r>
      <w:r w:rsidRPr="0080625A">
        <w:t xml:space="preserve"> among adolescents living with HIV (ALHIV) is associated with depression, suicidal behaviour and poor adherence. </w:t>
      </w:r>
      <w:r w:rsidR="00894697">
        <w:t>I</w:t>
      </w:r>
      <w:r w:rsidR="00894697" w:rsidRPr="0080625A">
        <w:t>nternalized</w:t>
      </w:r>
      <w:r w:rsidRPr="0080625A">
        <w:t xml:space="preserve"> HIV stigma, bullying and violence </w:t>
      </w:r>
      <w:r w:rsidR="00894697" w:rsidRPr="0080625A">
        <w:t>victimization</w:t>
      </w:r>
      <w:r w:rsidRPr="0080625A">
        <w:t xml:space="preserve"> were associated with major depressive disorder in HIV-positive adolescents in rural Uganda and suicidality (</w:t>
      </w:r>
      <w:r w:rsidR="00F94F45">
        <w:t>79</w:t>
      </w:r>
      <w:r w:rsidRPr="0080625A">
        <w:t xml:space="preserve">). </w:t>
      </w:r>
      <w:r w:rsidR="009435BA" w:rsidRPr="0080625A">
        <w:t>So,</w:t>
      </w:r>
      <w:r w:rsidRPr="0080625A">
        <w:t xml:space="preserve"> the data in this study are consistent with the broader pattern: even relatively modest exposures to violence may warrant attention.</w:t>
      </w:r>
    </w:p>
    <w:p w14:paraId="1E20AE8D" w14:textId="498BD847" w:rsidR="0080625A" w:rsidRPr="0080625A" w:rsidRDefault="0080625A" w:rsidP="0080625A">
      <w:r w:rsidRPr="0080625A">
        <w:t>Regarding clinic-visiting reasons, 86.9% of adolescents came for HIV-related care, with smaller proportions for medication collection (4.9%) or other illnesses (8.2%). This suggests that the HIV programme remains the key point of health system contact for these adolescents. That is an important lever: then mental-health or psychosocial services could be integrated within the HIV clinic context. Because the HIV‐care visit is the routine touchpoint, leveraging this for mental health screening is consistent with recommendations in the literature (e.g., trauma and HIV care need integration)</w:t>
      </w:r>
      <w:r w:rsidR="009435BA">
        <w:t xml:space="preserve"> (56)</w:t>
      </w:r>
    </w:p>
    <w:p w14:paraId="1949ECB3" w14:textId="21D0539A" w:rsidR="0080625A" w:rsidRPr="0080625A" w:rsidRDefault="0080625A" w:rsidP="0080625A">
      <w:r w:rsidRPr="0080625A">
        <w:t>In terms of medication adherence, 72.1% reported never missing a dose, while 14.8% missed once, 11.5% sometimes, and 1.6% severally. While the majority adherence is encouraging, the fact that ~27.9% reported at least one missed dose remains significant. The literature shows that exposure to violence or trauma can worsen adherence outcomes among ALHIV. For example, exposures to violence in Eastern &amp; Southern Africa were linked to non-adherence among adolescents living with HIV</w:t>
      </w:r>
      <w:r w:rsidR="00D6638A">
        <w:t xml:space="preserve"> (32)</w:t>
      </w:r>
      <w:r w:rsidRPr="0080625A">
        <w:t xml:space="preserve">. </w:t>
      </w:r>
      <w:r w:rsidR="00D6638A">
        <w:t>S</w:t>
      </w:r>
      <w:r w:rsidRPr="0080625A">
        <w:t>ources of help for sadness/anxiety/depression reveal that 27.9% sought school counsellor help, with smaller numbers accessing religious leaders (9.0%), friends (10.7%), teachers (12.3%), parents (5.7%), hospital counsellors (4.9%), siblings (3.3%). Yet 11.5% indicated no one, and 0.8% preferred staying alone. This distribution highlights that while there are some pathways of help, there are also gaps</w:t>
      </w:r>
      <w:r w:rsidR="009E25FD">
        <w:t>,</w:t>
      </w:r>
      <w:r w:rsidRPr="0080625A">
        <w:t xml:space="preserve"> a notable minority of adolescents appear un-served or reluctant to seek help. The literature underscores the need for accessible mental health services in HIV </w:t>
      </w:r>
      <w:r w:rsidR="009E25FD" w:rsidRPr="0080625A">
        <w:t>programs</w:t>
      </w:r>
      <w:r w:rsidRPr="0080625A">
        <w:t xml:space="preserve"> for youth</w:t>
      </w:r>
      <w:r w:rsidR="009E25FD">
        <w:t xml:space="preserve">, </w:t>
      </w:r>
      <w:r w:rsidRPr="0080625A">
        <w:t xml:space="preserve">especially given the association between violence, trauma, and mental health outcomes in ALHIV. For example, interventions are being piloted that combine trauma, violence </w:t>
      </w:r>
      <w:r w:rsidR="009E25FD" w:rsidRPr="0080625A">
        <w:t>victimization</w:t>
      </w:r>
      <w:r w:rsidRPr="0080625A">
        <w:t>, stigma reduction and mental health for ALHIV (</w:t>
      </w:r>
      <w:r w:rsidR="00796FED">
        <w:t>63</w:t>
      </w:r>
      <w:r w:rsidRPr="0080625A">
        <w:t>)</w:t>
      </w:r>
      <w:r w:rsidR="009B4994">
        <w:t>.</w:t>
      </w:r>
    </w:p>
    <w:p w14:paraId="69C8F036" w14:textId="77777777" w:rsidR="004849EC" w:rsidRDefault="004849EC" w:rsidP="004849EC">
      <w:pPr>
        <w:pStyle w:val="Heading2"/>
      </w:pPr>
      <w:bookmarkStart w:id="325" w:name="_Toc212149841"/>
      <w:r>
        <w:lastRenderedPageBreak/>
        <w:t>5.3 Conclusion</w:t>
      </w:r>
      <w:bookmarkEnd w:id="325"/>
    </w:p>
    <w:p w14:paraId="08CCF0A4" w14:textId="6B2B9C47" w:rsidR="004849EC" w:rsidRDefault="00A559D5" w:rsidP="004849EC">
      <w:r w:rsidRPr="00A559D5">
        <w:t xml:space="preserve">The study </w:t>
      </w:r>
      <w:r>
        <w:t>found</w:t>
      </w:r>
      <w:r w:rsidRPr="00A559D5">
        <w:t xml:space="preserve"> that depression and PTSD among adolescents living with HIV/AIDS are strongly associated with socio-economic hardship, family alcohol use, emotional distress, and risky behaviors. These findings highlight the multifactorial nature of mental health challenges, emphasizing the need for integrated psychosocial, behavioral, and family-centered interventions within HIV care programs.</w:t>
      </w:r>
    </w:p>
    <w:p w14:paraId="74567323" w14:textId="4CDD3215" w:rsidR="00697D69" w:rsidRDefault="00697D69" w:rsidP="004849EC">
      <w:r w:rsidRPr="00697D69">
        <w:t xml:space="preserve">The study </w:t>
      </w:r>
      <w:r>
        <w:t>revealed</w:t>
      </w:r>
      <w:r w:rsidRPr="00697D69">
        <w:t xml:space="preserve"> that psychosocial distress</w:t>
      </w:r>
      <w:r>
        <w:t xml:space="preserve"> </w:t>
      </w:r>
      <w:r w:rsidRPr="00697D69">
        <w:t>including sadness, excessive crying, loss of interest, social withdrawal, and suicidal thoughts</w:t>
      </w:r>
      <w:r>
        <w:t xml:space="preserve"> </w:t>
      </w:r>
      <w:r w:rsidRPr="00697D69">
        <w:t>is strongly associated with depression and PTSD among adolescents living with HIV/AIDS. These findings highlight the profound impact of emotional and social wellbeing on the mental health of this vulnerable population.</w:t>
      </w:r>
    </w:p>
    <w:p w14:paraId="7F4583D8" w14:textId="18780D73" w:rsidR="00BC59F5" w:rsidRDefault="00BC59F5" w:rsidP="004849EC">
      <w:r w:rsidRPr="00BC59F5">
        <w:t>The study reveals that while most adolescents living with HIV/AIDS reported minimal exposure to violence, good medication adherence, and access to school-based counselling, notable gaps persist in mental health support. Emotional distress, family instability, and hunger remain key predictors of depression and PTSD, underscoring the need for integrated psychosocial care</w:t>
      </w:r>
    </w:p>
    <w:p w14:paraId="0566AE9D" w14:textId="77777777" w:rsidR="004849EC" w:rsidRDefault="004849EC" w:rsidP="004849EC">
      <w:pPr>
        <w:pStyle w:val="Heading2"/>
      </w:pPr>
      <w:bookmarkStart w:id="326" w:name="_Toc212149842"/>
      <w:r>
        <w:t>5.4 Recommendations</w:t>
      </w:r>
      <w:bookmarkEnd w:id="326"/>
    </w:p>
    <w:p w14:paraId="37D46DEC" w14:textId="1DDAAAC2" w:rsidR="004849EC" w:rsidRDefault="00A559D5" w:rsidP="004849EC">
      <w:r>
        <w:t>H</w:t>
      </w:r>
      <w:r w:rsidRPr="00A559D5">
        <w:t xml:space="preserve">ealthcare providers, school counsellors, community leaders, and policymakers </w:t>
      </w:r>
      <w:r>
        <w:t xml:space="preserve">should </w:t>
      </w:r>
      <w:r w:rsidRPr="00A559D5">
        <w:t>collaborate to strengthen psychosocial support for adolescents with HIV/AIDS. Interventions should include mental health screening, family counseling on alcohol use, nutritional support for food-insecure adolescents, and health education on sexual behavior. Stakeholders must prioritize integrating mental health services within routine HIV care for sustainable outcomes.</w:t>
      </w:r>
    </w:p>
    <w:p w14:paraId="4A0E8BA2" w14:textId="0FE00819" w:rsidR="00697D69" w:rsidRDefault="00697D69" w:rsidP="004849EC">
      <w:r>
        <w:t>The county health team, h</w:t>
      </w:r>
      <w:r w:rsidRPr="00697D69">
        <w:t>ealthcare providers, school counsellors, community organizations, and policymakers collaborate to strengthen psychosocial support within HIV care. Routine mental health screening, peer-support programs, and family counselling should be integrated into adolescent HIV services. Stakeholders must prioritize early identification and intervention for emotional distress to enhance resilience, treatment adherence, and overall wellbeing.</w:t>
      </w:r>
    </w:p>
    <w:p w14:paraId="479BBE96" w14:textId="4CE192F8" w:rsidR="00E94DC9" w:rsidRDefault="00E94DC9" w:rsidP="004849EC">
      <w:r>
        <w:t xml:space="preserve">The county health team, </w:t>
      </w:r>
      <w:r w:rsidRPr="00E94DC9">
        <w:t xml:space="preserve">healthcare providers, school counsellors, social workers, and policymakers strengthen adolescent-focused mental health interventions within HIV programs. Stakeholders should integrate routine mental health screening, family </w:t>
      </w:r>
      <w:r w:rsidRPr="00E94DC9">
        <w:lastRenderedPageBreak/>
        <w:t>counselling, and violence prevention initiatives into HIV care. Collaboration between health facilities, schools, and community organizations is crucial to ensure holistic psychosocial support and improved treatment adherence for adolescents.</w:t>
      </w:r>
    </w:p>
    <w:p w14:paraId="33DC438B" w14:textId="77777777" w:rsidR="00E91BBD" w:rsidRDefault="004849EC" w:rsidP="004849EC">
      <w:pPr>
        <w:pStyle w:val="Heading2"/>
      </w:pPr>
      <w:bookmarkStart w:id="327" w:name="_Toc212149843"/>
      <w:r>
        <w:t>5.5 Recommendation for Future Study</w:t>
      </w:r>
      <w:bookmarkEnd w:id="327"/>
    </w:p>
    <w:p w14:paraId="1DE37EE6" w14:textId="109985CF" w:rsidR="00E91BBD" w:rsidRPr="00E91BBD" w:rsidRDefault="00E91BBD" w:rsidP="00E91BBD">
      <w:r>
        <w:t xml:space="preserve">There is need for future study that would </w:t>
      </w:r>
      <w:r w:rsidRPr="00E91BBD">
        <w:t>employ longitudinal designs to explore the causal relationships between psychosocial factors</w:t>
      </w:r>
      <w:r>
        <w:t xml:space="preserve"> </w:t>
      </w:r>
      <w:r w:rsidRPr="00E91BBD">
        <w:t>such as sadness, family alcohol use, violence exposure, and social withdrawal</w:t>
      </w:r>
      <w:r>
        <w:t xml:space="preserve"> </w:t>
      </w:r>
      <w:r w:rsidRPr="00E91BBD">
        <w:t>and the development of depression and PTSD among adolescents living with HIV/AIDS. This would help clarify how these factors evolve over time and affect mental health outcomes.</w:t>
      </w:r>
    </w:p>
    <w:p w14:paraId="3B8808A2" w14:textId="0C09555F" w:rsidR="00E91BBD" w:rsidRPr="00E91BBD" w:rsidRDefault="00E91BBD" w:rsidP="00E91BBD">
      <w:r w:rsidRPr="00E91BBD">
        <w:t>Further studies should investigate the effectiveness of integrated mental health interventions, such as school-based counselling, peer-support programs, and family therapy, in reducing depression and PTSD among adolescents with HIV/AIDS. Comparative studies across different regions or healthcare settings could provide deeper insights into contextual influences and best practices for psychosocial support.</w:t>
      </w:r>
    </w:p>
    <w:p w14:paraId="4189A5F7" w14:textId="6CC008D7" w:rsidR="00CE6389" w:rsidRDefault="00CE6389" w:rsidP="00E91BBD">
      <w:pPr>
        <w:rPr>
          <w:rFonts w:eastAsiaTheme="majorEastAsia"/>
          <w:szCs w:val="32"/>
        </w:rPr>
      </w:pPr>
      <w:r>
        <w:br w:type="page"/>
      </w:r>
    </w:p>
    <w:p w14:paraId="74699D60" w14:textId="1D64DD47" w:rsidR="00382CF3" w:rsidRDefault="00382CF3" w:rsidP="00CE6389">
      <w:pPr>
        <w:pStyle w:val="Heading1"/>
      </w:pPr>
      <w:bookmarkStart w:id="328" w:name="_Toc212149844"/>
      <w:r>
        <w:lastRenderedPageBreak/>
        <w:t>REFERENCES</w:t>
      </w:r>
      <w:bookmarkEnd w:id="328"/>
    </w:p>
    <w:p w14:paraId="42EC1A82" w14:textId="77777777" w:rsidR="00635B52" w:rsidRDefault="00635B52" w:rsidP="00635B52">
      <w:pPr>
        <w:pStyle w:val="ListParagraph"/>
        <w:numPr>
          <w:ilvl w:val="0"/>
          <w:numId w:val="69"/>
        </w:numPr>
        <w:ind w:left="540" w:hanging="540"/>
      </w:pPr>
      <w:r>
        <w:t xml:space="preserve">Hoffmann C, Tabrizian S, Wolf E, Eggers C, Stoehr A, Plettenberg A, et al. Survival of AIDS patients with primary central nervous system lymphoma is dramatically improved by HAART-induced immune recovery: AIDS. 2001 Nov;15(16):2119–27. </w:t>
      </w:r>
    </w:p>
    <w:p w14:paraId="76C1C2A4" w14:textId="77777777" w:rsidR="00635B52" w:rsidRDefault="00635B52" w:rsidP="00635B52">
      <w:pPr>
        <w:pStyle w:val="ListParagraph"/>
        <w:numPr>
          <w:ilvl w:val="0"/>
          <w:numId w:val="69"/>
        </w:numPr>
        <w:ind w:left="540" w:hanging="540"/>
      </w:pPr>
      <w:r>
        <w:t>World AIDS Day 2023 – events in Geneva and around the world [Internet]. [cited 2024 Feb 6]. Available from: https://www.who.int/news-room/events/detail/2023/12/01/default-calendar/world-aids-day-2023-events-in-geneva-and-around-the-world</w:t>
      </w:r>
    </w:p>
    <w:p w14:paraId="0255107B" w14:textId="77777777" w:rsidR="00635B52" w:rsidRDefault="00635B52" w:rsidP="00635B52">
      <w:pPr>
        <w:pStyle w:val="ListParagraph"/>
        <w:numPr>
          <w:ilvl w:val="0"/>
          <w:numId w:val="69"/>
        </w:numPr>
        <w:ind w:left="540" w:hanging="540"/>
      </w:pPr>
      <w:r>
        <w:t>Amy Roeder. Identifying unmet health needs for adolescents in sub-Saharan Africa [Internet]. Harvard School of Public Health; 2020. Available from: https://www.hsph.harvard.edu/news/features/adolescents-africa-health/</w:t>
      </w:r>
    </w:p>
    <w:p w14:paraId="1465FEC0" w14:textId="77777777" w:rsidR="00635B52" w:rsidRDefault="00635B52" w:rsidP="00635B52">
      <w:pPr>
        <w:pStyle w:val="ListParagraph"/>
        <w:numPr>
          <w:ilvl w:val="0"/>
          <w:numId w:val="69"/>
        </w:numPr>
        <w:ind w:left="540" w:hanging="540"/>
      </w:pPr>
      <w:r>
        <w:t>Kenya Demographic and Health Survey 2022. Key Indicators Report. [Internet]. Nairobi, Kenya, and Rockville, Maryland, USA: KNBS and ICF.; 2022. Available from: https://dhsprogram.com/pubs/pdf/PR143/PR143.pdf</w:t>
      </w:r>
    </w:p>
    <w:p w14:paraId="27EACAD8" w14:textId="77777777" w:rsidR="00635B52" w:rsidRDefault="00635B52" w:rsidP="00635B52">
      <w:pPr>
        <w:pStyle w:val="ListParagraph"/>
        <w:numPr>
          <w:ilvl w:val="0"/>
          <w:numId w:val="69"/>
        </w:numPr>
        <w:ind w:left="540" w:hanging="540"/>
      </w:pPr>
      <w:r>
        <w:t>Mann SK, Marwaha R. Posttraumatic Stress Disorder. In: StatPearls [Internet]. Treasure Island (FL): StatPearls Publishing; 2024 [cited 2024 Apr 25]. Available from: http://www.ncbi.nlm.nih.gov/books/NBK559129/</w:t>
      </w:r>
    </w:p>
    <w:p w14:paraId="757488B2" w14:textId="77777777" w:rsidR="00635B52" w:rsidRDefault="00635B52" w:rsidP="00635B52">
      <w:pPr>
        <w:pStyle w:val="ListParagraph"/>
        <w:numPr>
          <w:ilvl w:val="0"/>
          <w:numId w:val="69"/>
        </w:numPr>
        <w:ind w:left="540" w:hanging="540"/>
      </w:pPr>
      <w:r>
        <w:t>HIV Testing | HIV/AIDS | CDC [Internet]. 2022 [cited 2024 Feb 6]. Available from: https://www.cdc.gov/hiv/testing/index.html</w:t>
      </w:r>
    </w:p>
    <w:p w14:paraId="12AD18C4" w14:textId="77777777" w:rsidR="00635B52" w:rsidRDefault="00635B52" w:rsidP="00635B52">
      <w:pPr>
        <w:pStyle w:val="ListParagraph"/>
        <w:numPr>
          <w:ilvl w:val="0"/>
          <w:numId w:val="69"/>
        </w:numPr>
        <w:ind w:left="540" w:hanging="540"/>
      </w:pPr>
      <w:r>
        <w:t xml:space="preserve">Kenya Adolescent Mental Health Group. Burden and risk factors of mental and substance use disorders among adolescents and young adults in Kenya: results from the Global Burden of Disease Study 2019. EClinicalMedicine. 2024 Jan;67:102328. </w:t>
      </w:r>
    </w:p>
    <w:p w14:paraId="159BD3AC" w14:textId="77777777" w:rsidR="00635B52" w:rsidRDefault="00635B52" w:rsidP="00635B52">
      <w:pPr>
        <w:pStyle w:val="ListParagraph"/>
        <w:numPr>
          <w:ilvl w:val="0"/>
          <w:numId w:val="69"/>
        </w:numPr>
        <w:ind w:left="540" w:hanging="540"/>
      </w:pPr>
      <w:r>
        <w:t xml:space="preserve">Farley HR. Assessing mental health in vulnerable adolescents. Nursing2024. 2020 Oct;50(10):48. </w:t>
      </w:r>
    </w:p>
    <w:p w14:paraId="1614375E" w14:textId="77777777" w:rsidR="00635B52" w:rsidRDefault="00635B52" w:rsidP="00635B52">
      <w:pPr>
        <w:pStyle w:val="ListParagraph"/>
        <w:numPr>
          <w:ilvl w:val="0"/>
          <w:numId w:val="69"/>
        </w:numPr>
        <w:ind w:left="540" w:hanging="540"/>
      </w:pPr>
      <w:r>
        <w:t xml:space="preserve">Di Gennaro F, Marotta C, Saracino A, Occa E, Putoto G. Mental health needs of adolescents with HIV in Africa. Lancet HIV. 2022 Jun;9(6):e376. </w:t>
      </w:r>
    </w:p>
    <w:p w14:paraId="209CC85F" w14:textId="77777777" w:rsidR="00635B52" w:rsidRDefault="00635B52" w:rsidP="00635B52">
      <w:pPr>
        <w:pStyle w:val="ListParagraph"/>
        <w:numPr>
          <w:ilvl w:val="0"/>
          <w:numId w:val="69"/>
        </w:numPr>
        <w:ind w:left="540" w:hanging="540"/>
      </w:pPr>
      <w:r>
        <w:t xml:space="preserve">Mburugu P, Muiruri P, Opiyo N, Simba J, Adunda J, Kawira R, et al. Antiretroviral therapy outcomes among adolescents and young adults in a Tertiary hospital in Kenya. Afr Health Sci. 2021 May;21(Suppl):1–7. </w:t>
      </w:r>
    </w:p>
    <w:p w14:paraId="39BFB955" w14:textId="77777777" w:rsidR="00635B52" w:rsidRDefault="00635B52" w:rsidP="00635B52">
      <w:pPr>
        <w:pStyle w:val="ListParagraph"/>
        <w:numPr>
          <w:ilvl w:val="0"/>
          <w:numId w:val="69"/>
        </w:numPr>
        <w:ind w:left="540" w:hanging="540"/>
      </w:pPr>
      <w:r>
        <w:t xml:space="preserve">Kemigisha E, Zanoni B, Bruce K, Menjivar R, Kadengye D, Atwine D, et al. Prevalence of depressive symptoms and associated factors among adolescents </w:t>
      </w:r>
      <w:r>
        <w:lastRenderedPageBreak/>
        <w:t xml:space="preserve">living with HIV/AIDS in South Western Uganda. AIDS Care. 2019 Oct;31(10):1297–303. </w:t>
      </w:r>
    </w:p>
    <w:p w14:paraId="0B35BD09" w14:textId="77777777" w:rsidR="00635B52" w:rsidRDefault="00635B52" w:rsidP="00635B52">
      <w:pPr>
        <w:pStyle w:val="ListParagraph"/>
        <w:numPr>
          <w:ilvl w:val="0"/>
          <w:numId w:val="69"/>
        </w:numPr>
        <w:ind w:left="540" w:hanging="540"/>
      </w:pPr>
      <w:r>
        <w:t xml:space="preserve">Ciccia AH, Meulenbroek P, Turkstra LS. Adolescent Brain and Cognitive Developments: Implications for Clinical Assessment in Traumatic Brain Injury. Top Lang Disord. 2009;29(3):249–65. </w:t>
      </w:r>
    </w:p>
    <w:p w14:paraId="27A1BCDE" w14:textId="77777777" w:rsidR="00635B52" w:rsidRDefault="00635B52" w:rsidP="00635B52">
      <w:pPr>
        <w:pStyle w:val="ListParagraph"/>
        <w:numPr>
          <w:ilvl w:val="0"/>
          <w:numId w:val="69"/>
        </w:numPr>
        <w:ind w:left="540" w:hanging="540"/>
      </w:pPr>
      <w:r>
        <w:rPr>
          <w:rFonts w:hint="eastAsia"/>
        </w:rPr>
        <w:t xml:space="preserve">Pozuelo JR, Kilford EJ. Adolescent Health Series: Adolescent neurocognitive development in Western and Sub‐Saharan African contexts. Trop Med Int Health. 2021 Nov;26(11):1333–44. </w:t>
      </w:r>
    </w:p>
    <w:p w14:paraId="02D745C7" w14:textId="77777777" w:rsidR="00635B52" w:rsidRDefault="00635B52" w:rsidP="00635B52">
      <w:pPr>
        <w:pStyle w:val="ListParagraph"/>
        <w:numPr>
          <w:ilvl w:val="0"/>
          <w:numId w:val="69"/>
        </w:numPr>
        <w:ind w:left="540" w:hanging="540"/>
      </w:pPr>
      <w:r>
        <w:t xml:space="preserve">Konrad K, Firk C, Uhlhaas PJ. Brain development during adolescence: neuroscientific insights into this developmental period. Dtsch Arzteblatt Int. 2013 Jun;110(25):425–31. </w:t>
      </w:r>
    </w:p>
    <w:p w14:paraId="179C8E74" w14:textId="77777777" w:rsidR="00635B52" w:rsidRDefault="00635B52" w:rsidP="00635B52">
      <w:pPr>
        <w:pStyle w:val="ListParagraph"/>
        <w:numPr>
          <w:ilvl w:val="0"/>
          <w:numId w:val="69"/>
        </w:numPr>
        <w:ind w:left="540" w:hanging="540"/>
      </w:pPr>
      <w:r>
        <w:t xml:space="preserve">Leather NC. Risk-taking behaviour in adolescence: a literature review. J Child Health Care. 2009 Sep;13(3):295–304. </w:t>
      </w:r>
    </w:p>
    <w:p w14:paraId="6C11C398" w14:textId="77777777" w:rsidR="00635B52" w:rsidRDefault="00635B52" w:rsidP="00635B52">
      <w:pPr>
        <w:pStyle w:val="ListParagraph"/>
        <w:numPr>
          <w:ilvl w:val="0"/>
          <w:numId w:val="69"/>
        </w:numPr>
        <w:ind w:left="540" w:hanging="540"/>
      </w:pPr>
      <w:r>
        <w:t xml:space="preserve">Cauffman E, Shulman EP, Steinberg L, Claus E, Banich MT, Graham S, et al. Age differences in affective decision making as indexed by performance on the Iowa Gambling Task. Dev Psychol. 2010 Jan;46(1):193–207. </w:t>
      </w:r>
    </w:p>
    <w:p w14:paraId="00898BB1" w14:textId="77777777" w:rsidR="00635B52" w:rsidRDefault="00635B52" w:rsidP="00635B52">
      <w:pPr>
        <w:pStyle w:val="ListParagraph"/>
        <w:numPr>
          <w:ilvl w:val="0"/>
          <w:numId w:val="69"/>
        </w:numPr>
        <w:ind w:left="540" w:hanging="540"/>
      </w:pPr>
      <w:r>
        <w:t xml:space="preserve">Boivin MJ, Ruel TD, Boal HE, Bangirana P, Cao H, Eller LA, et al. HIV-subtype A is associated with poorer neuropsychological performance compared with subtype D in antiretroviral therapy-naive Ugandan children. AIDS. 2010 May 15;24(8):1163–70. </w:t>
      </w:r>
    </w:p>
    <w:p w14:paraId="37C0C750" w14:textId="77777777" w:rsidR="00635B52" w:rsidRDefault="00635B52" w:rsidP="00635B52">
      <w:pPr>
        <w:pStyle w:val="ListParagraph"/>
        <w:numPr>
          <w:ilvl w:val="0"/>
          <w:numId w:val="69"/>
        </w:numPr>
        <w:ind w:left="540" w:hanging="540"/>
      </w:pPr>
      <w:r>
        <w:t xml:space="preserve">Boyede GO, Lesi FEA, Ezeaka CV, Umeh CS. The Neurocognitive Assessment of HIV-Infected School-Aged Nigerian Children. World J AIDS. 2013;03(02):124–30. </w:t>
      </w:r>
    </w:p>
    <w:p w14:paraId="79AB22E0" w14:textId="77777777" w:rsidR="00635B52" w:rsidRDefault="00635B52" w:rsidP="00635B52">
      <w:pPr>
        <w:pStyle w:val="ListParagraph"/>
        <w:numPr>
          <w:ilvl w:val="0"/>
          <w:numId w:val="69"/>
        </w:numPr>
        <w:ind w:left="540" w:hanging="540"/>
      </w:pPr>
      <w:r>
        <w:t xml:space="preserve">Ravindran OS, Rani MP, Priya G. Cognitive Deficits in HIV Infected Children. Indian J Psychol Med. 2014 Jul;36(3):255–9. </w:t>
      </w:r>
    </w:p>
    <w:p w14:paraId="3565D660" w14:textId="77777777" w:rsidR="00635B52" w:rsidRDefault="00635B52" w:rsidP="00635B52">
      <w:pPr>
        <w:pStyle w:val="ListParagraph"/>
        <w:numPr>
          <w:ilvl w:val="0"/>
          <w:numId w:val="69"/>
        </w:numPr>
        <w:ind w:left="540" w:hanging="540"/>
      </w:pPr>
      <w:r>
        <w:t xml:space="preserve">Van Den Hof M, Ter Haar AM, Scherpbier HJ, Van Der Lee JH, Reiss P, Wit FWNM, et al. Neurocognitive Development in Perinatally Human Immunodeficiency Virus–infected Adolescents on Long-term Treatment, Compared to Healthy Matched Controls: A Longitudinal Study. Clin Infect Dis. 2019 May 18;ciz386. </w:t>
      </w:r>
    </w:p>
    <w:p w14:paraId="1EDDE30A" w14:textId="77777777" w:rsidR="00635B52" w:rsidRDefault="00635B52" w:rsidP="00635B52">
      <w:pPr>
        <w:pStyle w:val="ListParagraph"/>
        <w:numPr>
          <w:ilvl w:val="0"/>
          <w:numId w:val="69"/>
        </w:numPr>
        <w:ind w:left="540" w:hanging="540"/>
      </w:pPr>
      <w:r>
        <w:t xml:space="preserve">Van Genderen JG, Chia C, Van Den Hof M, Mutsaerts HJMM, Reneman L, Pajkrt D, et al. Brain Differences in Adolescents Living With Perinatally Acquired HIV Compared With Adoption Status Matched Controls: A Cross-sectional Study. </w:t>
      </w:r>
      <w:r>
        <w:lastRenderedPageBreak/>
        <w:t>Neurology [Internet]. 2022 Oct 11 [cited 2024 Mar 18];99(15). Available from: https://www.neurology.org/doi/10.1212/WNL.0000000000200946</w:t>
      </w:r>
    </w:p>
    <w:p w14:paraId="415BB905" w14:textId="77777777" w:rsidR="00635B52" w:rsidRDefault="00635B52" w:rsidP="00635B52">
      <w:pPr>
        <w:pStyle w:val="ListParagraph"/>
        <w:numPr>
          <w:ilvl w:val="0"/>
          <w:numId w:val="69"/>
        </w:numPr>
        <w:ind w:left="540" w:hanging="540"/>
      </w:pPr>
      <w:r>
        <w:t xml:space="preserve">Ruel TD, Boivin MJ, Boal HE, Bangirana P, Charlebois E, Havlir DV, et al. Neurocognitive and Motor Deficits in HIV-Infected Ugandan Children With High CD4 Cell Counts. Clin Infect Dis. 2012 Apr 1;54(7):1001–9. </w:t>
      </w:r>
    </w:p>
    <w:p w14:paraId="76D5CC1B" w14:textId="77777777" w:rsidR="00635B52" w:rsidRDefault="00635B52" w:rsidP="00635B52">
      <w:pPr>
        <w:pStyle w:val="ListParagraph"/>
        <w:numPr>
          <w:ilvl w:val="0"/>
          <w:numId w:val="69"/>
        </w:numPr>
        <w:ind w:left="540" w:hanging="540"/>
      </w:pPr>
      <w:r>
        <w:t xml:space="preserve">Jeremy RJ, Kim S, Nozyce M, Nachman S, McIntosh K, Pelton SI, et al. Neuropsychological functioning and viral load in stable antiretroviral therapy-experienced HIV-infected children. Pediatrics. 2005 Feb;115(2):380–7. </w:t>
      </w:r>
    </w:p>
    <w:p w14:paraId="0304191B" w14:textId="77777777" w:rsidR="00635B52" w:rsidRDefault="00635B52" w:rsidP="00635B52">
      <w:pPr>
        <w:pStyle w:val="ListParagraph"/>
        <w:numPr>
          <w:ilvl w:val="0"/>
          <w:numId w:val="69"/>
        </w:numPr>
        <w:ind w:left="540" w:hanging="540"/>
      </w:pPr>
      <w:r>
        <w:rPr>
          <w:rFonts w:hint="eastAsia"/>
        </w:rPr>
        <w:t xml:space="preserve">Laughton B, Cornell M, Boivin M, Van Rie A. Neurodevelopment in perinatally HIV‐infected children: a concern for adolescence. J Int AIDS Soc. 2013 Jan;16(1):18603. </w:t>
      </w:r>
    </w:p>
    <w:p w14:paraId="4F43C67F" w14:textId="77777777" w:rsidR="00635B52" w:rsidRDefault="00635B52" w:rsidP="00635B52">
      <w:pPr>
        <w:pStyle w:val="ListParagraph"/>
        <w:numPr>
          <w:ilvl w:val="0"/>
          <w:numId w:val="69"/>
        </w:numPr>
        <w:ind w:left="540" w:hanging="540"/>
      </w:pPr>
      <w:r>
        <w:t xml:space="preserve">Russo K. Assessment and Treatment of Adolescents With Chronic Medical Conditions. J Health Serv Psychol. 2022 May;48(2):69–78. </w:t>
      </w:r>
    </w:p>
    <w:p w14:paraId="7622DDFD" w14:textId="77777777" w:rsidR="00635B52" w:rsidRDefault="00635B52" w:rsidP="00635B52">
      <w:pPr>
        <w:pStyle w:val="ListParagraph"/>
        <w:numPr>
          <w:ilvl w:val="0"/>
          <w:numId w:val="69"/>
        </w:numPr>
        <w:ind w:left="540" w:hanging="540"/>
      </w:pPr>
      <w:r>
        <w:t xml:space="preserve">Suryavanshi MS, Yang Y. Clinical and Economic Burden of Mental Disorders Among Children With Chronic Physical Conditions, United States, 2008–2013. Prev Chronic Dis. 2016 May 26;13:150535. </w:t>
      </w:r>
    </w:p>
    <w:p w14:paraId="32AB1A50" w14:textId="77777777" w:rsidR="00635B52" w:rsidRDefault="00635B52" w:rsidP="00635B52">
      <w:pPr>
        <w:pStyle w:val="ListParagraph"/>
        <w:numPr>
          <w:ilvl w:val="0"/>
          <w:numId w:val="69"/>
        </w:numPr>
        <w:ind w:left="540" w:hanging="540"/>
      </w:pPr>
      <w:r>
        <w:t xml:space="preserve">Michaud PA, Suris JC, Viner R. The adolescent with a chronic condition : epidemiology, developmental issues and health care provision / P-A. Michaud, J. Suris and R. Viner. 2007;44. </w:t>
      </w:r>
    </w:p>
    <w:p w14:paraId="691D3C03" w14:textId="77777777" w:rsidR="00635B52" w:rsidRDefault="00635B52" w:rsidP="00635B52">
      <w:pPr>
        <w:pStyle w:val="ListParagraph"/>
        <w:numPr>
          <w:ilvl w:val="0"/>
          <w:numId w:val="69"/>
        </w:numPr>
        <w:ind w:left="540" w:hanging="540"/>
      </w:pPr>
      <w:r>
        <w:t xml:space="preserve">Yeo M, Sawyer S. Chronic illness and disability. BMJ. 2005 Mar 26;330(7493):721–3. </w:t>
      </w:r>
    </w:p>
    <w:p w14:paraId="21942DD6" w14:textId="77777777" w:rsidR="00635B52" w:rsidRDefault="00635B52" w:rsidP="00635B52">
      <w:pPr>
        <w:pStyle w:val="ListParagraph"/>
        <w:numPr>
          <w:ilvl w:val="0"/>
          <w:numId w:val="69"/>
        </w:numPr>
        <w:ind w:left="540" w:hanging="540"/>
      </w:pPr>
      <w:r>
        <w:t xml:space="preserve">Suris JC, Michaud PA, Viner R. The adolescent with a chronic condition. Part I: developmental issues. Arch Dis Child. 2004 Oct 1;89(10):938–42. </w:t>
      </w:r>
    </w:p>
    <w:p w14:paraId="4CAF300D" w14:textId="77777777" w:rsidR="00635B52" w:rsidRDefault="00635B52" w:rsidP="00635B52">
      <w:pPr>
        <w:pStyle w:val="ListParagraph"/>
        <w:numPr>
          <w:ilvl w:val="0"/>
          <w:numId w:val="69"/>
        </w:numPr>
        <w:ind w:left="540" w:hanging="540"/>
      </w:pPr>
      <w:r>
        <w:t xml:space="preserve">Sandstrom MJ. Brief Report: Peer Rejection, Social Behavior, and Psychological Adjustment in Children with Juvenile Rheumatic Disease. J Pediatr Psychol. 2004 Jan 1;29(1):29–34. </w:t>
      </w:r>
    </w:p>
    <w:p w14:paraId="77D33D3C" w14:textId="77777777" w:rsidR="00635B52" w:rsidRDefault="00635B52" w:rsidP="00635B52">
      <w:pPr>
        <w:pStyle w:val="ListParagraph"/>
        <w:numPr>
          <w:ilvl w:val="0"/>
          <w:numId w:val="69"/>
        </w:numPr>
        <w:ind w:left="540" w:hanging="540"/>
      </w:pPr>
      <w:r>
        <w:t xml:space="preserve">Holmbeck GN, Johnson SZ, Wills KE, McKernon W, Rose B, Erklin S, et al. Observed and perceived parental overprotection in relation to psychosocial adjustment in preadolescents with a physical disability: The mediational role of behavioral autonomy. J Consult Clin Psychol. 2002;70(1):96–110. </w:t>
      </w:r>
    </w:p>
    <w:p w14:paraId="7DE110D1" w14:textId="77777777" w:rsidR="00635B52" w:rsidRDefault="00635B52" w:rsidP="00635B52">
      <w:pPr>
        <w:pStyle w:val="ListParagraph"/>
        <w:numPr>
          <w:ilvl w:val="0"/>
          <w:numId w:val="69"/>
        </w:numPr>
        <w:ind w:left="540" w:hanging="540"/>
      </w:pPr>
      <w:r>
        <w:t xml:space="preserve">Miller JM, Kustra RP, Vuong A, Hammer AE, Messenheimer JA. Depressive Symptoms in Epilepsy: Prevalence, Impact, Aetiology, Biological Correlates and Effect of Treatment with Antiepileptic Drugs. Drugs. 2008;68(11):1493–509. </w:t>
      </w:r>
    </w:p>
    <w:p w14:paraId="3E4F2307" w14:textId="77777777" w:rsidR="00635B52" w:rsidRDefault="00635B52" w:rsidP="00635B52">
      <w:pPr>
        <w:pStyle w:val="ListParagraph"/>
        <w:numPr>
          <w:ilvl w:val="0"/>
          <w:numId w:val="69"/>
        </w:numPr>
        <w:ind w:left="540" w:hanging="540"/>
      </w:pPr>
      <w:r>
        <w:lastRenderedPageBreak/>
        <w:t xml:space="preserve">Berkelbach Van Der Sprenkel EE, Nijhof SL, Dalmeijer GW, Onland-Moret NC, De Roos SA, Lesscher HMB, et al. Psychosocial functioning in adolescents growing up with chronic disease: The Dutch HBSC study. Eur J Pediatr. 2022 Feb;181(2):763–73. </w:t>
      </w:r>
    </w:p>
    <w:p w14:paraId="7CFF9C2E" w14:textId="77777777" w:rsidR="00635B52" w:rsidRDefault="00635B52" w:rsidP="00635B52">
      <w:pPr>
        <w:pStyle w:val="ListParagraph"/>
        <w:numPr>
          <w:ilvl w:val="0"/>
          <w:numId w:val="69"/>
        </w:numPr>
        <w:ind w:left="540" w:hanging="540"/>
      </w:pPr>
      <w:r>
        <w:t>HIV and Adolescents: Guidance for HIV Testing and Counselling and Care for Adolescents Living with HIV: Recommendations for a Public Health Approach and Considerations for Policy-Makers and Managers [Internet]. Geneva: World Health Organization; 2013 [cited 2024 Feb 6]. (WHO Guidelines Approved by the Guidelines Review Committee). Available from: http://www.ncbi.nlm.nih.gov/books/NBK217962/</w:t>
      </w:r>
    </w:p>
    <w:p w14:paraId="75178C57" w14:textId="77777777" w:rsidR="00635B52" w:rsidRDefault="00635B52" w:rsidP="00635B52">
      <w:pPr>
        <w:pStyle w:val="ListParagraph"/>
        <w:numPr>
          <w:ilvl w:val="0"/>
          <w:numId w:val="69"/>
        </w:numPr>
        <w:ind w:left="540" w:hanging="540"/>
      </w:pPr>
      <w:r>
        <w:t xml:space="preserve">Deshmukh NN, Borkar AM, Deshmukh JS. Depression and its associated factors among people living with HIV/AIDS: Can it affect their quality of life? J Fam Med Prim Care. 2017;6(3):549–53. </w:t>
      </w:r>
    </w:p>
    <w:p w14:paraId="236FDAB8" w14:textId="77777777" w:rsidR="00635B52" w:rsidRDefault="00635B52" w:rsidP="00635B52">
      <w:pPr>
        <w:pStyle w:val="ListParagraph"/>
        <w:numPr>
          <w:ilvl w:val="0"/>
          <w:numId w:val="69"/>
        </w:numPr>
        <w:ind w:left="540" w:hanging="540"/>
      </w:pPr>
      <w:r>
        <w:t xml:space="preserve">Haas AD, Lienhard R, Didden C, Cornell M, Folb N, Boshomane TMG, et al. Mental Health, ART Adherence, and Viral Suppression Among Adolescents and Adults Living with HIV in South Africa: A Cohort Study. AIDS Behav. 2023 Jun;27(6):1849–61. </w:t>
      </w:r>
    </w:p>
    <w:p w14:paraId="15269B17" w14:textId="77777777" w:rsidR="00635B52" w:rsidRDefault="00635B52" w:rsidP="00635B52">
      <w:pPr>
        <w:pStyle w:val="ListParagraph"/>
        <w:numPr>
          <w:ilvl w:val="0"/>
          <w:numId w:val="69"/>
        </w:numPr>
        <w:ind w:left="540" w:hanging="540"/>
      </w:pPr>
      <w:r>
        <w:t xml:space="preserve">Willis N, Mavhu W, Wogrin C, Mutsinze A, Kagee A. Understanding the experience and manifestation of depression in adolescents living with HIV in Harare, Zimbabwe. PloS One. 2018;13(1):e0190423. </w:t>
      </w:r>
    </w:p>
    <w:p w14:paraId="05187775" w14:textId="77777777" w:rsidR="00635B52" w:rsidRDefault="00635B52" w:rsidP="00635B52">
      <w:pPr>
        <w:pStyle w:val="ListParagraph"/>
        <w:numPr>
          <w:ilvl w:val="0"/>
          <w:numId w:val="69"/>
        </w:numPr>
        <w:ind w:left="540" w:hanging="540"/>
      </w:pPr>
      <w:r>
        <w:t xml:space="preserve">Lyambai K, Mwape L. Mental Health Problems Experienced by HIV Positive Adolescents; A Case of Choma District, Zambia. Open J Psychiatry. 2018;08(02):97–114. </w:t>
      </w:r>
    </w:p>
    <w:p w14:paraId="16AB7C87" w14:textId="77777777" w:rsidR="00635B52" w:rsidRDefault="00635B52" w:rsidP="00635B52">
      <w:pPr>
        <w:pStyle w:val="ListParagraph"/>
        <w:numPr>
          <w:ilvl w:val="0"/>
          <w:numId w:val="69"/>
        </w:numPr>
        <w:ind w:left="540" w:hanging="540"/>
      </w:pPr>
      <w:r>
        <w:t xml:space="preserve">Checa A, Castillo A, Camacho M, Tapia W, Hernandez I, Teran E. Depression is associated with efavirenz-containing treatments in newly antiretroviral therapy initiated HIV patients in Ecuador. AIDS Res Ther. 2020 Dec;17(1):47. </w:t>
      </w:r>
    </w:p>
    <w:p w14:paraId="4BD50349" w14:textId="77777777" w:rsidR="00635B52" w:rsidRDefault="00635B52" w:rsidP="00635B52">
      <w:pPr>
        <w:pStyle w:val="ListParagraph"/>
        <w:numPr>
          <w:ilvl w:val="0"/>
          <w:numId w:val="69"/>
        </w:numPr>
        <w:ind w:left="540" w:hanging="540"/>
      </w:pPr>
      <w:r>
        <w:t xml:space="preserve">Bomysoad RN, Francis LA. Adverse Childhood Experiences and Mental Health Conditions Among Adolescents. J Adolesc Health Off Publ Soc Adolesc Med. 2020 Dec;67(6):868–70. </w:t>
      </w:r>
    </w:p>
    <w:p w14:paraId="45EBE2DB" w14:textId="77777777" w:rsidR="00635B52" w:rsidRDefault="00635B52" w:rsidP="00635B52">
      <w:pPr>
        <w:pStyle w:val="ListParagraph"/>
        <w:numPr>
          <w:ilvl w:val="0"/>
          <w:numId w:val="69"/>
        </w:numPr>
        <w:ind w:left="540" w:hanging="540"/>
      </w:pPr>
      <w:r>
        <w:rPr>
          <w:rFonts w:hint="eastAsia"/>
        </w:rPr>
        <w:t xml:space="preserve">Brockie TN, Dana-Sacco G, Wallen GR, Wilcox HC, Campbell JC. The Relationship of Adverse Childhood Experiences to PTSD, Depression, Poly‐Drug Use and Suicide Attempt in Reservation‐Based Native American </w:t>
      </w:r>
      <w:r>
        <w:rPr>
          <w:rFonts w:hint="eastAsia"/>
        </w:rPr>
        <w:lastRenderedPageBreak/>
        <w:t>Adolescents and Young Adults. Am J Community Psyc</w:t>
      </w:r>
      <w:r>
        <w:t xml:space="preserve">hol. 2015 Jun;55(3–4):411–21. </w:t>
      </w:r>
    </w:p>
    <w:p w14:paraId="056AD583" w14:textId="77777777" w:rsidR="00635B52" w:rsidRDefault="00635B52" w:rsidP="00635B52">
      <w:pPr>
        <w:pStyle w:val="ListParagraph"/>
        <w:numPr>
          <w:ilvl w:val="0"/>
          <w:numId w:val="69"/>
        </w:numPr>
        <w:ind w:left="540" w:hanging="540"/>
      </w:pPr>
      <w:r>
        <w:t xml:space="preserve">Tzouvara V, Kupdere P, Wilson K, Matthews L, Simpson A, Foye U. Adverse childhood experiences, mental health, and social functioning: A scoping review of the literature. Child Abuse Negl. 2023 May;139:106092. </w:t>
      </w:r>
    </w:p>
    <w:p w14:paraId="6E8DAFEB" w14:textId="77777777" w:rsidR="00635B52" w:rsidRDefault="00635B52" w:rsidP="00635B52">
      <w:pPr>
        <w:pStyle w:val="ListParagraph"/>
        <w:numPr>
          <w:ilvl w:val="0"/>
          <w:numId w:val="69"/>
        </w:numPr>
        <w:ind w:left="540" w:hanging="540"/>
      </w:pPr>
      <w:r>
        <w:t xml:space="preserve">Sayed S, Iacoviello BM, Charney DS. Risk factors for the development of psychopathology following trauma. Curr Psychiatry Rep. 2015 Aug;17(8):612. </w:t>
      </w:r>
    </w:p>
    <w:p w14:paraId="4CA2C674" w14:textId="77777777" w:rsidR="00635B52" w:rsidRDefault="00635B52" w:rsidP="00635B52">
      <w:pPr>
        <w:pStyle w:val="ListParagraph"/>
        <w:numPr>
          <w:ilvl w:val="0"/>
          <w:numId w:val="69"/>
        </w:numPr>
        <w:ind w:left="540" w:hanging="540"/>
      </w:pPr>
      <w:r>
        <w:t>Revadigar N, Gupta V. Substance-Induced Mood Disorders. In: StatPearls [Internet]. Treasure Island (FL): StatPearls Publishing; 2024 [cited 2024 Mar 21]. Available from: http://www.ncbi.nlm.nih.gov/books/NBK555887/</w:t>
      </w:r>
    </w:p>
    <w:p w14:paraId="1BA42231" w14:textId="77777777" w:rsidR="00635B52" w:rsidRDefault="00635B52" w:rsidP="00635B52">
      <w:pPr>
        <w:pStyle w:val="ListParagraph"/>
        <w:numPr>
          <w:ilvl w:val="0"/>
          <w:numId w:val="69"/>
        </w:numPr>
        <w:ind w:left="540" w:hanging="540"/>
      </w:pPr>
      <w:r>
        <w:t xml:space="preserve">Ross S, Peselow E. Co-Occurring Psychotic and Addictive Disorders: Neurobiology and Diagnosis. Clin Neuropharmacol. 2012 Sep;35(5):235–43. </w:t>
      </w:r>
    </w:p>
    <w:p w14:paraId="02C0614F" w14:textId="77777777" w:rsidR="00635B52" w:rsidRDefault="00635B52" w:rsidP="00635B52">
      <w:pPr>
        <w:pStyle w:val="ListParagraph"/>
        <w:numPr>
          <w:ilvl w:val="0"/>
          <w:numId w:val="69"/>
        </w:numPr>
        <w:ind w:left="540" w:hanging="540"/>
      </w:pPr>
      <w:r>
        <w:t xml:space="preserve">Kelly TM, Daley DC. Integrated Treatment of Substance Use and Psychiatric Disorders. Soc Work Public Health. 2013 May;28(3–4):388–406. </w:t>
      </w:r>
    </w:p>
    <w:p w14:paraId="2961CD52" w14:textId="77777777" w:rsidR="00635B52" w:rsidRDefault="00635B52" w:rsidP="00635B52">
      <w:pPr>
        <w:pStyle w:val="ListParagraph"/>
        <w:numPr>
          <w:ilvl w:val="0"/>
          <w:numId w:val="69"/>
        </w:numPr>
        <w:ind w:left="540" w:hanging="540"/>
      </w:pPr>
      <w:r>
        <w:t xml:space="preserve">Beirão D, Monte H, Amaral M, Longras A, Matos C, Villas-Boas F. Depression in adolescence: a review. Middle East Curr Psychiatry. 2020 Oct 2;27(1):50. </w:t>
      </w:r>
    </w:p>
    <w:p w14:paraId="280E906B" w14:textId="77777777" w:rsidR="00635B52" w:rsidRDefault="00635B52" w:rsidP="00635B52">
      <w:pPr>
        <w:pStyle w:val="ListParagraph"/>
        <w:numPr>
          <w:ilvl w:val="0"/>
          <w:numId w:val="69"/>
        </w:numPr>
        <w:ind w:left="540" w:hanging="540"/>
      </w:pPr>
      <w:r>
        <w:t>Institute of Medicine. Public Financing and Delivery of HIV/AIDS Care: Securing the Legacy of Ryan White [Internet]. Washington, DC: The National Academies Press; 2005. Available from: https://nap.nationalacademies.org/catalog/10995/public-financing-and-delivery-of-hivaids-care-securing-the-legacy</w:t>
      </w:r>
    </w:p>
    <w:p w14:paraId="51C72A3E" w14:textId="77777777" w:rsidR="00635B52" w:rsidRDefault="00635B52" w:rsidP="00635B52">
      <w:pPr>
        <w:pStyle w:val="ListParagraph"/>
        <w:numPr>
          <w:ilvl w:val="0"/>
          <w:numId w:val="69"/>
        </w:numPr>
        <w:ind w:left="540" w:hanging="540"/>
      </w:pPr>
      <w:r>
        <w:t>Mental health [Internet]. [cited 2024 Feb 6]. Available from: https://www.who.int/health-topics/mental-health</w:t>
      </w:r>
    </w:p>
    <w:p w14:paraId="60AC7067" w14:textId="77777777" w:rsidR="00635B52" w:rsidRDefault="00635B52" w:rsidP="00635B52">
      <w:pPr>
        <w:pStyle w:val="ListParagraph"/>
        <w:numPr>
          <w:ilvl w:val="0"/>
          <w:numId w:val="69"/>
        </w:numPr>
        <w:ind w:left="540" w:hanging="540"/>
      </w:pPr>
      <w:r>
        <w:t xml:space="preserve">Petito A, Pop TL, Namazova-Baranova L, Mestrovic J, Nigri L, Vural M, et al. The Burden of Depression in Adolescents and the Importance of Early Recognition. J Pediatr. 2020 Mar 1;218:265-267.e1. </w:t>
      </w:r>
    </w:p>
    <w:p w14:paraId="5260FE20" w14:textId="77777777" w:rsidR="00635B52" w:rsidRDefault="00635B52" w:rsidP="00635B52">
      <w:pPr>
        <w:pStyle w:val="ListParagraph"/>
        <w:numPr>
          <w:ilvl w:val="0"/>
          <w:numId w:val="69"/>
        </w:numPr>
        <w:ind w:left="540" w:hanging="540"/>
      </w:pPr>
      <w:r>
        <w:t xml:space="preserve">Betancourt T, Scorza P, Kanyanganzi F, Fawzi MCS, Sezibera V, Cyamatare F, et al. HIV and Child Mental Health: A Case-Control Study in Rwanda. Pediatrics. 2014 Aug 1;134(2):e464–72. </w:t>
      </w:r>
    </w:p>
    <w:p w14:paraId="6E02023D" w14:textId="77777777" w:rsidR="00635B52" w:rsidRDefault="00635B52" w:rsidP="00635B52">
      <w:pPr>
        <w:pStyle w:val="ListParagraph"/>
        <w:numPr>
          <w:ilvl w:val="0"/>
          <w:numId w:val="69"/>
        </w:numPr>
        <w:ind w:left="540" w:hanging="540"/>
      </w:pPr>
      <w:r>
        <w:t xml:space="preserve">Abebe H, Shumet S, Nassir Z, Agidew M, Abebaw D. Prevalence of Depressive Symptoms and Associated Factors among HIV-Positive Youth Attending ART Follow-Up in Addis Ababa, Ethiopia. AIDS Res Treat. 2019 Jan 2;2019:1–7. </w:t>
      </w:r>
    </w:p>
    <w:p w14:paraId="5E1CDE96" w14:textId="77777777" w:rsidR="00635B52" w:rsidRDefault="00635B52" w:rsidP="00635B52">
      <w:pPr>
        <w:pStyle w:val="ListParagraph"/>
        <w:numPr>
          <w:ilvl w:val="0"/>
          <w:numId w:val="69"/>
        </w:numPr>
        <w:ind w:left="540" w:hanging="540"/>
      </w:pPr>
      <w:r>
        <w:lastRenderedPageBreak/>
        <w:t xml:space="preserve">Kim MH, Mazenga AC, Yu X, Devandra A, Nguyen C, Ahmed S, et al. Factors associated with depression among adolescents living with HIV in Malawi. BMC Psychiatry. 2015 Dec;15(1):264. </w:t>
      </w:r>
    </w:p>
    <w:p w14:paraId="14940739" w14:textId="77777777" w:rsidR="00635B52" w:rsidRDefault="00635B52" w:rsidP="00635B52">
      <w:pPr>
        <w:pStyle w:val="ListParagraph"/>
        <w:numPr>
          <w:ilvl w:val="0"/>
          <w:numId w:val="69"/>
        </w:numPr>
        <w:ind w:left="540" w:hanging="540"/>
      </w:pPr>
      <w:r>
        <w:t xml:space="preserve">Okawa S, Mwanza Kabaghe S, Mwiya M, Kikuchi K, Jimba M, Kankasa C, et al. Psychological well-being and adherence to antiretroviral therapy among adolescents living with HIV in Zambia. AIDS Care. 2018 May 4;30(5):634–42. </w:t>
      </w:r>
    </w:p>
    <w:p w14:paraId="0DE5CA4F" w14:textId="77777777" w:rsidR="00635B52" w:rsidRDefault="00635B52" w:rsidP="00635B52">
      <w:pPr>
        <w:pStyle w:val="ListParagraph"/>
        <w:numPr>
          <w:ilvl w:val="0"/>
          <w:numId w:val="69"/>
        </w:numPr>
        <w:ind w:left="540" w:hanging="540"/>
      </w:pPr>
      <w:r>
        <w:t>WHO. Adolescent Health [Internet]. World Health Organization; 2023. Available from: https://www.who.int/health-topics/adolescent-health#tab=tab_1</w:t>
      </w:r>
    </w:p>
    <w:p w14:paraId="438EFFCE" w14:textId="77777777" w:rsidR="00635B52" w:rsidRDefault="00635B52" w:rsidP="00635B52">
      <w:pPr>
        <w:pStyle w:val="ListParagraph"/>
        <w:numPr>
          <w:ilvl w:val="0"/>
          <w:numId w:val="69"/>
        </w:numPr>
        <w:ind w:left="540" w:hanging="540"/>
      </w:pPr>
      <w:r>
        <w:t xml:space="preserve">Clayborne ZM, Varin M, Colman I. Systematic Review and Meta-Analysis: Adolescent Depression and Long-Term Psychosocial Outcomes. J Am Acad Child Adolesc Psychiatry. 2019 Jan;58(1):72–9. </w:t>
      </w:r>
    </w:p>
    <w:p w14:paraId="5FF86A22" w14:textId="77777777" w:rsidR="00635B52" w:rsidRDefault="00635B52" w:rsidP="00635B52">
      <w:pPr>
        <w:pStyle w:val="ListParagraph"/>
        <w:numPr>
          <w:ilvl w:val="0"/>
          <w:numId w:val="69"/>
        </w:numPr>
        <w:ind w:left="540" w:hanging="540"/>
      </w:pPr>
      <w:r>
        <w:t xml:space="preserve">Fergusson DM, Woodward LJ. Mental Health, Educational, and Social Role Outcomes of Adolescents With Depression. Arch Gen Psychiatry. 2002 Mar 1;59(3):225. </w:t>
      </w:r>
    </w:p>
    <w:p w14:paraId="580C948F" w14:textId="77777777" w:rsidR="00635B52" w:rsidRDefault="00635B52" w:rsidP="00635B52">
      <w:pPr>
        <w:pStyle w:val="ListParagraph"/>
        <w:numPr>
          <w:ilvl w:val="0"/>
          <w:numId w:val="69"/>
        </w:numPr>
        <w:ind w:left="540" w:hanging="540"/>
      </w:pPr>
      <w:r>
        <w:t xml:space="preserve">Naicker K, Galambos NL, Zeng Y, Senthilselvan A, Colman I. Social, Demographic, and Health Outcomes in the 10 Years Following Adolescent Depression. J Adolesc Health. 2013 May;52(5):533–8. </w:t>
      </w:r>
    </w:p>
    <w:p w14:paraId="75AC159A" w14:textId="77777777" w:rsidR="00635B52" w:rsidRDefault="00635B52" w:rsidP="00635B52">
      <w:pPr>
        <w:pStyle w:val="ListParagraph"/>
        <w:numPr>
          <w:ilvl w:val="0"/>
          <w:numId w:val="69"/>
        </w:numPr>
        <w:ind w:left="540" w:hanging="540"/>
      </w:pPr>
      <w:r>
        <w:t xml:space="preserve">Zuckerbrot RA, Cheung A, Jensen PS, Stein REK, Laraque D, GLAD-PC STEERING GROUP. Guidelines for Adolescent Depression in Primary Care (GLAD-PC): Part I. Practice Preparation, Identification, Assessment, and Initial Management. Pediatrics. 2018 Mar;141(3):e20174081. </w:t>
      </w:r>
    </w:p>
    <w:p w14:paraId="65C5A51C" w14:textId="77777777" w:rsidR="00635B52" w:rsidRDefault="00635B52" w:rsidP="00635B52">
      <w:pPr>
        <w:pStyle w:val="ListParagraph"/>
        <w:numPr>
          <w:ilvl w:val="0"/>
          <w:numId w:val="69"/>
        </w:numPr>
        <w:ind w:left="540" w:hanging="540"/>
      </w:pPr>
      <w:r>
        <w:t xml:space="preserve">Friedberg R, Baiocchi M, Rosenman E, Amuyunzu-Nyamongo M, Nyairo G, Sarnquist C. Mental health and gender-based violence: An exploration of depression, PTSD, and anxiety among adolescents in Kenyan informal settlements participating in an empowerment intervention. PloS One. 2023;18(3):e0281800. </w:t>
      </w:r>
    </w:p>
    <w:p w14:paraId="6A5C203A" w14:textId="77777777" w:rsidR="00635B52" w:rsidRDefault="00635B52" w:rsidP="00635B52">
      <w:pPr>
        <w:pStyle w:val="ListParagraph"/>
        <w:numPr>
          <w:ilvl w:val="0"/>
          <w:numId w:val="69"/>
        </w:numPr>
        <w:ind w:left="540" w:hanging="540"/>
      </w:pPr>
      <w:r>
        <w:t xml:space="preserve">Woollett N, Bandeira M, Hatcher A. Trauma-informed art and play therapy: Pilot study outcomes for children and mothers in domestic violence shelters in the United States and South Africa. Child Abuse Negl. 2020 Sep;107:104564. </w:t>
      </w:r>
    </w:p>
    <w:p w14:paraId="6B4D30FA" w14:textId="77777777" w:rsidR="00635B52" w:rsidRDefault="00635B52" w:rsidP="00635B52">
      <w:pPr>
        <w:pStyle w:val="ListParagraph"/>
        <w:numPr>
          <w:ilvl w:val="0"/>
          <w:numId w:val="69"/>
        </w:numPr>
        <w:ind w:left="540" w:hanging="540"/>
      </w:pPr>
      <w:r>
        <w:t xml:space="preserve">Donnelly CL, Amaya-Jackson L. Post-traumatic stress disorder in children and adolescents: epidemiology, diagnosis and treatment options. Paediatr Drugs. 2002;4(3):159–70. </w:t>
      </w:r>
    </w:p>
    <w:p w14:paraId="0B5CD3D8" w14:textId="77777777" w:rsidR="00635B52" w:rsidRDefault="00635B52" w:rsidP="00635B52">
      <w:pPr>
        <w:pStyle w:val="ListParagraph"/>
        <w:numPr>
          <w:ilvl w:val="0"/>
          <w:numId w:val="69"/>
        </w:numPr>
        <w:ind w:left="540" w:hanging="540"/>
      </w:pPr>
      <w:r>
        <w:t>UNICEF DATA [Internet]. [cited 2024 Feb 6]. Adolescent HIV prevention. Available from: https://data.unicef.org/topic/hivaids/adolescents-young-people/</w:t>
      </w:r>
    </w:p>
    <w:p w14:paraId="0337C40A" w14:textId="77777777" w:rsidR="00635B52" w:rsidRDefault="00635B52" w:rsidP="00635B52">
      <w:pPr>
        <w:pStyle w:val="ListParagraph"/>
        <w:numPr>
          <w:ilvl w:val="0"/>
          <w:numId w:val="69"/>
        </w:numPr>
        <w:ind w:left="540" w:hanging="540"/>
      </w:pPr>
      <w:r>
        <w:lastRenderedPageBreak/>
        <w:t xml:space="preserve">Folayan M, Morolake Odetoyinbo  null, Brown B, Harrison A. Addressing the socio-development needs of adolescents living with HIV/AIDS in Nigeria: a call for action. Afr J Reprod Health. 2014 Sep;18(3 Spec No):93–101. </w:t>
      </w:r>
    </w:p>
    <w:p w14:paraId="0D685A73" w14:textId="77777777" w:rsidR="00635B52" w:rsidRDefault="00635B52" w:rsidP="00635B52">
      <w:pPr>
        <w:pStyle w:val="ListParagraph"/>
        <w:numPr>
          <w:ilvl w:val="0"/>
          <w:numId w:val="69"/>
        </w:numPr>
        <w:ind w:left="540" w:hanging="540"/>
      </w:pPr>
      <w:r>
        <w:t>UNICEF DATA [Internet]. [cited 2024 Feb 6]. Adolescents Statistics. Available from: https://data.unicef.org/topic/adolescents/overview/</w:t>
      </w:r>
    </w:p>
    <w:p w14:paraId="7762A4B3" w14:textId="77777777" w:rsidR="00635B52" w:rsidRDefault="00635B52" w:rsidP="00635B52">
      <w:pPr>
        <w:pStyle w:val="ListParagraph"/>
        <w:numPr>
          <w:ilvl w:val="0"/>
          <w:numId w:val="69"/>
        </w:numPr>
        <w:ind w:left="540" w:hanging="540"/>
      </w:pPr>
      <w:r>
        <w:t xml:space="preserve">Bernaras E, Jaureguizar J, Garaigordobil M. Child and Adolescent Depression: A Review of Theories, Evaluation Instruments, Prevention Programs, and Treatments. Front Psychol. 2019 Mar 20;10:543. </w:t>
      </w:r>
    </w:p>
    <w:p w14:paraId="1E555D57" w14:textId="77777777" w:rsidR="00635B52" w:rsidRDefault="00635B52" w:rsidP="00635B52">
      <w:pPr>
        <w:pStyle w:val="ListParagraph"/>
        <w:numPr>
          <w:ilvl w:val="0"/>
          <w:numId w:val="69"/>
        </w:numPr>
        <w:ind w:left="540" w:hanging="540"/>
      </w:pPr>
      <w:r>
        <w:t xml:space="preserve">West N, Schwartz S, Mudavanhu M, Hanrahan C, France H, Nel J, et al. Mental health in South African adolescents living with HIV. AIDS Care. 2019 Jan;31(1):117–24. </w:t>
      </w:r>
    </w:p>
    <w:p w14:paraId="4BEAA540" w14:textId="77777777" w:rsidR="00635B52" w:rsidRDefault="00635B52" w:rsidP="00635B52">
      <w:pPr>
        <w:pStyle w:val="ListParagraph"/>
        <w:numPr>
          <w:ilvl w:val="0"/>
          <w:numId w:val="69"/>
        </w:numPr>
        <w:ind w:left="540" w:hanging="540"/>
      </w:pPr>
      <w:r>
        <w:t xml:space="preserve">Andrinopoulos K, Clum G, Murphy DA, Harper G, Perez L, Xu J, et al. Health Related Quality of Life and Psychosocial Correlates among HIV-Infected Adolescent and Young Adult Women in the US. AIDS Educ Prev. 2011 Aug;23(4):367–81. </w:t>
      </w:r>
    </w:p>
    <w:p w14:paraId="03D26F81" w14:textId="77777777" w:rsidR="00635B52" w:rsidRDefault="00635B52" w:rsidP="00635B52">
      <w:pPr>
        <w:pStyle w:val="ListParagraph"/>
        <w:numPr>
          <w:ilvl w:val="0"/>
          <w:numId w:val="69"/>
        </w:numPr>
        <w:ind w:left="540" w:hanging="540"/>
      </w:pPr>
      <w:r>
        <w:t xml:space="preserve">Larios SE, Davis JN, Gallo LC, Heinrich J, Talavera G. Concerns about stigma, social support and quality of life in low-income HIV-positive Hispanics. Ethn Dis. 2009;19(1):65–70. </w:t>
      </w:r>
    </w:p>
    <w:p w14:paraId="3B0C66E1" w14:textId="77777777" w:rsidR="00635B52" w:rsidRDefault="00635B52" w:rsidP="00635B52">
      <w:pPr>
        <w:pStyle w:val="ListParagraph"/>
        <w:numPr>
          <w:ilvl w:val="0"/>
          <w:numId w:val="69"/>
        </w:numPr>
        <w:ind w:left="540" w:hanging="540"/>
      </w:pPr>
      <w:r>
        <w:t xml:space="preserve">Casale M, Boyes M, Pantelic M, Toska E, Cluver L. Suicidal thoughts and behaviour among South African adolescents living with HIV: Can social support buffer the impact of stigma? J Affect Disord. 2019 Feb;245:82–90. </w:t>
      </w:r>
    </w:p>
    <w:p w14:paraId="65D3965C" w14:textId="77777777" w:rsidR="00635B52" w:rsidRDefault="00635B52" w:rsidP="00635B52">
      <w:pPr>
        <w:pStyle w:val="ListParagraph"/>
        <w:numPr>
          <w:ilvl w:val="0"/>
          <w:numId w:val="69"/>
        </w:numPr>
        <w:ind w:left="540" w:hanging="540"/>
      </w:pPr>
      <w:r>
        <w:rPr>
          <w:rFonts w:hint="eastAsia"/>
        </w:rPr>
        <w:t xml:space="preserve">Buseh AG, Kelber ST, Stevens PE, Park CG. Relationship of Symptoms, Perceived Health, and Stigma With Quality of Life Among Urban HIV‐Infected African American Men. Public Health Nurs. 2008 Sep;25(5):409–19. </w:t>
      </w:r>
    </w:p>
    <w:p w14:paraId="013C3259" w14:textId="77777777" w:rsidR="00635B52" w:rsidRDefault="00635B52" w:rsidP="00635B52">
      <w:pPr>
        <w:pStyle w:val="ListParagraph"/>
        <w:numPr>
          <w:ilvl w:val="0"/>
          <w:numId w:val="69"/>
        </w:numPr>
        <w:ind w:left="540" w:hanging="540"/>
      </w:pPr>
      <w:r>
        <w:t xml:space="preserve">Greeff M, Uys LR, Wantland D, Makoae L, Chirwa M, Dlamini P, et al. Perceived HIV stigma and life satisfaction among persons living with HIV infection in five African countries: A longitudinal study. Int J Nurs Stud. 2010 Apr;47(4):475–86. </w:t>
      </w:r>
    </w:p>
    <w:p w14:paraId="7D643B86" w14:textId="77777777" w:rsidR="00635B52" w:rsidRDefault="00635B52" w:rsidP="00635B52">
      <w:pPr>
        <w:pStyle w:val="ListParagraph"/>
        <w:numPr>
          <w:ilvl w:val="0"/>
          <w:numId w:val="69"/>
        </w:numPr>
        <w:ind w:left="540" w:hanging="540"/>
      </w:pPr>
      <w:r>
        <w:t xml:space="preserve">Pearson CR, Micek MA, Pfeiffer J, Montoya P, Matediane E, Jonasse T, et al. One Year After ART Initiation: Psychosocial Factors Associated with Stigma Among HIV-Positive Mozambicans. AIDS Behav. 2009 Dec;13(6):1189–96. </w:t>
      </w:r>
    </w:p>
    <w:p w14:paraId="094C708E" w14:textId="77777777" w:rsidR="00635B52" w:rsidRDefault="00635B52" w:rsidP="00635B52">
      <w:pPr>
        <w:pStyle w:val="ListParagraph"/>
        <w:numPr>
          <w:ilvl w:val="0"/>
          <w:numId w:val="69"/>
        </w:numPr>
        <w:ind w:left="540" w:hanging="540"/>
      </w:pPr>
      <w:r>
        <w:t xml:space="preserve">RO L, Akinsulore A, OA O, OO A, SK M, AS A. Depression and its association with psychological factors among adolescents living with HIV in Southwestern Nigeria. BMC Psychiatry. 2023 Jul 24;23(1):531. </w:t>
      </w:r>
    </w:p>
    <w:p w14:paraId="5486B3C1" w14:textId="77777777" w:rsidR="00635B52" w:rsidRDefault="00635B52" w:rsidP="00635B52">
      <w:pPr>
        <w:pStyle w:val="ListParagraph"/>
        <w:numPr>
          <w:ilvl w:val="0"/>
          <w:numId w:val="69"/>
        </w:numPr>
        <w:ind w:left="540" w:hanging="540"/>
      </w:pPr>
      <w:r>
        <w:lastRenderedPageBreak/>
        <w:t xml:space="preserve">Girma D, Assegid S, Gezahegn Y. Depression and associated factors among HIV-positive youths attending antiretroviral therapy clinics in Jimma town, southwest Ethiopia. PloS One. 2021;16(1):e0244879. </w:t>
      </w:r>
    </w:p>
    <w:p w14:paraId="4EAAC77B" w14:textId="77777777" w:rsidR="00635B52" w:rsidRDefault="00635B52" w:rsidP="00635B52">
      <w:pPr>
        <w:pStyle w:val="ListParagraph"/>
        <w:numPr>
          <w:ilvl w:val="0"/>
          <w:numId w:val="69"/>
        </w:numPr>
        <w:ind w:left="540" w:hanging="540"/>
      </w:pPr>
      <w:r>
        <w:t xml:space="preserve">Gooden TE, Gardner M, Wang J, Chandan JS, Beane A, Haniffa R, et al. The risk of mental illness in people living with HIV in the UK: a propensity score-matched cohort study. Lancet HIV. 2022 Mar 1;9(3):e172–81. </w:t>
      </w:r>
    </w:p>
    <w:p w14:paraId="08B3A7C2" w14:textId="77777777" w:rsidR="00635B52" w:rsidRDefault="00635B52" w:rsidP="00635B52">
      <w:pPr>
        <w:pStyle w:val="ListParagraph"/>
        <w:numPr>
          <w:ilvl w:val="0"/>
          <w:numId w:val="69"/>
        </w:numPr>
        <w:ind w:left="540" w:hanging="540"/>
      </w:pPr>
      <w:r>
        <w:t xml:space="preserve">Zhou E, Qiao Z, Cheng Y, Zhou J, Wang W, Zhao M, et al. Factors associated with depression among HIV/AIDS children in China. Int J Ment Health Syst. 2019 Feb 20;13(1):10. </w:t>
      </w:r>
    </w:p>
    <w:p w14:paraId="6F376A6E" w14:textId="77777777" w:rsidR="00635B52" w:rsidRDefault="00635B52" w:rsidP="00635B52">
      <w:pPr>
        <w:pStyle w:val="ListParagraph"/>
        <w:numPr>
          <w:ilvl w:val="0"/>
          <w:numId w:val="69"/>
        </w:numPr>
        <w:ind w:left="540" w:hanging="540"/>
      </w:pPr>
      <w:r>
        <w:t>26.</w:t>
      </w:r>
      <w:r>
        <w:tab/>
        <w:t>Kumar M, Njuguna S, Amin N, Kanana S, Tele A, Karanja M, et al. Burden and risk factors of mental and substance use disorders among adolescents and young adults in Kenya: results from the Global Burden of Disease Study 2019. eClinicalMedicine [Internet]. 2024 Jan 1;67. Available from: https://www.thelancet.com/journals/eclinm/article/PIIS2589-5370(23)00505-9/fulltext</w:t>
      </w:r>
    </w:p>
    <w:p w14:paraId="3BFAFD90" w14:textId="77777777" w:rsidR="00635B52" w:rsidRDefault="00635B52" w:rsidP="00635B52">
      <w:pPr>
        <w:pStyle w:val="ListParagraph"/>
        <w:numPr>
          <w:ilvl w:val="0"/>
          <w:numId w:val="69"/>
        </w:numPr>
        <w:ind w:left="540" w:hanging="540"/>
      </w:pPr>
      <w:r>
        <w:t xml:space="preserve">Uthman OA, Magidson JF, Safren SA, Nachega JB. Depression and Adherence to Antiretroviral Therapy in Low-, Middle- and High-Income Countries: A Systematic Review and Meta-Analysis. Curr HIV/AIDS Rep. 2014 Sep;11(3):291–307. </w:t>
      </w:r>
    </w:p>
    <w:p w14:paraId="26DE640B" w14:textId="77777777" w:rsidR="00635B52" w:rsidRDefault="00635B52" w:rsidP="00635B52">
      <w:pPr>
        <w:pStyle w:val="ListParagraph"/>
        <w:numPr>
          <w:ilvl w:val="0"/>
          <w:numId w:val="69"/>
        </w:numPr>
        <w:ind w:left="540" w:hanging="540"/>
      </w:pPr>
      <w:r>
        <w:t xml:space="preserve">Ayano G, Solomon M, Abraha M. A systematic review and meta-analysis of epidemiology of depression in people living with HIV in east Africa. BMC Psychiatry. 2018 Dec;18(1):254. </w:t>
      </w:r>
    </w:p>
    <w:p w14:paraId="3CB0AE99" w14:textId="77777777" w:rsidR="00635B52" w:rsidRDefault="00635B52" w:rsidP="00635B52">
      <w:pPr>
        <w:pStyle w:val="ListParagraph"/>
        <w:numPr>
          <w:ilvl w:val="0"/>
          <w:numId w:val="69"/>
        </w:numPr>
        <w:ind w:left="540" w:hanging="540"/>
      </w:pPr>
      <w:r>
        <w:t xml:space="preserve">Oh KS, Han E. A comparison of medication adherence and viral suppression in antiretroviral treatment-naïve patients with HIV/AIDS depending on the drug formulary. Morgan E, editor. PLOS ONE. 2021 Jan 8;16(1):e0245185. </w:t>
      </w:r>
    </w:p>
    <w:p w14:paraId="6126EAB0" w14:textId="77777777" w:rsidR="00635B52" w:rsidRDefault="00635B52" w:rsidP="00635B52">
      <w:pPr>
        <w:pStyle w:val="ListParagraph"/>
        <w:numPr>
          <w:ilvl w:val="0"/>
          <w:numId w:val="69"/>
        </w:numPr>
        <w:ind w:left="540" w:hanging="540"/>
      </w:pPr>
      <w:r>
        <w:t xml:space="preserve">Pence BW, Mills JC, Bengtson AM, Gaynes BN, Breger TL, Cook RL, et al. Association of Increased Chronicity of Depression With HIV Appointment Attendance, Treatment Failure, and Mortality Among HIV-Infected Adults in the United States. JAMA Psychiatry. 2018 Apr 1;75(4):379–85. </w:t>
      </w:r>
    </w:p>
    <w:p w14:paraId="2D064A3D" w14:textId="77777777" w:rsidR="00635B52" w:rsidRDefault="00635B52" w:rsidP="00635B52">
      <w:pPr>
        <w:pStyle w:val="ListParagraph"/>
        <w:numPr>
          <w:ilvl w:val="0"/>
          <w:numId w:val="69"/>
        </w:numPr>
        <w:ind w:left="540" w:hanging="540"/>
      </w:pPr>
      <w:r>
        <w:t xml:space="preserve">Betancur MN, Lins L, Oliveira IRD, Brites C. Quality of life, anxiety and depression in patients with HIV/AIDS who present poor adherence to antiretroviral therapy: a cross-sectional study in Salvador, Brazil. Braz J Infect Dis. 2017 Sep;21(5):507–14. </w:t>
      </w:r>
    </w:p>
    <w:p w14:paraId="655ADA01" w14:textId="77777777" w:rsidR="00635B52" w:rsidRDefault="00635B52" w:rsidP="00635B52">
      <w:pPr>
        <w:pStyle w:val="ListParagraph"/>
        <w:numPr>
          <w:ilvl w:val="0"/>
          <w:numId w:val="69"/>
        </w:numPr>
        <w:ind w:left="540" w:hanging="540"/>
      </w:pPr>
      <w:r>
        <w:lastRenderedPageBreak/>
        <w:t xml:space="preserve">Tang C, Goldsamt L, Meng J, Xiao X, Zhang L, Williams AB, et al. Global estimate of the prevalence of post-traumatic stress disorder among adults living with HIV: a systematic review and meta-analysis. BMJ Open. 2020 Apr 27;10(4):e032435. </w:t>
      </w:r>
    </w:p>
    <w:p w14:paraId="696A3C04" w14:textId="77777777" w:rsidR="00635B52" w:rsidRDefault="00635B52" w:rsidP="00635B52">
      <w:pPr>
        <w:pStyle w:val="ListParagraph"/>
        <w:numPr>
          <w:ilvl w:val="0"/>
          <w:numId w:val="69"/>
        </w:numPr>
        <w:ind w:left="540" w:hanging="540"/>
      </w:pPr>
      <w:r>
        <w:t xml:space="preserve">McLean CP, Fitzgerald H. Treating Posttraumatic Stress Symptoms Among People Living with HIV: a Critical Review of Intervention Trials. Curr Psychiatry Rep. 2016 Sep;18(9):83. </w:t>
      </w:r>
    </w:p>
    <w:p w14:paraId="2B8D559F" w14:textId="77777777" w:rsidR="00635B52" w:rsidRDefault="00635B52" w:rsidP="00635B52">
      <w:pPr>
        <w:pStyle w:val="ListParagraph"/>
        <w:numPr>
          <w:ilvl w:val="0"/>
          <w:numId w:val="69"/>
        </w:numPr>
        <w:ind w:left="540" w:hanging="540"/>
      </w:pPr>
      <w:r>
        <w:t xml:space="preserve">Ashaba S, Cooper-Vince CE, Maling S, Satinsky EN, Baguma C, Akena D, et al. Childhood trauma, major depressive disorder, suicidality, and the modifying role of social support among adolescents living with HIV in rural Uganda. J Affect Disord Rep. 2021 Apr;4:100094. </w:t>
      </w:r>
    </w:p>
    <w:p w14:paraId="681A8B60" w14:textId="77777777" w:rsidR="00635B52" w:rsidRDefault="00635B52" w:rsidP="00635B52">
      <w:pPr>
        <w:pStyle w:val="ListParagraph"/>
        <w:numPr>
          <w:ilvl w:val="0"/>
          <w:numId w:val="69"/>
        </w:numPr>
        <w:ind w:left="540" w:hanging="540"/>
      </w:pPr>
      <w:r>
        <w:t xml:space="preserve">Theuninck AC, Lake N, Gibson S. HIV-related posttraumatic stress disorder: investigating the traumatic events. AIDS Patient Care STDs. 2010 Aug;24(8):485–91. </w:t>
      </w:r>
    </w:p>
    <w:p w14:paraId="5D61E12D" w14:textId="77777777" w:rsidR="00635B52" w:rsidRDefault="00635B52" w:rsidP="00635B52">
      <w:pPr>
        <w:pStyle w:val="ListParagraph"/>
        <w:numPr>
          <w:ilvl w:val="0"/>
          <w:numId w:val="69"/>
        </w:numPr>
        <w:ind w:left="540" w:hanging="540"/>
      </w:pPr>
      <w:r>
        <w:t xml:space="preserve">Saw C, Smit A, Silva D, Bulsara MK, Nguyen ETTT. Service evaluation and retrospective audit of electronic HEEADSSS (e-HEEADSSS) screening device in paediatric inpatient service in Western Australia. Int J Adolesc Med Health. 2022 Nov 29;34(6):401–9. </w:t>
      </w:r>
    </w:p>
    <w:p w14:paraId="0F086C7E" w14:textId="77777777" w:rsidR="00635B52" w:rsidRDefault="00635B52" w:rsidP="00635B52">
      <w:pPr>
        <w:pStyle w:val="ListParagraph"/>
        <w:numPr>
          <w:ilvl w:val="0"/>
          <w:numId w:val="69"/>
        </w:numPr>
        <w:ind w:left="540" w:hanging="540"/>
      </w:pPr>
      <w:r>
        <w:t xml:space="preserve">Vreeman RC, Scanlon ML, Mwangi A, Turissini M, Ayaya SO, Tenge C, et al. A Cross-Sectional Study of Disclosure of HIV Status to Children and Adolescents in Western Kenya. Tang JW, editor. PLoS ONE. 2014 Jan 27;9(1):e86616. </w:t>
      </w:r>
    </w:p>
    <w:p w14:paraId="5136DBE3" w14:textId="77777777" w:rsidR="00635B52" w:rsidRDefault="00635B52" w:rsidP="00635B52">
      <w:pPr>
        <w:pStyle w:val="ListParagraph"/>
        <w:numPr>
          <w:ilvl w:val="0"/>
          <w:numId w:val="69"/>
        </w:numPr>
        <w:ind w:left="540" w:hanging="540"/>
      </w:pPr>
      <w:r>
        <w:t xml:space="preserve">Johnson JG, Harris ES, Spitzer RL, Williams JBW. The patient health questionnaire for adolescents: validation of an instrument for the assessment of mental disorders among adolescent primary care patients. J Adolesc Health Off Publ Soc Adolesc Med. 2002 Mar;30(3):196–204. </w:t>
      </w:r>
    </w:p>
    <w:p w14:paraId="409E838F" w14:textId="77777777" w:rsidR="00635B52" w:rsidRDefault="00635B52" w:rsidP="00635B52">
      <w:pPr>
        <w:pStyle w:val="ListParagraph"/>
        <w:numPr>
          <w:ilvl w:val="0"/>
          <w:numId w:val="69"/>
        </w:numPr>
        <w:ind w:left="540" w:hanging="540"/>
      </w:pPr>
      <w:r>
        <w:t xml:space="preserve">Kroenke K, Spitzer RL, Williams JB. The PHQ-9: validity of a brief depression severity measure. J Gen Intern Med. 2001 Sep;16(9):606–13. </w:t>
      </w:r>
    </w:p>
    <w:p w14:paraId="1C29D49A" w14:textId="77777777" w:rsidR="00635B52" w:rsidRDefault="00635B52" w:rsidP="00635B52">
      <w:pPr>
        <w:pStyle w:val="ListParagraph"/>
        <w:numPr>
          <w:ilvl w:val="0"/>
          <w:numId w:val="69"/>
        </w:numPr>
        <w:ind w:left="540" w:hanging="540"/>
      </w:pPr>
      <w:r w:rsidRPr="008C6D91">
        <w:t>Ayano, G., Demelash, S., Abraha, M. </w:t>
      </w:r>
      <w:r w:rsidRPr="008C6D91">
        <w:rPr>
          <w:i/>
          <w:iCs/>
        </w:rPr>
        <w:t>et al.</w:t>
      </w:r>
      <w:r w:rsidRPr="008C6D91">
        <w:t> The prevalence of depression among adolescent with HIV/AIDS: a systematic review and meta-analysis. </w:t>
      </w:r>
      <w:r w:rsidRPr="008C6D91">
        <w:rPr>
          <w:i/>
          <w:iCs/>
        </w:rPr>
        <w:t>AIDS Res Ther</w:t>
      </w:r>
      <w:r w:rsidRPr="008C6D91">
        <w:t> </w:t>
      </w:r>
      <w:r w:rsidRPr="008C6D91">
        <w:rPr>
          <w:b/>
          <w:bCs/>
        </w:rPr>
        <w:t>18</w:t>
      </w:r>
      <w:r w:rsidRPr="008C6D91">
        <w:t xml:space="preserve">, 23 (2021). </w:t>
      </w:r>
      <w:hyperlink r:id="rId17" w:history="1">
        <w:r w:rsidRPr="008C6D91">
          <w:rPr>
            <w:rStyle w:val="Hyperlink"/>
            <w:color w:val="auto"/>
            <w:u w:val="none"/>
          </w:rPr>
          <w:t>https://doi.org/10.1186/s12981-021-00351-1</w:t>
        </w:r>
      </w:hyperlink>
    </w:p>
    <w:p w14:paraId="0BCDCEA5" w14:textId="77777777" w:rsidR="00635B52" w:rsidRDefault="00635B52" w:rsidP="00635B52">
      <w:pPr>
        <w:pStyle w:val="ListParagraph"/>
        <w:numPr>
          <w:ilvl w:val="0"/>
          <w:numId w:val="69"/>
        </w:numPr>
        <w:ind w:left="540" w:hanging="540"/>
      </w:pPr>
      <w:r w:rsidRPr="008C6D91">
        <w:t>Lwidiko A, Kibusi SM, Nyundo A, Mpondo BCT. Association between HIV status and depressive symptoms among children and adolescents in the Southern Highlands Zone, Tanzania: A case-control study. PLoS One. 2018 Feb 22;13(2):e0193145. doi: 10.1371/journal.pone.0193145</w:t>
      </w:r>
    </w:p>
    <w:p w14:paraId="717D5A58" w14:textId="77777777" w:rsidR="00635B52" w:rsidRDefault="00635B52" w:rsidP="00635B52">
      <w:pPr>
        <w:pStyle w:val="ListParagraph"/>
        <w:numPr>
          <w:ilvl w:val="0"/>
          <w:numId w:val="69"/>
        </w:numPr>
        <w:ind w:left="540" w:hanging="540"/>
      </w:pPr>
      <w:r w:rsidRPr="008C6D91">
        <w:lastRenderedPageBreak/>
        <w:t>Armoon, B., Fleury, MJ., Bayat, AH. </w:t>
      </w:r>
      <w:r w:rsidRPr="008C6D91">
        <w:rPr>
          <w:i/>
          <w:iCs/>
        </w:rPr>
        <w:t>et al.</w:t>
      </w:r>
      <w:r w:rsidRPr="008C6D91">
        <w:t> HIV related stigma associated with social support, alcohol use disorders, depression, anxiety, and suicidal ideation among people living with HIV: a systematic review and meta-analysis. </w:t>
      </w:r>
      <w:r w:rsidRPr="008C6D91">
        <w:rPr>
          <w:i/>
          <w:iCs/>
        </w:rPr>
        <w:t>Int J Ment Health Syst</w:t>
      </w:r>
      <w:r w:rsidRPr="008C6D91">
        <w:t> </w:t>
      </w:r>
      <w:r w:rsidRPr="008C6D91">
        <w:rPr>
          <w:b/>
          <w:bCs/>
        </w:rPr>
        <w:t>16</w:t>
      </w:r>
      <w:r w:rsidRPr="008C6D91">
        <w:t xml:space="preserve">, 17 (2022). </w:t>
      </w:r>
      <w:hyperlink r:id="rId18" w:history="1">
        <w:r w:rsidRPr="008C6D91">
          <w:rPr>
            <w:rStyle w:val="Hyperlink"/>
            <w:color w:val="auto"/>
            <w:u w:val="none"/>
          </w:rPr>
          <w:t>https://doi.org/10.1186/s13033-022-00527-w</w:t>
        </w:r>
      </w:hyperlink>
    </w:p>
    <w:p w14:paraId="70FFC9F7" w14:textId="77777777" w:rsidR="00635B52" w:rsidRDefault="00635B52" w:rsidP="00635B52">
      <w:pPr>
        <w:pStyle w:val="ListParagraph"/>
        <w:numPr>
          <w:ilvl w:val="0"/>
          <w:numId w:val="69"/>
        </w:numPr>
        <w:ind w:left="540" w:hanging="540"/>
      </w:pPr>
      <w:r w:rsidRPr="008C6D91">
        <w:t>Kemigisha E, Zanoni B, Bruce K, Menjivar R, Kadengye D, Atwine D, Rukundo GZ. Prevalence of depressive symptoms and associated factors among adolescents living with HIV/AIDS in South Western Uganda. AIDS Care. 2019 Oct;31(10):1297-1303. doi: 10.1080/09540121.2019.1566511</w:t>
      </w:r>
    </w:p>
    <w:p w14:paraId="1FF40D6E" w14:textId="77777777" w:rsidR="00635B52" w:rsidRDefault="00635B52" w:rsidP="00635B52">
      <w:pPr>
        <w:pStyle w:val="ListParagraph"/>
        <w:numPr>
          <w:ilvl w:val="0"/>
          <w:numId w:val="69"/>
        </w:numPr>
        <w:ind w:left="540" w:hanging="540"/>
      </w:pPr>
      <w:r w:rsidRPr="008C6D91">
        <w:t>Ayano G, Demelash S, Abraha M, Tsegay L. The prevalence of depression among adolescent with HIV/AIDS: a systematic review and meta-analysis. AIDS Res Ther. 2021 Apr 27;18(1):23. doi: 10.1186/s12981-021-00351-1</w:t>
      </w:r>
    </w:p>
    <w:p w14:paraId="70B402CF" w14:textId="77777777" w:rsidR="00635B52" w:rsidRPr="008C6D91" w:rsidRDefault="00635B52" w:rsidP="00635B52">
      <w:pPr>
        <w:pStyle w:val="ListParagraph"/>
        <w:numPr>
          <w:ilvl w:val="0"/>
          <w:numId w:val="69"/>
        </w:numPr>
        <w:ind w:left="540" w:hanging="540"/>
      </w:pPr>
      <w:r w:rsidRPr="008C6D91">
        <w:t>Skeen S, Macedo A, Tomlinson M, Hensels IS, Sherr L. Exposure to violence and psychological well-being over time in children affected by HIV/AIDS in South Africa and Malawi. AIDS Care. 2016;28 Suppl 1(sup1):16-25. doi: 10.1080/09540121.2016.1146219</w:t>
      </w:r>
    </w:p>
    <w:p w14:paraId="17624AC7" w14:textId="08F89155" w:rsidR="00382CF3" w:rsidRDefault="00382CF3" w:rsidP="00382CF3">
      <w:pPr>
        <w:rPr>
          <w:rFonts w:cs="Times New Roman"/>
          <w:szCs w:val="24"/>
        </w:rPr>
      </w:pPr>
    </w:p>
    <w:p w14:paraId="2F0FEF5F" w14:textId="115EE7DB" w:rsidR="00C677E4" w:rsidRDefault="00C677E4" w:rsidP="00382CF3">
      <w:pPr>
        <w:rPr>
          <w:rFonts w:cs="Times New Roman"/>
          <w:szCs w:val="24"/>
        </w:rPr>
      </w:pPr>
    </w:p>
    <w:p w14:paraId="0CB6B2E4" w14:textId="77777777" w:rsidR="00F63D15" w:rsidRDefault="00F63D15">
      <w:pPr>
        <w:spacing w:line="259" w:lineRule="auto"/>
        <w:jc w:val="left"/>
        <w:rPr>
          <w:rFonts w:eastAsiaTheme="majorEastAsia" w:cstheme="majorBidi"/>
          <w:b/>
          <w:szCs w:val="28"/>
        </w:rPr>
      </w:pPr>
      <w:r>
        <w:br w:type="page"/>
      </w:r>
    </w:p>
    <w:p w14:paraId="7B79CA1E" w14:textId="669C13F6" w:rsidR="00446CF1" w:rsidRPr="00456692" w:rsidRDefault="00446CF1" w:rsidP="00A607EA">
      <w:pPr>
        <w:pStyle w:val="Heading1"/>
      </w:pPr>
      <w:bookmarkStart w:id="329" w:name="_Toc212149845"/>
      <w:r w:rsidRPr="00456692">
        <w:lastRenderedPageBreak/>
        <w:t>APPENDICES</w:t>
      </w:r>
      <w:bookmarkEnd w:id="329"/>
    </w:p>
    <w:p w14:paraId="3B9597E1" w14:textId="2EE7250F" w:rsidR="00446CF1" w:rsidRDefault="00EA3462" w:rsidP="00522E11">
      <w:pPr>
        <w:pStyle w:val="Heading2"/>
      </w:pPr>
      <w:bookmarkStart w:id="330" w:name="_Toc212149846"/>
      <w:r>
        <w:t xml:space="preserve">Appendix 1: </w:t>
      </w:r>
      <w:r w:rsidR="00973F9E">
        <w:t xml:space="preserve">MODIFIED </w:t>
      </w:r>
      <w:r w:rsidR="00446CF1" w:rsidRPr="005646B2">
        <w:t>HEEADS</w:t>
      </w:r>
      <w:r w:rsidR="000D68A5">
        <w:t>S</w:t>
      </w:r>
      <w:r w:rsidR="00446CF1" w:rsidRPr="005646B2">
        <w:t>S QUESTIONNAIRE</w:t>
      </w:r>
      <w:bookmarkEnd w:id="330"/>
    </w:p>
    <w:p w14:paraId="2C9161CA" w14:textId="77777777" w:rsidR="00973F9E" w:rsidRPr="00842C22" w:rsidRDefault="00973F9E" w:rsidP="00973F9E">
      <w:pPr>
        <w:rPr>
          <w:rFonts w:cs="Times New Roman"/>
          <w:b/>
          <w:sz w:val="28"/>
          <w:szCs w:val="28"/>
        </w:rPr>
      </w:pPr>
      <w:r w:rsidRPr="00842C22">
        <w:rPr>
          <w:rFonts w:cs="Times New Roman"/>
          <w:b/>
          <w:sz w:val="28"/>
          <w:szCs w:val="28"/>
        </w:rPr>
        <w:t>Adolescent Questionnaire</w:t>
      </w:r>
    </w:p>
    <w:p w14:paraId="35015060" w14:textId="77777777" w:rsidR="007B3E80" w:rsidRDefault="00973F9E" w:rsidP="00973F9E">
      <w:pPr>
        <w:spacing w:line="276" w:lineRule="auto"/>
        <w:rPr>
          <w:rFonts w:cs="Times New Roman"/>
        </w:rPr>
      </w:pPr>
      <w:r w:rsidRPr="00B503B9">
        <w:rPr>
          <w:rFonts w:cs="Times New Roman"/>
        </w:rPr>
        <w:t>Study participant number _____________</w:t>
      </w:r>
      <w:r w:rsidRPr="00B503B9">
        <w:rPr>
          <w:rFonts w:cs="Times New Roman"/>
        </w:rPr>
        <w:tab/>
      </w:r>
      <w:r>
        <w:rPr>
          <w:rFonts w:cs="Times New Roman"/>
        </w:rPr>
        <w:t xml:space="preserve">                      </w:t>
      </w:r>
      <w:r w:rsidRPr="00B503B9">
        <w:rPr>
          <w:rFonts w:cs="Times New Roman"/>
        </w:rPr>
        <w:t>Date_______________</w:t>
      </w:r>
    </w:p>
    <w:p w14:paraId="3D86CBD7" w14:textId="42805782" w:rsidR="00973F9E" w:rsidRPr="007B3E80" w:rsidRDefault="00973F9E" w:rsidP="00973F9E">
      <w:pPr>
        <w:spacing w:line="276" w:lineRule="auto"/>
        <w:rPr>
          <w:rFonts w:cs="Times New Roman"/>
        </w:rPr>
      </w:pPr>
      <w:r w:rsidRPr="00B503B9">
        <w:rPr>
          <w:rFonts w:cs="Times New Roman"/>
        </w:rPr>
        <w:t xml:space="preserve">Sex   __________________                            </w:t>
      </w:r>
      <w:r w:rsidRPr="00B503B9">
        <w:rPr>
          <w:rFonts w:cs="Times New Roman"/>
        </w:rPr>
        <w:tab/>
      </w:r>
      <w:r w:rsidRPr="00B503B9">
        <w:rPr>
          <w:rFonts w:cs="Times New Roman"/>
        </w:rPr>
        <w:tab/>
        <w:t xml:space="preserve"> Age______________________               </w:t>
      </w:r>
    </w:p>
    <w:tbl>
      <w:tblPr>
        <w:tblStyle w:val="TableGrid"/>
        <w:tblW w:w="8365" w:type="dxa"/>
        <w:tblLook w:val="04A0" w:firstRow="1" w:lastRow="0" w:firstColumn="1" w:lastColumn="0" w:noHBand="0" w:noVBand="1"/>
      </w:tblPr>
      <w:tblGrid>
        <w:gridCol w:w="516"/>
        <w:gridCol w:w="2416"/>
        <w:gridCol w:w="4883"/>
        <w:gridCol w:w="1016"/>
      </w:tblGrid>
      <w:tr w:rsidR="00973F9E" w:rsidRPr="008879DF" w14:paraId="61777DFF" w14:textId="77777777" w:rsidTr="00AD2F7B">
        <w:tc>
          <w:tcPr>
            <w:tcW w:w="8365" w:type="dxa"/>
            <w:gridSpan w:val="4"/>
            <w:shd w:val="clear" w:color="auto" w:fill="BFBFBF" w:themeFill="background1" w:themeFillShade="BF"/>
            <w:vAlign w:val="center"/>
          </w:tcPr>
          <w:p w14:paraId="7746C960" w14:textId="77777777" w:rsidR="00973F9E" w:rsidRPr="008879DF" w:rsidRDefault="00973F9E" w:rsidP="000B5EED">
            <w:pPr>
              <w:spacing w:line="276" w:lineRule="auto"/>
              <w:rPr>
                <w:rFonts w:cs="Times New Roman"/>
                <w:b/>
                <w:lang w:val="en-CA"/>
              </w:rPr>
            </w:pPr>
            <w:r w:rsidRPr="008879DF">
              <w:rPr>
                <w:rFonts w:cs="Times New Roman"/>
                <w:b/>
                <w:lang w:val="en-CA"/>
              </w:rPr>
              <w:t>Part 1: Home</w:t>
            </w:r>
          </w:p>
          <w:p w14:paraId="71A852A5" w14:textId="77777777" w:rsidR="00973F9E" w:rsidRPr="008879DF" w:rsidRDefault="00973F9E" w:rsidP="000B5EED">
            <w:pPr>
              <w:spacing w:line="276" w:lineRule="auto"/>
              <w:rPr>
                <w:rFonts w:cs="Times New Roman"/>
                <w:lang w:val="en-CA"/>
              </w:rPr>
            </w:pPr>
          </w:p>
        </w:tc>
      </w:tr>
      <w:tr w:rsidR="00973F9E" w:rsidRPr="008879DF" w14:paraId="2A14CBE7" w14:textId="77777777" w:rsidTr="00AD2F7B">
        <w:tc>
          <w:tcPr>
            <w:tcW w:w="495" w:type="dxa"/>
            <w:vAlign w:val="center"/>
          </w:tcPr>
          <w:p w14:paraId="40299BCB" w14:textId="77777777" w:rsidR="00973F9E" w:rsidRPr="008879DF" w:rsidRDefault="00973F9E" w:rsidP="000B5EED">
            <w:pPr>
              <w:spacing w:line="276" w:lineRule="auto"/>
              <w:rPr>
                <w:rFonts w:cs="Times New Roman"/>
              </w:rPr>
            </w:pPr>
            <w:r w:rsidRPr="008879DF">
              <w:rPr>
                <w:rFonts w:cs="Times New Roman"/>
              </w:rPr>
              <w:t>1</w:t>
            </w:r>
          </w:p>
        </w:tc>
        <w:tc>
          <w:tcPr>
            <w:tcW w:w="2275" w:type="dxa"/>
          </w:tcPr>
          <w:p w14:paraId="174A93C4" w14:textId="77777777" w:rsidR="00973F9E" w:rsidRPr="008879DF" w:rsidRDefault="00973F9E" w:rsidP="000B5EED">
            <w:pPr>
              <w:pStyle w:val="Default"/>
              <w:spacing w:line="276" w:lineRule="auto"/>
              <w:rPr>
                <w:sz w:val="22"/>
                <w:szCs w:val="22"/>
              </w:rPr>
            </w:pPr>
            <w:r w:rsidRPr="008879DF">
              <w:rPr>
                <w:sz w:val="22"/>
                <w:szCs w:val="22"/>
              </w:rPr>
              <w:t xml:space="preserve">What is your sex? </w:t>
            </w:r>
          </w:p>
        </w:tc>
        <w:tc>
          <w:tcPr>
            <w:tcW w:w="4552" w:type="dxa"/>
          </w:tcPr>
          <w:p w14:paraId="23137197" w14:textId="77777777" w:rsidR="00973F9E" w:rsidRPr="008879DF" w:rsidRDefault="00973F9E" w:rsidP="000B5EED">
            <w:pPr>
              <w:pStyle w:val="Default"/>
              <w:spacing w:line="276" w:lineRule="auto"/>
              <w:rPr>
                <w:color w:val="auto"/>
                <w:sz w:val="22"/>
                <w:szCs w:val="22"/>
                <w:lang w:val="en-CA"/>
              </w:rPr>
            </w:pPr>
            <w:r w:rsidRPr="008879DF">
              <w:rPr>
                <w:color w:val="auto"/>
                <w:sz w:val="22"/>
                <w:szCs w:val="22"/>
                <w:lang w:val="en-CA"/>
              </w:rPr>
              <w:t xml:space="preserve">a) Male </w:t>
            </w:r>
          </w:p>
          <w:p w14:paraId="3BF967DA" w14:textId="77777777" w:rsidR="00973F9E" w:rsidRPr="008879DF" w:rsidRDefault="00973F9E" w:rsidP="000B5EED">
            <w:pPr>
              <w:pStyle w:val="Default"/>
              <w:spacing w:line="276" w:lineRule="auto"/>
              <w:rPr>
                <w:color w:val="auto"/>
                <w:sz w:val="22"/>
                <w:szCs w:val="22"/>
                <w:lang w:val="en-CA"/>
              </w:rPr>
            </w:pPr>
            <w:r w:rsidRPr="008879DF">
              <w:rPr>
                <w:color w:val="auto"/>
                <w:sz w:val="22"/>
                <w:szCs w:val="22"/>
                <w:lang w:val="en-CA"/>
              </w:rPr>
              <w:t xml:space="preserve">b) Female </w:t>
            </w:r>
          </w:p>
          <w:p w14:paraId="6A11E04C" w14:textId="77777777" w:rsidR="00973F9E" w:rsidRPr="008879DF" w:rsidRDefault="00973F9E" w:rsidP="000B5EED">
            <w:pPr>
              <w:pStyle w:val="Default"/>
              <w:spacing w:line="276" w:lineRule="auto"/>
              <w:rPr>
                <w:sz w:val="22"/>
                <w:szCs w:val="22"/>
                <w:highlight w:val="yellow"/>
              </w:rPr>
            </w:pPr>
            <w:r w:rsidRPr="008879DF">
              <w:rPr>
                <w:color w:val="auto"/>
                <w:sz w:val="22"/>
                <w:szCs w:val="22"/>
                <w:lang w:val="en-CA"/>
              </w:rPr>
              <w:t xml:space="preserve">c) Other </w:t>
            </w:r>
          </w:p>
        </w:tc>
        <w:tc>
          <w:tcPr>
            <w:tcW w:w="1043" w:type="dxa"/>
            <w:vAlign w:val="center"/>
          </w:tcPr>
          <w:p w14:paraId="4AD6B619" w14:textId="77777777" w:rsidR="00973F9E" w:rsidRPr="008879DF" w:rsidRDefault="00973F9E" w:rsidP="000B5EED">
            <w:pPr>
              <w:spacing w:line="276" w:lineRule="auto"/>
              <w:rPr>
                <w:rFonts w:cs="Times New Roman"/>
              </w:rPr>
            </w:pPr>
          </w:p>
        </w:tc>
      </w:tr>
      <w:tr w:rsidR="00973F9E" w:rsidRPr="008879DF" w14:paraId="79768924" w14:textId="77777777" w:rsidTr="00AD2F7B">
        <w:tc>
          <w:tcPr>
            <w:tcW w:w="495" w:type="dxa"/>
            <w:vAlign w:val="center"/>
          </w:tcPr>
          <w:p w14:paraId="7ADF2931" w14:textId="77777777" w:rsidR="00973F9E" w:rsidRPr="008879DF" w:rsidRDefault="00973F9E" w:rsidP="000B5EED">
            <w:pPr>
              <w:spacing w:line="276" w:lineRule="auto"/>
              <w:rPr>
                <w:rFonts w:cs="Times New Roman"/>
              </w:rPr>
            </w:pPr>
            <w:r w:rsidRPr="008879DF">
              <w:rPr>
                <w:rFonts w:cs="Times New Roman"/>
              </w:rPr>
              <w:t>2</w:t>
            </w:r>
          </w:p>
        </w:tc>
        <w:tc>
          <w:tcPr>
            <w:tcW w:w="2275" w:type="dxa"/>
            <w:vAlign w:val="center"/>
          </w:tcPr>
          <w:p w14:paraId="5E3C398E" w14:textId="77777777" w:rsidR="00973F9E" w:rsidRPr="008879DF" w:rsidRDefault="00973F9E" w:rsidP="000B5EED">
            <w:pPr>
              <w:spacing w:line="276" w:lineRule="auto"/>
              <w:rPr>
                <w:rFonts w:cs="Times New Roman"/>
              </w:rPr>
            </w:pPr>
            <w:r w:rsidRPr="008879DF">
              <w:rPr>
                <w:rFonts w:cs="Times New Roman"/>
              </w:rPr>
              <w:t>Where do you live?</w:t>
            </w:r>
          </w:p>
          <w:p w14:paraId="4778E70F" w14:textId="77777777" w:rsidR="00973F9E" w:rsidRPr="008879DF" w:rsidRDefault="00973F9E" w:rsidP="000B5EED">
            <w:pPr>
              <w:spacing w:line="276" w:lineRule="auto"/>
              <w:rPr>
                <w:rFonts w:cs="Times New Roman"/>
              </w:rPr>
            </w:pPr>
          </w:p>
        </w:tc>
        <w:tc>
          <w:tcPr>
            <w:tcW w:w="4552" w:type="dxa"/>
            <w:vAlign w:val="center"/>
          </w:tcPr>
          <w:p w14:paraId="04450890" w14:textId="77777777" w:rsidR="00973F9E" w:rsidRPr="008879DF" w:rsidRDefault="00973F9E" w:rsidP="000B5EED">
            <w:pPr>
              <w:pStyle w:val="ListParagraph"/>
              <w:numPr>
                <w:ilvl w:val="0"/>
                <w:numId w:val="5"/>
              </w:numPr>
              <w:spacing w:line="276" w:lineRule="auto"/>
              <w:rPr>
                <w:rFonts w:cs="Times New Roman"/>
                <w:lang w:val="en-CA"/>
              </w:rPr>
            </w:pPr>
            <w:r w:rsidRPr="008879DF">
              <w:rPr>
                <w:rFonts w:cs="Times New Roman"/>
                <w:lang w:val="en-CA"/>
              </w:rPr>
              <w:t xml:space="preserve">Home </w:t>
            </w:r>
          </w:p>
          <w:p w14:paraId="6766352E" w14:textId="77777777" w:rsidR="00973F9E" w:rsidRPr="008879DF" w:rsidRDefault="00973F9E" w:rsidP="000B5EED">
            <w:pPr>
              <w:pStyle w:val="ListParagraph"/>
              <w:numPr>
                <w:ilvl w:val="0"/>
                <w:numId w:val="5"/>
              </w:numPr>
              <w:spacing w:line="276" w:lineRule="auto"/>
              <w:rPr>
                <w:rFonts w:cs="Times New Roman"/>
                <w:lang w:val="en-CA"/>
              </w:rPr>
            </w:pPr>
            <w:r w:rsidRPr="008879DF">
              <w:rPr>
                <w:rFonts w:cs="Times New Roman"/>
                <w:lang w:val="en-CA"/>
              </w:rPr>
              <w:t>Orphanage</w:t>
            </w:r>
          </w:p>
          <w:p w14:paraId="571320BE" w14:textId="77777777" w:rsidR="00973F9E" w:rsidRPr="008879DF" w:rsidRDefault="00973F9E" w:rsidP="000B5EED">
            <w:pPr>
              <w:pStyle w:val="ListParagraph"/>
              <w:numPr>
                <w:ilvl w:val="0"/>
                <w:numId w:val="5"/>
              </w:numPr>
              <w:spacing w:line="276" w:lineRule="auto"/>
              <w:rPr>
                <w:rFonts w:cs="Times New Roman"/>
                <w:lang w:val="en-CA"/>
              </w:rPr>
            </w:pPr>
            <w:r w:rsidRPr="008879DF">
              <w:rPr>
                <w:rFonts w:cs="Times New Roman"/>
                <w:lang w:val="en-CA"/>
              </w:rPr>
              <w:t>Other</w:t>
            </w:r>
          </w:p>
        </w:tc>
        <w:tc>
          <w:tcPr>
            <w:tcW w:w="1043" w:type="dxa"/>
            <w:vAlign w:val="center"/>
          </w:tcPr>
          <w:p w14:paraId="13DBFC9B" w14:textId="77777777" w:rsidR="00973F9E" w:rsidRPr="008879DF" w:rsidRDefault="00973F9E" w:rsidP="000B5EED">
            <w:pPr>
              <w:spacing w:line="276" w:lineRule="auto"/>
              <w:rPr>
                <w:rFonts w:cs="Times New Roman"/>
              </w:rPr>
            </w:pPr>
          </w:p>
        </w:tc>
      </w:tr>
      <w:tr w:rsidR="00973F9E" w:rsidRPr="008879DF" w14:paraId="36F0EBCD" w14:textId="77777777" w:rsidTr="00AD2F7B">
        <w:tc>
          <w:tcPr>
            <w:tcW w:w="495" w:type="dxa"/>
            <w:vAlign w:val="center"/>
          </w:tcPr>
          <w:p w14:paraId="53782B2E" w14:textId="77777777" w:rsidR="00973F9E" w:rsidRPr="008879DF" w:rsidRDefault="00973F9E" w:rsidP="000B5EED">
            <w:pPr>
              <w:spacing w:line="276" w:lineRule="auto"/>
              <w:rPr>
                <w:rFonts w:cs="Times New Roman"/>
              </w:rPr>
            </w:pPr>
            <w:r w:rsidRPr="008879DF">
              <w:rPr>
                <w:rFonts w:cs="Times New Roman"/>
              </w:rPr>
              <w:t>3</w:t>
            </w:r>
          </w:p>
        </w:tc>
        <w:tc>
          <w:tcPr>
            <w:tcW w:w="2275" w:type="dxa"/>
          </w:tcPr>
          <w:p w14:paraId="441D5C5A" w14:textId="77777777" w:rsidR="00973F9E" w:rsidRPr="008879DF" w:rsidRDefault="00973F9E" w:rsidP="000B5EED">
            <w:pPr>
              <w:pStyle w:val="Default"/>
              <w:spacing w:line="276" w:lineRule="auto"/>
              <w:rPr>
                <w:szCs w:val="20"/>
              </w:rPr>
            </w:pPr>
            <w:r w:rsidRPr="008879DF">
              <w:rPr>
                <w:color w:val="auto"/>
                <w:sz w:val="22"/>
                <w:szCs w:val="22"/>
              </w:rPr>
              <w:t>Who do you currently live with?</w:t>
            </w:r>
            <w:r w:rsidRPr="008879DF">
              <w:rPr>
                <w:szCs w:val="20"/>
              </w:rPr>
              <w:t xml:space="preserve"> </w:t>
            </w:r>
          </w:p>
          <w:p w14:paraId="356CBDF7" w14:textId="77777777" w:rsidR="00973F9E" w:rsidRPr="008879DF" w:rsidRDefault="00973F9E" w:rsidP="000B5EED">
            <w:pPr>
              <w:pStyle w:val="Default"/>
              <w:spacing w:line="276" w:lineRule="auto"/>
              <w:rPr>
                <w:szCs w:val="20"/>
              </w:rPr>
            </w:pPr>
          </w:p>
          <w:p w14:paraId="27C07B55" w14:textId="77777777" w:rsidR="00973F9E" w:rsidRPr="008879DF" w:rsidRDefault="00973F9E" w:rsidP="000B5EED">
            <w:pPr>
              <w:pStyle w:val="Default"/>
              <w:spacing w:line="276" w:lineRule="auto"/>
              <w:rPr>
                <w:szCs w:val="20"/>
              </w:rPr>
            </w:pPr>
            <w:r w:rsidRPr="008879DF">
              <w:rPr>
                <w:szCs w:val="20"/>
              </w:rPr>
              <w:t>Select all that apply</w:t>
            </w:r>
          </w:p>
        </w:tc>
        <w:tc>
          <w:tcPr>
            <w:tcW w:w="4552" w:type="dxa"/>
            <w:vAlign w:val="center"/>
          </w:tcPr>
          <w:p w14:paraId="1E48341D"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rPr>
              <w:t>Mom or mother figure</w:t>
            </w:r>
          </w:p>
          <w:p w14:paraId="5303F3E8"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lang w:val="en-GB"/>
              </w:rPr>
              <w:t>Dad or father figure</w:t>
            </w:r>
          </w:p>
          <w:p w14:paraId="59B0EE09"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lang w:val="en-GB"/>
              </w:rPr>
              <w:t>Siblings</w:t>
            </w:r>
            <w:r w:rsidRPr="008879DF">
              <w:rPr>
                <w:rFonts w:cs="Times New Roman"/>
                <w:lang w:val="en-CA"/>
              </w:rPr>
              <w:t xml:space="preserve"> </w:t>
            </w:r>
          </w:p>
          <w:p w14:paraId="73A8B88A"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lang w:val="en-CA"/>
              </w:rPr>
              <w:t>Spouse/partner</w:t>
            </w:r>
          </w:p>
          <w:p w14:paraId="2ABC8E34"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lang w:val="en-CA"/>
              </w:rPr>
              <w:t>Grandparents</w:t>
            </w:r>
          </w:p>
          <w:p w14:paraId="1EA83556"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lang w:val="en-GB"/>
              </w:rPr>
              <w:t>Relatives</w:t>
            </w:r>
            <w:r w:rsidRPr="008879DF">
              <w:rPr>
                <w:rFonts w:cs="Times New Roman"/>
                <w:lang w:val="en-CA"/>
              </w:rPr>
              <w:t xml:space="preserve"> </w:t>
            </w:r>
          </w:p>
          <w:p w14:paraId="3612F2EB" w14:textId="77777777" w:rsidR="00973F9E" w:rsidRPr="008879DF" w:rsidRDefault="00973F9E" w:rsidP="000B5EED">
            <w:pPr>
              <w:pStyle w:val="ListParagraph"/>
              <w:numPr>
                <w:ilvl w:val="0"/>
                <w:numId w:val="23"/>
              </w:numPr>
              <w:spacing w:line="276" w:lineRule="auto"/>
              <w:rPr>
                <w:rFonts w:cs="Times New Roman"/>
                <w:lang w:val="en-CA"/>
              </w:rPr>
            </w:pPr>
            <w:r w:rsidRPr="008879DF">
              <w:rPr>
                <w:rFonts w:cs="Times New Roman"/>
                <w:lang w:val="en-CA"/>
              </w:rPr>
              <w:t>Other</w:t>
            </w:r>
          </w:p>
          <w:p w14:paraId="0FFDF093" w14:textId="77777777" w:rsidR="00973F9E" w:rsidRPr="008879DF" w:rsidRDefault="00973F9E" w:rsidP="000B5EED">
            <w:pPr>
              <w:pStyle w:val="ListParagraph"/>
              <w:spacing w:line="276" w:lineRule="auto"/>
              <w:ind w:left="360"/>
              <w:rPr>
                <w:rFonts w:cs="Times New Roman"/>
                <w:highlight w:val="yellow"/>
                <w:lang w:val="en-CA"/>
              </w:rPr>
            </w:pPr>
          </w:p>
        </w:tc>
        <w:tc>
          <w:tcPr>
            <w:tcW w:w="1043" w:type="dxa"/>
            <w:vAlign w:val="center"/>
          </w:tcPr>
          <w:p w14:paraId="1C02EAA8" w14:textId="77777777" w:rsidR="00973F9E" w:rsidRPr="008879DF" w:rsidRDefault="00973F9E" w:rsidP="000B5EED">
            <w:pPr>
              <w:spacing w:line="276" w:lineRule="auto"/>
              <w:rPr>
                <w:rFonts w:cs="Times New Roman"/>
              </w:rPr>
            </w:pPr>
          </w:p>
        </w:tc>
      </w:tr>
      <w:tr w:rsidR="00973F9E" w:rsidRPr="008879DF" w14:paraId="7C680078" w14:textId="77777777" w:rsidTr="00AD2F7B">
        <w:tc>
          <w:tcPr>
            <w:tcW w:w="495" w:type="dxa"/>
            <w:vAlign w:val="center"/>
          </w:tcPr>
          <w:p w14:paraId="5392D6DC" w14:textId="77777777" w:rsidR="00973F9E" w:rsidRPr="008879DF" w:rsidRDefault="00973F9E" w:rsidP="000B5EED">
            <w:pPr>
              <w:spacing w:line="276" w:lineRule="auto"/>
              <w:rPr>
                <w:rFonts w:cs="Times New Roman"/>
              </w:rPr>
            </w:pPr>
            <w:r w:rsidRPr="008879DF">
              <w:rPr>
                <w:rFonts w:cs="Times New Roman"/>
              </w:rPr>
              <w:t>4</w:t>
            </w:r>
          </w:p>
        </w:tc>
        <w:tc>
          <w:tcPr>
            <w:tcW w:w="2275" w:type="dxa"/>
            <w:vAlign w:val="center"/>
          </w:tcPr>
          <w:p w14:paraId="4349A963" w14:textId="77777777" w:rsidR="00973F9E" w:rsidRPr="008879DF" w:rsidRDefault="00973F9E" w:rsidP="000B5EED">
            <w:pPr>
              <w:spacing w:line="276" w:lineRule="auto"/>
              <w:rPr>
                <w:rFonts w:cs="Times New Roman"/>
              </w:rPr>
            </w:pPr>
            <w:r w:rsidRPr="008879DF">
              <w:rPr>
                <w:rFonts w:cs="Times New Roman"/>
              </w:rPr>
              <w:t>To whom can you talk at home?</w:t>
            </w:r>
          </w:p>
          <w:p w14:paraId="7BF41147" w14:textId="77777777" w:rsidR="00973F9E" w:rsidRPr="008879DF" w:rsidRDefault="00973F9E" w:rsidP="000B5EED">
            <w:pPr>
              <w:spacing w:line="276" w:lineRule="auto"/>
              <w:rPr>
                <w:rFonts w:cs="Times New Roman"/>
              </w:rPr>
            </w:pPr>
          </w:p>
        </w:tc>
        <w:tc>
          <w:tcPr>
            <w:tcW w:w="4552" w:type="dxa"/>
            <w:vAlign w:val="center"/>
          </w:tcPr>
          <w:p w14:paraId="5D47DA96" w14:textId="77777777" w:rsidR="00973F9E" w:rsidRPr="008879DF" w:rsidRDefault="00973F9E" w:rsidP="000B5EED">
            <w:pPr>
              <w:pStyle w:val="ListParagraph"/>
              <w:numPr>
                <w:ilvl w:val="0"/>
                <w:numId w:val="6"/>
              </w:numPr>
              <w:spacing w:line="276" w:lineRule="auto"/>
              <w:rPr>
                <w:rFonts w:cs="Times New Roman"/>
                <w:lang w:val="en-CA"/>
              </w:rPr>
            </w:pPr>
            <w:r w:rsidRPr="008879DF">
              <w:rPr>
                <w:rFonts w:cs="Times New Roman"/>
                <w:lang w:val="en-CA"/>
              </w:rPr>
              <w:t xml:space="preserve">Parents </w:t>
            </w:r>
          </w:p>
          <w:p w14:paraId="289987D5" w14:textId="77777777" w:rsidR="00973F9E" w:rsidRPr="008879DF" w:rsidRDefault="00973F9E" w:rsidP="000B5EED">
            <w:pPr>
              <w:pStyle w:val="ListParagraph"/>
              <w:numPr>
                <w:ilvl w:val="0"/>
                <w:numId w:val="6"/>
              </w:numPr>
              <w:spacing w:line="276" w:lineRule="auto"/>
              <w:rPr>
                <w:rFonts w:cs="Times New Roman"/>
                <w:lang w:val="en-CA"/>
              </w:rPr>
            </w:pPr>
            <w:r w:rsidRPr="008879DF">
              <w:rPr>
                <w:rFonts w:cs="Times New Roman"/>
                <w:lang w:val="en-CA"/>
              </w:rPr>
              <w:t xml:space="preserve">Siblings </w:t>
            </w:r>
          </w:p>
          <w:p w14:paraId="24FCB9F7" w14:textId="77777777" w:rsidR="00973F9E" w:rsidRPr="008879DF" w:rsidRDefault="00973F9E" w:rsidP="000B5EED">
            <w:pPr>
              <w:pStyle w:val="ListParagraph"/>
              <w:numPr>
                <w:ilvl w:val="0"/>
                <w:numId w:val="6"/>
              </w:numPr>
              <w:spacing w:line="276" w:lineRule="auto"/>
              <w:rPr>
                <w:rFonts w:cs="Times New Roman"/>
                <w:lang w:val="en-CA"/>
              </w:rPr>
            </w:pPr>
            <w:r w:rsidRPr="008879DF">
              <w:rPr>
                <w:rFonts w:cs="Times New Roman"/>
                <w:lang w:val="en-CA"/>
              </w:rPr>
              <w:t xml:space="preserve">Relatives </w:t>
            </w:r>
          </w:p>
          <w:p w14:paraId="0E770C6E" w14:textId="77777777" w:rsidR="00973F9E" w:rsidRPr="008879DF" w:rsidRDefault="00973F9E" w:rsidP="000B5EED">
            <w:pPr>
              <w:pStyle w:val="ListParagraph"/>
              <w:numPr>
                <w:ilvl w:val="0"/>
                <w:numId w:val="6"/>
              </w:numPr>
              <w:spacing w:line="276" w:lineRule="auto"/>
              <w:rPr>
                <w:rFonts w:cs="Times New Roman"/>
              </w:rPr>
            </w:pPr>
            <w:r w:rsidRPr="008879DF">
              <w:rPr>
                <w:rFonts w:cs="Times New Roman"/>
                <w:lang w:val="en-CA"/>
              </w:rPr>
              <w:t>Other</w:t>
            </w:r>
          </w:p>
        </w:tc>
        <w:tc>
          <w:tcPr>
            <w:tcW w:w="1043" w:type="dxa"/>
            <w:vAlign w:val="center"/>
          </w:tcPr>
          <w:p w14:paraId="08248752" w14:textId="77777777" w:rsidR="00973F9E" w:rsidRPr="008879DF" w:rsidRDefault="00973F9E" w:rsidP="000B5EED">
            <w:pPr>
              <w:spacing w:line="276" w:lineRule="auto"/>
              <w:rPr>
                <w:rFonts w:cs="Times New Roman"/>
              </w:rPr>
            </w:pPr>
          </w:p>
        </w:tc>
      </w:tr>
      <w:tr w:rsidR="00973F9E" w:rsidRPr="008879DF" w14:paraId="41741CDF" w14:textId="77777777" w:rsidTr="00AD2F7B">
        <w:tc>
          <w:tcPr>
            <w:tcW w:w="495" w:type="dxa"/>
            <w:vAlign w:val="center"/>
          </w:tcPr>
          <w:p w14:paraId="3CE6F7D3" w14:textId="77777777" w:rsidR="00973F9E" w:rsidRPr="008879DF" w:rsidRDefault="00973F9E" w:rsidP="000B5EED">
            <w:pPr>
              <w:spacing w:line="276" w:lineRule="auto"/>
              <w:rPr>
                <w:rFonts w:cs="Times New Roman"/>
              </w:rPr>
            </w:pPr>
            <w:r w:rsidRPr="008879DF">
              <w:rPr>
                <w:rFonts w:cs="Times New Roman"/>
              </w:rPr>
              <w:t>5</w:t>
            </w:r>
          </w:p>
        </w:tc>
        <w:tc>
          <w:tcPr>
            <w:tcW w:w="2275" w:type="dxa"/>
            <w:vAlign w:val="center"/>
          </w:tcPr>
          <w:p w14:paraId="03BE39CA" w14:textId="77777777" w:rsidR="00973F9E" w:rsidRPr="008879DF" w:rsidRDefault="00973F9E" w:rsidP="000B5EED">
            <w:pPr>
              <w:spacing w:line="276" w:lineRule="auto"/>
              <w:rPr>
                <w:rFonts w:cs="Times New Roman"/>
              </w:rPr>
            </w:pPr>
            <w:r w:rsidRPr="008879DF">
              <w:rPr>
                <w:rFonts w:cs="Times New Roman"/>
              </w:rPr>
              <w:t>Is there anyone new at home?</w:t>
            </w:r>
          </w:p>
          <w:p w14:paraId="33BBAF95" w14:textId="77777777" w:rsidR="00973F9E" w:rsidRPr="008879DF" w:rsidRDefault="00973F9E" w:rsidP="000B5EED">
            <w:pPr>
              <w:spacing w:line="276" w:lineRule="auto"/>
              <w:rPr>
                <w:rFonts w:cs="Times New Roman"/>
              </w:rPr>
            </w:pPr>
          </w:p>
        </w:tc>
        <w:tc>
          <w:tcPr>
            <w:tcW w:w="4552" w:type="dxa"/>
            <w:vAlign w:val="center"/>
          </w:tcPr>
          <w:p w14:paraId="424BBF9F" w14:textId="77777777" w:rsidR="00973F9E" w:rsidRPr="008879DF" w:rsidRDefault="00973F9E" w:rsidP="000B5EED">
            <w:pPr>
              <w:pStyle w:val="ListParagraph"/>
              <w:numPr>
                <w:ilvl w:val="0"/>
                <w:numId w:val="7"/>
              </w:numPr>
              <w:spacing w:line="276" w:lineRule="auto"/>
              <w:rPr>
                <w:rFonts w:cs="Times New Roman"/>
                <w:lang w:val="en-CA"/>
              </w:rPr>
            </w:pPr>
            <w:r w:rsidRPr="008879DF">
              <w:rPr>
                <w:rFonts w:cs="Times New Roman"/>
                <w:lang w:val="en-CA"/>
              </w:rPr>
              <w:t>Yes</w:t>
            </w:r>
          </w:p>
          <w:p w14:paraId="6F02FE17" w14:textId="77777777" w:rsidR="00973F9E" w:rsidRPr="008879DF" w:rsidRDefault="00973F9E" w:rsidP="000B5EED">
            <w:pPr>
              <w:pStyle w:val="ListParagraph"/>
              <w:numPr>
                <w:ilvl w:val="0"/>
                <w:numId w:val="7"/>
              </w:numPr>
              <w:spacing w:line="276" w:lineRule="auto"/>
              <w:rPr>
                <w:rFonts w:cs="Times New Roman"/>
                <w:lang w:val="en-CA"/>
              </w:rPr>
            </w:pPr>
            <w:r w:rsidRPr="008879DF">
              <w:rPr>
                <w:rFonts w:cs="Times New Roman"/>
                <w:lang w:val="en-CA"/>
              </w:rPr>
              <w:t>No</w:t>
            </w:r>
          </w:p>
        </w:tc>
        <w:tc>
          <w:tcPr>
            <w:tcW w:w="1043" w:type="dxa"/>
            <w:vAlign w:val="center"/>
          </w:tcPr>
          <w:p w14:paraId="60DAB58F" w14:textId="77777777" w:rsidR="00973F9E" w:rsidRPr="008879DF" w:rsidRDefault="00973F9E" w:rsidP="000B5EED">
            <w:pPr>
              <w:spacing w:line="276" w:lineRule="auto"/>
              <w:rPr>
                <w:rFonts w:cs="Times New Roman"/>
              </w:rPr>
            </w:pPr>
          </w:p>
        </w:tc>
      </w:tr>
      <w:tr w:rsidR="00973F9E" w:rsidRPr="008879DF" w14:paraId="0BE77617" w14:textId="77777777" w:rsidTr="00AD2F7B">
        <w:tc>
          <w:tcPr>
            <w:tcW w:w="495" w:type="dxa"/>
            <w:vAlign w:val="center"/>
          </w:tcPr>
          <w:p w14:paraId="1E845C66" w14:textId="77777777" w:rsidR="00973F9E" w:rsidRPr="008879DF" w:rsidRDefault="00973F9E" w:rsidP="000B5EED">
            <w:pPr>
              <w:spacing w:line="276" w:lineRule="auto"/>
              <w:rPr>
                <w:rFonts w:cs="Times New Roman"/>
              </w:rPr>
            </w:pPr>
            <w:r w:rsidRPr="008879DF">
              <w:rPr>
                <w:rFonts w:cs="Times New Roman"/>
              </w:rPr>
              <w:t>6</w:t>
            </w:r>
          </w:p>
        </w:tc>
        <w:tc>
          <w:tcPr>
            <w:tcW w:w="2275" w:type="dxa"/>
            <w:vAlign w:val="center"/>
          </w:tcPr>
          <w:p w14:paraId="56D9702C" w14:textId="77777777" w:rsidR="00973F9E" w:rsidRPr="008879DF" w:rsidRDefault="00973F9E" w:rsidP="000B5EED">
            <w:pPr>
              <w:spacing w:line="276" w:lineRule="auto"/>
              <w:rPr>
                <w:rFonts w:cs="Times New Roman"/>
              </w:rPr>
            </w:pPr>
            <w:r w:rsidRPr="008879DF">
              <w:rPr>
                <w:rFonts w:cs="Times New Roman"/>
              </w:rPr>
              <w:t>Has someone left in the last 1 year?</w:t>
            </w:r>
          </w:p>
          <w:p w14:paraId="6EB12DE2" w14:textId="77777777" w:rsidR="00973F9E" w:rsidRPr="008879DF" w:rsidRDefault="00973F9E" w:rsidP="000B5EED">
            <w:pPr>
              <w:spacing w:line="276" w:lineRule="auto"/>
              <w:rPr>
                <w:rFonts w:cs="Times New Roman"/>
              </w:rPr>
            </w:pPr>
          </w:p>
        </w:tc>
        <w:tc>
          <w:tcPr>
            <w:tcW w:w="4552" w:type="dxa"/>
            <w:vAlign w:val="center"/>
          </w:tcPr>
          <w:p w14:paraId="1E3A3881" w14:textId="77777777" w:rsidR="00973F9E" w:rsidRPr="008879DF" w:rsidRDefault="00973F9E" w:rsidP="000B5EED">
            <w:pPr>
              <w:pStyle w:val="ListParagraph"/>
              <w:numPr>
                <w:ilvl w:val="0"/>
                <w:numId w:val="44"/>
              </w:numPr>
              <w:spacing w:line="276" w:lineRule="auto"/>
              <w:rPr>
                <w:rFonts w:cs="Times New Roman"/>
                <w:lang w:val="en-CA"/>
              </w:rPr>
            </w:pPr>
            <w:r w:rsidRPr="008879DF">
              <w:rPr>
                <w:rFonts w:cs="Times New Roman"/>
                <w:lang w:val="en-CA"/>
              </w:rPr>
              <w:t xml:space="preserve">Yes </w:t>
            </w:r>
          </w:p>
          <w:p w14:paraId="3A967B04" w14:textId="77777777" w:rsidR="00973F9E" w:rsidRPr="008879DF" w:rsidRDefault="00973F9E" w:rsidP="000B5EED">
            <w:pPr>
              <w:pStyle w:val="ListParagraph"/>
              <w:numPr>
                <w:ilvl w:val="0"/>
                <w:numId w:val="44"/>
              </w:numPr>
              <w:spacing w:line="276" w:lineRule="auto"/>
              <w:rPr>
                <w:rFonts w:cs="Times New Roman"/>
                <w:lang w:val="en-CA"/>
              </w:rPr>
            </w:pPr>
            <w:r w:rsidRPr="008879DF">
              <w:rPr>
                <w:rFonts w:cs="Times New Roman"/>
                <w:lang w:val="en-CA"/>
              </w:rPr>
              <w:t>No</w:t>
            </w:r>
          </w:p>
          <w:p w14:paraId="39FA0D3D" w14:textId="77777777" w:rsidR="00973F9E" w:rsidRPr="008879DF" w:rsidRDefault="00973F9E" w:rsidP="000B5EED">
            <w:pPr>
              <w:pStyle w:val="ListParagraph"/>
              <w:numPr>
                <w:ilvl w:val="0"/>
                <w:numId w:val="44"/>
              </w:numPr>
              <w:spacing w:line="276" w:lineRule="auto"/>
              <w:rPr>
                <w:rFonts w:cs="Times New Roman"/>
                <w:lang w:val="en-CA"/>
              </w:rPr>
            </w:pPr>
            <w:r w:rsidRPr="008879DF">
              <w:rPr>
                <w:rFonts w:cs="Times New Roman"/>
                <w:lang w:val="en-CA"/>
              </w:rPr>
              <w:t xml:space="preserve">Don’t know </w:t>
            </w:r>
          </w:p>
          <w:p w14:paraId="48DAAD42" w14:textId="77777777" w:rsidR="00973F9E" w:rsidRPr="008879DF" w:rsidRDefault="00973F9E" w:rsidP="000B5EED">
            <w:pPr>
              <w:pStyle w:val="ListParagraph"/>
              <w:numPr>
                <w:ilvl w:val="0"/>
                <w:numId w:val="44"/>
              </w:numPr>
              <w:spacing w:line="276" w:lineRule="auto"/>
              <w:rPr>
                <w:rFonts w:cs="Times New Roman"/>
              </w:rPr>
            </w:pPr>
            <w:r w:rsidRPr="008879DF">
              <w:rPr>
                <w:rFonts w:cs="Times New Roman"/>
                <w:lang w:val="en-CA"/>
              </w:rPr>
              <w:t>No response</w:t>
            </w:r>
          </w:p>
        </w:tc>
        <w:tc>
          <w:tcPr>
            <w:tcW w:w="1043" w:type="dxa"/>
            <w:vAlign w:val="center"/>
          </w:tcPr>
          <w:p w14:paraId="08359D7D" w14:textId="77777777" w:rsidR="00973F9E" w:rsidRPr="008879DF" w:rsidRDefault="00973F9E" w:rsidP="000B5EED">
            <w:pPr>
              <w:spacing w:line="276" w:lineRule="auto"/>
              <w:rPr>
                <w:rFonts w:cs="Times New Roman"/>
              </w:rPr>
            </w:pPr>
          </w:p>
        </w:tc>
      </w:tr>
      <w:tr w:rsidR="00973F9E" w:rsidRPr="008879DF" w14:paraId="0C4D662C" w14:textId="77777777" w:rsidTr="00AD2F7B">
        <w:tc>
          <w:tcPr>
            <w:tcW w:w="8365" w:type="dxa"/>
            <w:gridSpan w:val="4"/>
            <w:shd w:val="clear" w:color="auto" w:fill="BFBFBF" w:themeFill="background1" w:themeFillShade="BF"/>
            <w:vAlign w:val="center"/>
          </w:tcPr>
          <w:p w14:paraId="49AA143E" w14:textId="77777777" w:rsidR="00973F9E" w:rsidRPr="008879DF" w:rsidRDefault="00973F9E" w:rsidP="000B5EED">
            <w:pPr>
              <w:spacing w:line="276" w:lineRule="auto"/>
              <w:rPr>
                <w:rFonts w:eastAsia="Calibri" w:cs="Times New Roman"/>
                <w:b/>
                <w:color w:val="000000"/>
                <w:sz w:val="28"/>
                <w:szCs w:val="28"/>
                <w:u w:val="single"/>
              </w:rPr>
            </w:pPr>
            <w:r w:rsidRPr="008879DF">
              <w:rPr>
                <w:rFonts w:cs="Times New Roman"/>
                <w:b/>
                <w:lang w:val="en-CA"/>
              </w:rPr>
              <w:t>Part 2: Education/Employment</w:t>
            </w:r>
          </w:p>
          <w:p w14:paraId="1CD757BB" w14:textId="77777777" w:rsidR="00973F9E" w:rsidRPr="008879DF" w:rsidRDefault="00973F9E" w:rsidP="000B5EED">
            <w:pPr>
              <w:spacing w:line="276" w:lineRule="auto"/>
              <w:rPr>
                <w:rFonts w:cs="Times New Roman"/>
                <w:b/>
                <w:lang w:val="en-CA"/>
              </w:rPr>
            </w:pPr>
          </w:p>
        </w:tc>
      </w:tr>
      <w:tr w:rsidR="00973F9E" w:rsidRPr="008879DF" w14:paraId="34646067" w14:textId="77777777" w:rsidTr="00AD2F7B">
        <w:trPr>
          <w:trHeight w:val="530"/>
        </w:trPr>
        <w:tc>
          <w:tcPr>
            <w:tcW w:w="8365" w:type="dxa"/>
            <w:gridSpan w:val="4"/>
            <w:vAlign w:val="center"/>
          </w:tcPr>
          <w:p w14:paraId="1055532B" w14:textId="77777777" w:rsidR="00973F9E" w:rsidRPr="008879DF" w:rsidRDefault="00973F9E" w:rsidP="000B5EED">
            <w:pPr>
              <w:spacing w:line="276" w:lineRule="auto"/>
              <w:rPr>
                <w:rFonts w:cs="Times New Roman"/>
              </w:rPr>
            </w:pPr>
            <w:r w:rsidRPr="008879DF">
              <w:rPr>
                <w:rFonts w:cs="Times New Roman"/>
              </w:rPr>
              <w:t>Now I would like to ask you about your level of education and Employment</w:t>
            </w:r>
          </w:p>
        </w:tc>
      </w:tr>
      <w:tr w:rsidR="00973F9E" w:rsidRPr="008879DF" w14:paraId="1CBE309F" w14:textId="77777777" w:rsidTr="00AD2F7B">
        <w:tc>
          <w:tcPr>
            <w:tcW w:w="495" w:type="dxa"/>
            <w:vAlign w:val="center"/>
          </w:tcPr>
          <w:p w14:paraId="09D329B6" w14:textId="77777777" w:rsidR="00973F9E" w:rsidRPr="008879DF" w:rsidRDefault="00973F9E" w:rsidP="000B5EED">
            <w:pPr>
              <w:spacing w:line="276" w:lineRule="auto"/>
              <w:rPr>
                <w:rFonts w:cs="Times New Roman"/>
              </w:rPr>
            </w:pPr>
            <w:r w:rsidRPr="008879DF">
              <w:rPr>
                <w:rFonts w:cs="Times New Roman"/>
              </w:rPr>
              <w:t>7.</w:t>
            </w:r>
          </w:p>
        </w:tc>
        <w:tc>
          <w:tcPr>
            <w:tcW w:w="2275" w:type="dxa"/>
          </w:tcPr>
          <w:p w14:paraId="04F3D9E0" w14:textId="77777777" w:rsidR="00973F9E" w:rsidRPr="008879DF" w:rsidRDefault="00973F9E" w:rsidP="000B5EED">
            <w:pPr>
              <w:pStyle w:val="Default"/>
              <w:spacing w:line="276" w:lineRule="auto"/>
              <w:rPr>
                <w:color w:val="auto"/>
                <w:sz w:val="22"/>
                <w:szCs w:val="22"/>
                <w:lang w:val="en-GB"/>
              </w:rPr>
            </w:pPr>
            <w:r w:rsidRPr="008879DF">
              <w:rPr>
                <w:color w:val="auto"/>
                <w:sz w:val="22"/>
                <w:szCs w:val="22"/>
                <w:lang w:val="en-GB"/>
              </w:rPr>
              <w:t xml:space="preserve">Are you currently in school? </w:t>
            </w:r>
          </w:p>
        </w:tc>
        <w:tc>
          <w:tcPr>
            <w:tcW w:w="4552" w:type="dxa"/>
          </w:tcPr>
          <w:p w14:paraId="19FA270A" w14:textId="77777777" w:rsidR="00973F9E" w:rsidRPr="008879DF" w:rsidRDefault="00973F9E" w:rsidP="000B5EED">
            <w:pPr>
              <w:pStyle w:val="Default"/>
              <w:numPr>
                <w:ilvl w:val="0"/>
                <w:numId w:val="55"/>
              </w:numPr>
              <w:spacing w:line="276" w:lineRule="auto"/>
              <w:rPr>
                <w:color w:val="auto"/>
                <w:sz w:val="22"/>
                <w:szCs w:val="22"/>
                <w:lang w:val="en-GB"/>
              </w:rPr>
            </w:pPr>
            <w:r w:rsidRPr="008879DF">
              <w:rPr>
                <w:color w:val="auto"/>
                <w:sz w:val="22"/>
                <w:szCs w:val="22"/>
                <w:lang w:val="en-GB"/>
              </w:rPr>
              <w:t xml:space="preserve">Yes </w:t>
            </w:r>
          </w:p>
          <w:p w14:paraId="2CB87B1B" w14:textId="77777777" w:rsidR="00973F9E" w:rsidRPr="008879DF" w:rsidRDefault="00973F9E" w:rsidP="000B5EED">
            <w:pPr>
              <w:pStyle w:val="Default"/>
              <w:numPr>
                <w:ilvl w:val="0"/>
                <w:numId w:val="55"/>
              </w:numPr>
              <w:spacing w:line="276" w:lineRule="auto"/>
              <w:rPr>
                <w:color w:val="auto"/>
                <w:sz w:val="22"/>
                <w:szCs w:val="22"/>
                <w:lang w:val="en-GB"/>
              </w:rPr>
            </w:pPr>
            <w:r w:rsidRPr="008879DF">
              <w:rPr>
                <w:color w:val="auto"/>
                <w:sz w:val="22"/>
                <w:szCs w:val="22"/>
                <w:lang w:val="en-GB"/>
              </w:rPr>
              <w:t>No</w:t>
            </w:r>
          </w:p>
          <w:p w14:paraId="3C5797CC" w14:textId="77777777" w:rsidR="00973F9E" w:rsidRPr="008879DF" w:rsidRDefault="00973F9E" w:rsidP="000B5EED">
            <w:pPr>
              <w:pStyle w:val="Default"/>
              <w:numPr>
                <w:ilvl w:val="0"/>
                <w:numId w:val="55"/>
              </w:numPr>
              <w:spacing w:line="276" w:lineRule="auto"/>
              <w:rPr>
                <w:color w:val="auto"/>
                <w:sz w:val="22"/>
                <w:szCs w:val="22"/>
                <w:lang w:val="en-GB"/>
              </w:rPr>
            </w:pPr>
            <w:r w:rsidRPr="008879DF">
              <w:rPr>
                <w:color w:val="auto"/>
                <w:sz w:val="22"/>
                <w:szCs w:val="22"/>
                <w:lang w:val="en-GB"/>
              </w:rPr>
              <w:t>No response</w:t>
            </w:r>
          </w:p>
        </w:tc>
        <w:tc>
          <w:tcPr>
            <w:tcW w:w="1043" w:type="dxa"/>
            <w:vAlign w:val="center"/>
          </w:tcPr>
          <w:p w14:paraId="0767308C" w14:textId="77777777" w:rsidR="00973F9E" w:rsidRPr="008879DF" w:rsidRDefault="00973F9E" w:rsidP="000B5EED">
            <w:pPr>
              <w:spacing w:line="276" w:lineRule="auto"/>
              <w:rPr>
                <w:rFonts w:cs="Times New Roman"/>
              </w:rPr>
            </w:pPr>
          </w:p>
        </w:tc>
      </w:tr>
      <w:tr w:rsidR="00973F9E" w:rsidRPr="008879DF" w14:paraId="0D90F7CC" w14:textId="77777777" w:rsidTr="00AD2F7B">
        <w:tc>
          <w:tcPr>
            <w:tcW w:w="495" w:type="dxa"/>
            <w:vAlign w:val="center"/>
          </w:tcPr>
          <w:p w14:paraId="475BFB5C" w14:textId="77777777" w:rsidR="00973F9E" w:rsidRPr="008879DF" w:rsidRDefault="00973F9E" w:rsidP="000B5EED">
            <w:pPr>
              <w:spacing w:line="276" w:lineRule="auto"/>
              <w:rPr>
                <w:rFonts w:cs="Times New Roman"/>
              </w:rPr>
            </w:pPr>
            <w:r w:rsidRPr="008879DF">
              <w:rPr>
                <w:rFonts w:cs="Times New Roman"/>
              </w:rPr>
              <w:lastRenderedPageBreak/>
              <w:t>8.</w:t>
            </w:r>
          </w:p>
        </w:tc>
        <w:tc>
          <w:tcPr>
            <w:tcW w:w="2275" w:type="dxa"/>
          </w:tcPr>
          <w:p w14:paraId="2EC6C9B8" w14:textId="77777777" w:rsidR="00973F9E" w:rsidRPr="008879DF" w:rsidRDefault="00973F9E" w:rsidP="000B5EED">
            <w:pPr>
              <w:pStyle w:val="Default"/>
              <w:spacing w:line="276" w:lineRule="auto"/>
              <w:rPr>
                <w:color w:val="auto"/>
                <w:sz w:val="22"/>
                <w:szCs w:val="22"/>
                <w:highlight w:val="yellow"/>
                <w:lang w:val="en-GB"/>
              </w:rPr>
            </w:pPr>
            <w:r w:rsidRPr="008879DF">
              <w:rPr>
                <w:color w:val="auto"/>
                <w:sz w:val="22"/>
                <w:szCs w:val="22"/>
                <w:lang w:val="en-GB"/>
              </w:rPr>
              <w:t>If no above, what is the reason?</w:t>
            </w:r>
          </w:p>
        </w:tc>
        <w:tc>
          <w:tcPr>
            <w:tcW w:w="4552" w:type="dxa"/>
          </w:tcPr>
          <w:p w14:paraId="1B3574C2" w14:textId="77777777" w:rsidR="00973F9E" w:rsidRPr="008879DF" w:rsidRDefault="00973F9E" w:rsidP="000B5EED">
            <w:pPr>
              <w:pStyle w:val="Default"/>
              <w:spacing w:line="276" w:lineRule="auto"/>
              <w:rPr>
                <w:color w:val="auto"/>
                <w:sz w:val="22"/>
                <w:szCs w:val="22"/>
                <w:highlight w:val="yellow"/>
                <w:lang w:val="en-GB"/>
              </w:rPr>
            </w:pPr>
          </w:p>
        </w:tc>
        <w:tc>
          <w:tcPr>
            <w:tcW w:w="1043" w:type="dxa"/>
            <w:vAlign w:val="center"/>
          </w:tcPr>
          <w:p w14:paraId="6CCCF2F1" w14:textId="77777777" w:rsidR="00973F9E" w:rsidRPr="008879DF" w:rsidRDefault="00973F9E" w:rsidP="000B5EED">
            <w:pPr>
              <w:spacing w:line="276" w:lineRule="auto"/>
              <w:rPr>
                <w:rFonts w:cs="Times New Roman"/>
              </w:rPr>
            </w:pPr>
          </w:p>
        </w:tc>
      </w:tr>
      <w:tr w:rsidR="00973F9E" w:rsidRPr="008879DF" w14:paraId="00022CCB" w14:textId="77777777" w:rsidTr="00AD2F7B">
        <w:tc>
          <w:tcPr>
            <w:tcW w:w="495" w:type="dxa"/>
            <w:vAlign w:val="center"/>
          </w:tcPr>
          <w:p w14:paraId="0D7F047C" w14:textId="77777777" w:rsidR="00973F9E" w:rsidRPr="008879DF" w:rsidRDefault="00973F9E" w:rsidP="000B5EED">
            <w:pPr>
              <w:spacing w:line="276" w:lineRule="auto"/>
              <w:rPr>
                <w:rFonts w:cs="Times New Roman"/>
              </w:rPr>
            </w:pPr>
            <w:r w:rsidRPr="008879DF">
              <w:rPr>
                <w:rFonts w:cs="Times New Roman"/>
              </w:rPr>
              <w:t>9.</w:t>
            </w:r>
          </w:p>
        </w:tc>
        <w:tc>
          <w:tcPr>
            <w:tcW w:w="2275" w:type="dxa"/>
            <w:vAlign w:val="center"/>
          </w:tcPr>
          <w:p w14:paraId="5CDBC570" w14:textId="77777777" w:rsidR="00973F9E" w:rsidRPr="008879DF" w:rsidRDefault="00973F9E" w:rsidP="000B5EED">
            <w:pPr>
              <w:spacing w:line="276" w:lineRule="auto"/>
              <w:rPr>
                <w:rFonts w:cs="Times New Roman"/>
                <w:highlight w:val="yellow"/>
              </w:rPr>
            </w:pPr>
            <w:r w:rsidRPr="008879DF">
              <w:rPr>
                <w:rFonts w:cs="Times New Roman"/>
              </w:rPr>
              <w:t>What is the highest level of education that you have attained?</w:t>
            </w:r>
          </w:p>
        </w:tc>
        <w:tc>
          <w:tcPr>
            <w:tcW w:w="4552" w:type="dxa"/>
            <w:vAlign w:val="center"/>
          </w:tcPr>
          <w:p w14:paraId="763242F5"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Never attended</w:t>
            </w:r>
          </w:p>
          <w:p w14:paraId="013FB914"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 xml:space="preserve">Primary </w:t>
            </w:r>
          </w:p>
          <w:p w14:paraId="04ABE25A"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Secondary</w:t>
            </w:r>
          </w:p>
          <w:p w14:paraId="51173F02"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Post-Primary</w:t>
            </w:r>
          </w:p>
          <w:p w14:paraId="03D90A6D"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 xml:space="preserve">Secondary / 'A' Level </w:t>
            </w:r>
          </w:p>
          <w:p w14:paraId="3871B1E5"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College (Middle Level)</w:t>
            </w:r>
          </w:p>
          <w:p w14:paraId="7CC25DCD" w14:textId="77777777" w:rsidR="00973F9E" w:rsidRPr="008879DF" w:rsidRDefault="00973F9E" w:rsidP="000B5EED">
            <w:pPr>
              <w:pStyle w:val="ListParagraph"/>
              <w:numPr>
                <w:ilvl w:val="0"/>
                <w:numId w:val="8"/>
              </w:numPr>
              <w:spacing w:line="276" w:lineRule="auto"/>
              <w:rPr>
                <w:rFonts w:cs="Times New Roman"/>
                <w:lang w:val="en-GB"/>
              </w:rPr>
            </w:pPr>
            <w:r w:rsidRPr="008879DF">
              <w:rPr>
                <w:rFonts w:cs="Times New Roman"/>
                <w:lang w:val="en-GB"/>
              </w:rPr>
              <w:t>University</w:t>
            </w:r>
          </w:p>
          <w:p w14:paraId="479589D8" w14:textId="77777777" w:rsidR="00973F9E" w:rsidRPr="008879DF" w:rsidRDefault="00973F9E" w:rsidP="000B5EED">
            <w:pPr>
              <w:numPr>
                <w:ilvl w:val="0"/>
                <w:numId w:val="8"/>
              </w:numPr>
              <w:spacing w:line="276" w:lineRule="auto"/>
              <w:rPr>
                <w:rFonts w:cs="Times New Roman"/>
              </w:rPr>
            </w:pPr>
            <w:r w:rsidRPr="008879DF">
              <w:rPr>
                <w:rFonts w:cs="Times New Roman"/>
              </w:rPr>
              <w:t xml:space="preserve">No response </w:t>
            </w:r>
          </w:p>
        </w:tc>
        <w:tc>
          <w:tcPr>
            <w:tcW w:w="1043" w:type="dxa"/>
            <w:vAlign w:val="center"/>
          </w:tcPr>
          <w:p w14:paraId="4ED5ED6C" w14:textId="77777777" w:rsidR="00973F9E" w:rsidRPr="008879DF" w:rsidRDefault="00973F9E" w:rsidP="000B5EED">
            <w:pPr>
              <w:spacing w:line="276" w:lineRule="auto"/>
              <w:rPr>
                <w:rFonts w:cs="Times New Roman"/>
              </w:rPr>
            </w:pPr>
          </w:p>
        </w:tc>
      </w:tr>
      <w:tr w:rsidR="00973F9E" w:rsidRPr="008879DF" w14:paraId="7C8DC3E0" w14:textId="77777777" w:rsidTr="00AD2F7B">
        <w:tc>
          <w:tcPr>
            <w:tcW w:w="495" w:type="dxa"/>
            <w:vAlign w:val="center"/>
          </w:tcPr>
          <w:p w14:paraId="6E7D1214" w14:textId="77777777" w:rsidR="00973F9E" w:rsidRPr="008879DF" w:rsidRDefault="00973F9E" w:rsidP="000B5EED">
            <w:pPr>
              <w:spacing w:line="276" w:lineRule="auto"/>
              <w:rPr>
                <w:rFonts w:cs="Times New Roman"/>
              </w:rPr>
            </w:pPr>
            <w:r w:rsidRPr="008879DF">
              <w:rPr>
                <w:rFonts w:cs="Times New Roman"/>
              </w:rPr>
              <w:t>10.</w:t>
            </w:r>
          </w:p>
        </w:tc>
        <w:tc>
          <w:tcPr>
            <w:tcW w:w="2275" w:type="dxa"/>
            <w:vAlign w:val="center"/>
          </w:tcPr>
          <w:p w14:paraId="4F2B7B28" w14:textId="77777777" w:rsidR="00973F9E" w:rsidRPr="008879DF" w:rsidRDefault="00973F9E" w:rsidP="000B5EED">
            <w:pPr>
              <w:spacing w:line="276" w:lineRule="auto"/>
              <w:rPr>
                <w:rFonts w:cs="Times New Roman"/>
              </w:rPr>
            </w:pPr>
            <w:r w:rsidRPr="008879DF">
              <w:rPr>
                <w:rFonts w:cs="Times New Roman"/>
              </w:rPr>
              <w:t>Who do you talk to in school when you have a problem?</w:t>
            </w:r>
          </w:p>
        </w:tc>
        <w:tc>
          <w:tcPr>
            <w:tcW w:w="4552" w:type="dxa"/>
            <w:vAlign w:val="center"/>
          </w:tcPr>
          <w:p w14:paraId="522098E7" w14:textId="77777777" w:rsidR="00973F9E" w:rsidRPr="008879DF" w:rsidRDefault="00973F9E" w:rsidP="000B5EED">
            <w:pPr>
              <w:spacing w:line="276" w:lineRule="auto"/>
              <w:rPr>
                <w:rFonts w:cs="Times New Roman"/>
              </w:rPr>
            </w:pPr>
          </w:p>
        </w:tc>
        <w:tc>
          <w:tcPr>
            <w:tcW w:w="1043" w:type="dxa"/>
            <w:vAlign w:val="center"/>
          </w:tcPr>
          <w:p w14:paraId="4796BAEC" w14:textId="77777777" w:rsidR="00973F9E" w:rsidRPr="008879DF" w:rsidRDefault="00973F9E" w:rsidP="000B5EED">
            <w:pPr>
              <w:spacing w:line="276" w:lineRule="auto"/>
              <w:rPr>
                <w:rFonts w:cs="Times New Roman"/>
              </w:rPr>
            </w:pPr>
          </w:p>
        </w:tc>
      </w:tr>
      <w:tr w:rsidR="00973F9E" w:rsidRPr="008879DF" w14:paraId="5DDDDC39" w14:textId="77777777" w:rsidTr="00AD2F7B">
        <w:tc>
          <w:tcPr>
            <w:tcW w:w="495" w:type="dxa"/>
            <w:vAlign w:val="center"/>
          </w:tcPr>
          <w:p w14:paraId="3278AF3F" w14:textId="77777777" w:rsidR="00973F9E" w:rsidRPr="008879DF" w:rsidRDefault="00973F9E" w:rsidP="000B5EED">
            <w:pPr>
              <w:spacing w:line="276" w:lineRule="auto"/>
              <w:rPr>
                <w:rFonts w:cs="Times New Roman"/>
              </w:rPr>
            </w:pPr>
            <w:r w:rsidRPr="008879DF">
              <w:rPr>
                <w:rFonts w:cs="Times New Roman"/>
              </w:rPr>
              <w:t>12.</w:t>
            </w:r>
          </w:p>
        </w:tc>
        <w:tc>
          <w:tcPr>
            <w:tcW w:w="2275" w:type="dxa"/>
            <w:vAlign w:val="center"/>
          </w:tcPr>
          <w:p w14:paraId="5AE7C021" w14:textId="77777777" w:rsidR="00973F9E" w:rsidRPr="008879DF" w:rsidRDefault="00973F9E" w:rsidP="000B5EED">
            <w:pPr>
              <w:spacing w:line="276" w:lineRule="auto"/>
              <w:rPr>
                <w:rFonts w:cs="Times New Roman"/>
              </w:rPr>
            </w:pPr>
            <w:r w:rsidRPr="008879DF">
              <w:rPr>
                <w:rFonts w:cs="Times New Roman"/>
              </w:rPr>
              <w:t>Have you ever been suspended? Expelled? Have you ever considered dropping out?</w:t>
            </w:r>
          </w:p>
        </w:tc>
        <w:tc>
          <w:tcPr>
            <w:tcW w:w="4552" w:type="dxa"/>
            <w:vAlign w:val="center"/>
          </w:tcPr>
          <w:p w14:paraId="07C298D5" w14:textId="77777777" w:rsidR="00973F9E" w:rsidRPr="008879DF" w:rsidRDefault="00973F9E" w:rsidP="000B5EED">
            <w:pPr>
              <w:pStyle w:val="ListParagraph"/>
              <w:numPr>
                <w:ilvl w:val="0"/>
                <w:numId w:val="46"/>
              </w:numPr>
              <w:spacing w:line="276" w:lineRule="auto"/>
              <w:rPr>
                <w:rFonts w:cs="Times New Roman"/>
                <w:szCs w:val="20"/>
              </w:rPr>
            </w:pPr>
            <w:r w:rsidRPr="008879DF">
              <w:rPr>
                <w:rFonts w:cs="Times New Roman"/>
                <w:szCs w:val="20"/>
              </w:rPr>
              <w:t xml:space="preserve">Yes </w:t>
            </w:r>
          </w:p>
          <w:p w14:paraId="4F6DCF49" w14:textId="77777777" w:rsidR="00973F9E" w:rsidRPr="008879DF" w:rsidRDefault="00973F9E" w:rsidP="000B5EED">
            <w:pPr>
              <w:pStyle w:val="ListParagraph"/>
              <w:numPr>
                <w:ilvl w:val="0"/>
                <w:numId w:val="46"/>
              </w:numPr>
              <w:spacing w:line="276" w:lineRule="auto"/>
              <w:rPr>
                <w:rFonts w:cs="Times New Roman"/>
                <w:szCs w:val="20"/>
              </w:rPr>
            </w:pPr>
            <w:r w:rsidRPr="008879DF">
              <w:rPr>
                <w:rFonts w:cs="Times New Roman"/>
                <w:szCs w:val="20"/>
              </w:rPr>
              <w:t>No</w:t>
            </w:r>
          </w:p>
          <w:p w14:paraId="42B60E4B" w14:textId="77777777" w:rsidR="00973F9E" w:rsidRPr="008879DF" w:rsidRDefault="00973F9E" w:rsidP="000B5EED">
            <w:pPr>
              <w:pStyle w:val="ListParagraph"/>
              <w:numPr>
                <w:ilvl w:val="0"/>
                <w:numId w:val="46"/>
              </w:numPr>
              <w:spacing w:line="276" w:lineRule="auto"/>
              <w:rPr>
                <w:rFonts w:cs="Times New Roman"/>
                <w:szCs w:val="20"/>
              </w:rPr>
            </w:pPr>
            <w:r w:rsidRPr="008879DF">
              <w:rPr>
                <w:rFonts w:cs="Times New Roman"/>
                <w:szCs w:val="20"/>
              </w:rPr>
              <w:t xml:space="preserve">Don’t know </w:t>
            </w:r>
          </w:p>
          <w:p w14:paraId="5D4F26DD" w14:textId="77777777" w:rsidR="00973F9E" w:rsidRPr="008879DF" w:rsidRDefault="00973F9E" w:rsidP="000B5EED">
            <w:pPr>
              <w:pStyle w:val="ListParagraph"/>
              <w:numPr>
                <w:ilvl w:val="0"/>
                <w:numId w:val="46"/>
              </w:numPr>
              <w:spacing w:line="276" w:lineRule="auto"/>
              <w:rPr>
                <w:rFonts w:cs="Times New Roman"/>
                <w:szCs w:val="20"/>
              </w:rPr>
            </w:pPr>
            <w:r w:rsidRPr="008879DF">
              <w:rPr>
                <w:rFonts w:cs="Times New Roman"/>
                <w:szCs w:val="20"/>
              </w:rPr>
              <w:t>No response</w:t>
            </w:r>
          </w:p>
        </w:tc>
        <w:tc>
          <w:tcPr>
            <w:tcW w:w="1043" w:type="dxa"/>
            <w:vAlign w:val="center"/>
          </w:tcPr>
          <w:p w14:paraId="4092E166" w14:textId="77777777" w:rsidR="00973F9E" w:rsidRPr="008879DF" w:rsidRDefault="00973F9E" w:rsidP="000B5EED">
            <w:pPr>
              <w:spacing w:line="276" w:lineRule="auto"/>
              <w:rPr>
                <w:rFonts w:cs="Times New Roman"/>
              </w:rPr>
            </w:pPr>
          </w:p>
        </w:tc>
      </w:tr>
      <w:tr w:rsidR="00973F9E" w:rsidRPr="008879DF" w14:paraId="2B439998" w14:textId="77777777" w:rsidTr="00AD2F7B">
        <w:tc>
          <w:tcPr>
            <w:tcW w:w="495" w:type="dxa"/>
            <w:vAlign w:val="center"/>
          </w:tcPr>
          <w:p w14:paraId="23564C34" w14:textId="77777777" w:rsidR="00973F9E" w:rsidRPr="008879DF" w:rsidRDefault="00973F9E" w:rsidP="000B5EED">
            <w:pPr>
              <w:spacing w:line="276" w:lineRule="auto"/>
              <w:rPr>
                <w:rFonts w:cs="Times New Roman"/>
              </w:rPr>
            </w:pPr>
            <w:r w:rsidRPr="008879DF">
              <w:rPr>
                <w:rFonts w:cs="Times New Roman"/>
              </w:rPr>
              <w:t>13.</w:t>
            </w:r>
          </w:p>
        </w:tc>
        <w:tc>
          <w:tcPr>
            <w:tcW w:w="2275" w:type="dxa"/>
            <w:vAlign w:val="center"/>
          </w:tcPr>
          <w:p w14:paraId="40B62408" w14:textId="2547AEFC" w:rsidR="00973F9E" w:rsidRPr="008879DF" w:rsidRDefault="00973F9E" w:rsidP="000B5EED">
            <w:pPr>
              <w:spacing w:line="276" w:lineRule="auto"/>
              <w:rPr>
                <w:rFonts w:cs="Times New Roman"/>
              </w:rPr>
            </w:pPr>
            <w:r w:rsidRPr="008879DF">
              <w:rPr>
                <w:rFonts w:cs="Times New Roman"/>
              </w:rPr>
              <w:t xml:space="preserve">What </w:t>
            </w:r>
            <w:r w:rsidR="00AD2F7B" w:rsidRPr="008879DF">
              <w:rPr>
                <w:rFonts w:cs="Times New Roman"/>
              </w:rPr>
              <w:t>is</w:t>
            </w:r>
            <w:r w:rsidRPr="008879DF">
              <w:rPr>
                <w:rFonts w:cs="Times New Roman"/>
              </w:rPr>
              <w:t xml:space="preserve"> your future education/employment plans/goals?</w:t>
            </w:r>
          </w:p>
        </w:tc>
        <w:tc>
          <w:tcPr>
            <w:tcW w:w="4552" w:type="dxa"/>
            <w:vAlign w:val="center"/>
          </w:tcPr>
          <w:p w14:paraId="26912924" w14:textId="77777777" w:rsidR="00973F9E" w:rsidRPr="008879DF" w:rsidRDefault="00973F9E" w:rsidP="000B5EED">
            <w:pPr>
              <w:spacing w:line="276" w:lineRule="auto"/>
              <w:rPr>
                <w:rFonts w:cs="Times New Roman"/>
              </w:rPr>
            </w:pPr>
          </w:p>
        </w:tc>
        <w:tc>
          <w:tcPr>
            <w:tcW w:w="1043" w:type="dxa"/>
            <w:vAlign w:val="center"/>
          </w:tcPr>
          <w:p w14:paraId="29E40293" w14:textId="77777777" w:rsidR="00973F9E" w:rsidRPr="008879DF" w:rsidRDefault="00973F9E" w:rsidP="000B5EED">
            <w:pPr>
              <w:spacing w:line="276" w:lineRule="auto"/>
              <w:rPr>
                <w:rFonts w:cs="Times New Roman"/>
              </w:rPr>
            </w:pPr>
          </w:p>
        </w:tc>
      </w:tr>
      <w:tr w:rsidR="00973F9E" w:rsidRPr="008879DF" w14:paraId="111DF6DE" w14:textId="77777777" w:rsidTr="00AD2F7B">
        <w:tc>
          <w:tcPr>
            <w:tcW w:w="495" w:type="dxa"/>
            <w:vAlign w:val="center"/>
          </w:tcPr>
          <w:p w14:paraId="5B682E0A" w14:textId="77777777" w:rsidR="00973F9E" w:rsidRPr="008879DF" w:rsidRDefault="00973F9E" w:rsidP="000B5EED">
            <w:pPr>
              <w:spacing w:line="276" w:lineRule="auto"/>
              <w:rPr>
                <w:rFonts w:cs="Times New Roman"/>
              </w:rPr>
            </w:pPr>
            <w:r w:rsidRPr="008879DF">
              <w:rPr>
                <w:rFonts w:cs="Times New Roman"/>
              </w:rPr>
              <w:t>14.</w:t>
            </w:r>
          </w:p>
        </w:tc>
        <w:tc>
          <w:tcPr>
            <w:tcW w:w="2275" w:type="dxa"/>
            <w:vAlign w:val="center"/>
          </w:tcPr>
          <w:p w14:paraId="46BB1CF5" w14:textId="77777777" w:rsidR="00973F9E" w:rsidRPr="008879DF" w:rsidRDefault="00973F9E" w:rsidP="000B5EED">
            <w:pPr>
              <w:spacing w:line="276" w:lineRule="auto"/>
              <w:rPr>
                <w:rFonts w:cs="Times New Roman"/>
              </w:rPr>
            </w:pPr>
            <w:r w:rsidRPr="008879DF">
              <w:rPr>
                <w:rFonts w:cs="Times New Roman"/>
              </w:rPr>
              <w:t>Are you currently involved in any work for pay?</w:t>
            </w:r>
          </w:p>
          <w:p w14:paraId="1352CF5A" w14:textId="77777777" w:rsidR="00973F9E" w:rsidRPr="008879DF" w:rsidRDefault="00973F9E" w:rsidP="000B5EED">
            <w:pPr>
              <w:spacing w:line="276" w:lineRule="auto"/>
              <w:rPr>
                <w:rFonts w:cs="Times New Roman"/>
              </w:rPr>
            </w:pPr>
          </w:p>
        </w:tc>
        <w:tc>
          <w:tcPr>
            <w:tcW w:w="4552" w:type="dxa"/>
            <w:vAlign w:val="center"/>
          </w:tcPr>
          <w:p w14:paraId="6AE97C32" w14:textId="77777777" w:rsidR="00973F9E" w:rsidRPr="008879DF" w:rsidRDefault="00973F9E" w:rsidP="000B5EED">
            <w:pPr>
              <w:pStyle w:val="ListParagraph"/>
              <w:numPr>
                <w:ilvl w:val="0"/>
                <w:numId w:val="47"/>
              </w:numPr>
              <w:spacing w:line="276" w:lineRule="auto"/>
              <w:rPr>
                <w:rFonts w:cs="Times New Roman"/>
                <w:szCs w:val="20"/>
              </w:rPr>
            </w:pPr>
            <w:r w:rsidRPr="008879DF">
              <w:rPr>
                <w:rFonts w:cs="Times New Roman"/>
                <w:szCs w:val="20"/>
              </w:rPr>
              <w:t xml:space="preserve">Yes </w:t>
            </w:r>
          </w:p>
          <w:p w14:paraId="1A4E7577" w14:textId="77777777" w:rsidR="00973F9E" w:rsidRPr="008879DF" w:rsidRDefault="00973F9E" w:rsidP="000B5EED">
            <w:pPr>
              <w:pStyle w:val="ListParagraph"/>
              <w:numPr>
                <w:ilvl w:val="0"/>
                <w:numId w:val="47"/>
              </w:numPr>
              <w:spacing w:line="276" w:lineRule="auto"/>
              <w:rPr>
                <w:rFonts w:cs="Times New Roman"/>
                <w:szCs w:val="20"/>
              </w:rPr>
            </w:pPr>
            <w:r w:rsidRPr="008879DF">
              <w:rPr>
                <w:rFonts w:cs="Times New Roman"/>
                <w:szCs w:val="20"/>
              </w:rPr>
              <w:t>No</w:t>
            </w:r>
          </w:p>
          <w:p w14:paraId="4EFD0DE7" w14:textId="77777777" w:rsidR="00973F9E" w:rsidRPr="008879DF" w:rsidRDefault="00973F9E" w:rsidP="000B5EED">
            <w:pPr>
              <w:pStyle w:val="ListParagraph"/>
              <w:numPr>
                <w:ilvl w:val="0"/>
                <w:numId w:val="47"/>
              </w:numPr>
              <w:spacing w:line="276" w:lineRule="auto"/>
              <w:rPr>
                <w:rFonts w:cs="Times New Roman"/>
                <w:szCs w:val="20"/>
              </w:rPr>
            </w:pPr>
            <w:r w:rsidRPr="008879DF">
              <w:rPr>
                <w:rFonts w:cs="Times New Roman"/>
                <w:szCs w:val="20"/>
              </w:rPr>
              <w:t>No response</w:t>
            </w:r>
          </w:p>
        </w:tc>
        <w:tc>
          <w:tcPr>
            <w:tcW w:w="1043" w:type="dxa"/>
            <w:vAlign w:val="center"/>
          </w:tcPr>
          <w:p w14:paraId="5D0B2F2F" w14:textId="77777777" w:rsidR="00973F9E" w:rsidRPr="008879DF" w:rsidRDefault="00973F9E" w:rsidP="000B5EED">
            <w:pPr>
              <w:spacing w:line="276" w:lineRule="auto"/>
              <w:rPr>
                <w:rFonts w:cs="Times New Roman"/>
              </w:rPr>
            </w:pPr>
          </w:p>
        </w:tc>
      </w:tr>
      <w:tr w:rsidR="00973F9E" w:rsidRPr="008879DF" w14:paraId="286239BB" w14:textId="77777777" w:rsidTr="00AD2F7B">
        <w:tc>
          <w:tcPr>
            <w:tcW w:w="495" w:type="dxa"/>
            <w:vAlign w:val="center"/>
          </w:tcPr>
          <w:p w14:paraId="45945F7D" w14:textId="77777777" w:rsidR="00973F9E" w:rsidRPr="008879DF" w:rsidRDefault="00973F9E" w:rsidP="000B5EED">
            <w:pPr>
              <w:spacing w:line="276" w:lineRule="auto"/>
              <w:rPr>
                <w:rFonts w:cs="Times New Roman"/>
              </w:rPr>
            </w:pPr>
            <w:r w:rsidRPr="008879DF">
              <w:rPr>
                <w:rFonts w:cs="Times New Roman"/>
              </w:rPr>
              <w:t>15.</w:t>
            </w:r>
          </w:p>
        </w:tc>
        <w:tc>
          <w:tcPr>
            <w:tcW w:w="2275" w:type="dxa"/>
            <w:vAlign w:val="center"/>
          </w:tcPr>
          <w:tbl>
            <w:tblPr>
              <w:tblW w:w="0" w:type="auto"/>
              <w:tblBorders>
                <w:top w:val="nil"/>
                <w:left w:val="nil"/>
                <w:bottom w:val="nil"/>
                <w:right w:val="nil"/>
              </w:tblBorders>
              <w:tblLook w:val="0000" w:firstRow="0" w:lastRow="0" w:firstColumn="0" w:lastColumn="0" w:noHBand="0" w:noVBand="0"/>
            </w:tblPr>
            <w:tblGrid>
              <w:gridCol w:w="2200"/>
            </w:tblGrid>
            <w:tr w:rsidR="00973F9E" w:rsidRPr="008879DF" w14:paraId="35238055" w14:textId="77777777" w:rsidTr="00441141">
              <w:trPr>
                <w:trHeight w:val="401"/>
              </w:trPr>
              <w:tc>
                <w:tcPr>
                  <w:tcW w:w="0" w:type="auto"/>
                </w:tcPr>
                <w:p w14:paraId="68202B21" w14:textId="77777777" w:rsidR="00973F9E" w:rsidRPr="008879DF" w:rsidRDefault="00973F9E" w:rsidP="000B5EED">
                  <w:pPr>
                    <w:spacing w:after="0" w:line="276" w:lineRule="auto"/>
                    <w:rPr>
                      <w:rFonts w:eastAsia="MS Mincho" w:cs="Times New Roman"/>
                      <w:sz w:val="20"/>
                      <w:szCs w:val="20"/>
                      <w:highlight w:val="yellow"/>
                    </w:rPr>
                  </w:pPr>
                  <w:r w:rsidRPr="008879DF">
                    <w:rPr>
                      <w:rFonts w:eastAsia="MS Mincho" w:cs="Times New Roman"/>
                      <w:sz w:val="20"/>
                      <w:szCs w:val="20"/>
                    </w:rPr>
                    <w:t xml:space="preserve">How are you paid for this work? </w:t>
                  </w:r>
                </w:p>
              </w:tc>
            </w:tr>
          </w:tbl>
          <w:p w14:paraId="2DFF1393" w14:textId="77777777" w:rsidR="00973F9E" w:rsidRPr="008879DF" w:rsidRDefault="00973F9E" w:rsidP="000B5EED">
            <w:pPr>
              <w:spacing w:line="276" w:lineRule="auto"/>
              <w:rPr>
                <w:rFonts w:cs="Times New Roman"/>
                <w:highlight w:val="yellow"/>
              </w:rPr>
            </w:pPr>
          </w:p>
        </w:tc>
        <w:tc>
          <w:tcPr>
            <w:tcW w:w="4552" w:type="dxa"/>
            <w:vAlign w:val="center"/>
          </w:tcPr>
          <w:p w14:paraId="2D9EA7F3" w14:textId="77777777" w:rsidR="00973F9E" w:rsidRPr="008879DF" w:rsidRDefault="00973F9E" w:rsidP="000B5EED">
            <w:pPr>
              <w:pStyle w:val="ListParagraph"/>
              <w:numPr>
                <w:ilvl w:val="0"/>
                <w:numId w:val="9"/>
              </w:numPr>
              <w:spacing w:line="276" w:lineRule="auto"/>
              <w:rPr>
                <w:rFonts w:cs="Times New Roman"/>
                <w:lang w:val="en-CA"/>
              </w:rPr>
            </w:pPr>
            <w:r w:rsidRPr="008879DF">
              <w:rPr>
                <w:rFonts w:cs="Times New Roman"/>
                <w:lang w:val="en-CA"/>
              </w:rPr>
              <w:t xml:space="preserve">In cash </w:t>
            </w:r>
          </w:p>
          <w:p w14:paraId="3A9DDBEF" w14:textId="77777777" w:rsidR="00973F9E" w:rsidRPr="008879DF" w:rsidRDefault="00973F9E" w:rsidP="000B5EED">
            <w:pPr>
              <w:pStyle w:val="ListParagraph"/>
              <w:numPr>
                <w:ilvl w:val="0"/>
                <w:numId w:val="9"/>
              </w:numPr>
              <w:spacing w:line="276" w:lineRule="auto"/>
              <w:rPr>
                <w:rFonts w:cs="Times New Roman"/>
                <w:lang w:val="en-CA"/>
              </w:rPr>
            </w:pPr>
            <w:r w:rsidRPr="008879DF">
              <w:rPr>
                <w:rFonts w:cs="Times New Roman"/>
                <w:lang w:val="en-CA"/>
              </w:rPr>
              <w:t>In kind</w:t>
            </w:r>
          </w:p>
          <w:p w14:paraId="550B44AD" w14:textId="77777777" w:rsidR="00973F9E" w:rsidRPr="008879DF" w:rsidRDefault="00973F9E" w:rsidP="000B5EED">
            <w:pPr>
              <w:pStyle w:val="ListParagraph"/>
              <w:numPr>
                <w:ilvl w:val="0"/>
                <w:numId w:val="9"/>
              </w:numPr>
              <w:spacing w:line="276" w:lineRule="auto"/>
              <w:rPr>
                <w:rFonts w:cs="Times New Roman"/>
                <w:lang w:val="en-CA"/>
              </w:rPr>
            </w:pPr>
            <w:r w:rsidRPr="008879DF">
              <w:rPr>
                <w:rFonts w:cs="Times New Roman"/>
                <w:lang w:val="en-CA"/>
              </w:rPr>
              <w:t>Not paid at all</w:t>
            </w:r>
          </w:p>
          <w:p w14:paraId="2C568D6C" w14:textId="77777777" w:rsidR="00973F9E" w:rsidRPr="008879DF" w:rsidRDefault="00973F9E" w:rsidP="000B5EED">
            <w:pPr>
              <w:numPr>
                <w:ilvl w:val="0"/>
                <w:numId w:val="9"/>
              </w:numPr>
              <w:spacing w:line="276" w:lineRule="auto"/>
              <w:rPr>
                <w:rFonts w:cs="Times New Roman"/>
              </w:rPr>
            </w:pPr>
            <w:r w:rsidRPr="008879DF">
              <w:rPr>
                <w:rFonts w:cs="Times New Roman"/>
                <w:lang w:val="en-CA"/>
              </w:rPr>
              <w:t xml:space="preserve">No response </w:t>
            </w:r>
          </w:p>
        </w:tc>
        <w:tc>
          <w:tcPr>
            <w:tcW w:w="1043" w:type="dxa"/>
            <w:vAlign w:val="center"/>
          </w:tcPr>
          <w:p w14:paraId="0F7C2348" w14:textId="77777777" w:rsidR="00973F9E" w:rsidRPr="008879DF" w:rsidRDefault="00973F9E" w:rsidP="000B5EED">
            <w:pPr>
              <w:spacing w:line="276" w:lineRule="auto"/>
              <w:rPr>
                <w:rFonts w:cs="Times New Roman"/>
              </w:rPr>
            </w:pPr>
          </w:p>
        </w:tc>
      </w:tr>
      <w:tr w:rsidR="00973F9E" w:rsidRPr="008879DF" w14:paraId="3302208E" w14:textId="77777777" w:rsidTr="00AD2F7B">
        <w:tc>
          <w:tcPr>
            <w:tcW w:w="8365" w:type="dxa"/>
            <w:gridSpan w:val="4"/>
            <w:shd w:val="clear" w:color="auto" w:fill="BFBFBF" w:themeFill="background1" w:themeFillShade="BF"/>
            <w:vAlign w:val="center"/>
          </w:tcPr>
          <w:p w14:paraId="5B4D73BA" w14:textId="77777777" w:rsidR="00973F9E" w:rsidRPr="008879DF" w:rsidRDefault="00973F9E" w:rsidP="000B5EED">
            <w:pPr>
              <w:spacing w:line="276" w:lineRule="auto"/>
              <w:rPr>
                <w:rFonts w:cs="Times New Roman"/>
                <w:b/>
                <w:u w:val="single"/>
              </w:rPr>
            </w:pPr>
            <w:r w:rsidRPr="008879DF">
              <w:rPr>
                <w:rFonts w:cs="Times New Roman"/>
                <w:b/>
                <w:lang w:val="en-CA"/>
              </w:rPr>
              <w:t>Part 3: Eating /Exercise</w:t>
            </w:r>
          </w:p>
          <w:p w14:paraId="455D9AA2" w14:textId="77777777" w:rsidR="00973F9E" w:rsidRPr="008879DF" w:rsidRDefault="00973F9E" w:rsidP="000B5EED">
            <w:pPr>
              <w:spacing w:line="276" w:lineRule="auto"/>
              <w:rPr>
                <w:rFonts w:cs="Times New Roman"/>
                <w:highlight w:val="yellow"/>
              </w:rPr>
            </w:pPr>
          </w:p>
        </w:tc>
      </w:tr>
      <w:tr w:rsidR="00973F9E" w:rsidRPr="008879DF" w14:paraId="0E7A558D" w14:textId="77777777" w:rsidTr="00AD2F7B">
        <w:tc>
          <w:tcPr>
            <w:tcW w:w="495" w:type="dxa"/>
            <w:vAlign w:val="center"/>
          </w:tcPr>
          <w:p w14:paraId="73A7AA0B" w14:textId="77777777" w:rsidR="00973F9E" w:rsidRPr="008879DF" w:rsidRDefault="00973F9E" w:rsidP="000B5EED">
            <w:pPr>
              <w:spacing w:line="276" w:lineRule="auto"/>
              <w:rPr>
                <w:rFonts w:cs="Times New Roman"/>
              </w:rPr>
            </w:pPr>
            <w:r w:rsidRPr="008879DF">
              <w:rPr>
                <w:rFonts w:cs="Times New Roman"/>
              </w:rPr>
              <w:t>16.</w:t>
            </w:r>
          </w:p>
        </w:tc>
        <w:tc>
          <w:tcPr>
            <w:tcW w:w="2275" w:type="dxa"/>
            <w:vAlign w:val="center"/>
          </w:tcPr>
          <w:p w14:paraId="02336CA0" w14:textId="77777777" w:rsidR="00973F9E" w:rsidRPr="008879DF" w:rsidRDefault="00973F9E" w:rsidP="000B5EED">
            <w:pPr>
              <w:spacing w:line="276" w:lineRule="auto"/>
              <w:rPr>
                <w:rFonts w:cs="Times New Roman"/>
              </w:rPr>
            </w:pPr>
            <w:r w:rsidRPr="008879DF">
              <w:rPr>
                <w:rFonts w:cs="Times New Roman"/>
              </w:rPr>
              <w:t>Are there times when you miss meals?</w:t>
            </w:r>
          </w:p>
        </w:tc>
        <w:tc>
          <w:tcPr>
            <w:tcW w:w="4552" w:type="dxa"/>
            <w:vAlign w:val="center"/>
          </w:tcPr>
          <w:p w14:paraId="09DAD6B9" w14:textId="77777777" w:rsidR="00973F9E" w:rsidRPr="008879DF" w:rsidRDefault="00973F9E" w:rsidP="000B5EED">
            <w:pPr>
              <w:pStyle w:val="ListParagraph"/>
              <w:numPr>
                <w:ilvl w:val="0"/>
                <w:numId w:val="10"/>
              </w:numPr>
              <w:spacing w:line="276" w:lineRule="auto"/>
              <w:rPr>
                <w:rFonts w:cs="Times New Roman"/>
                <w:lang w:val="en-CA"/>
              </w:rPr>
            </w:pPr>
            <w:r w:rsidRPr="008879DF">
              <w:rPr>
                <w:rFonts w:cs="Times New Roman"/>
                <w:lang w:val="en-GB"/>
              </w:rPr>
              <w:t>Once</w:t>
            </w:r>
          </w:p>
          <w:p w14:paraId="2B6C2B36" w14:textId="77777777" w:rsidR="00973F9E" w:rsidRPr="008879DF" w:rsidRDefault="00973F9E" w:rsidP="000B5EED">
            <w:pPr>
              <w:pStyle w:val="ListParagraph"/>
              <w:numPr>
                <w:ilvl w:val="0"/>
                <w:numId w:val="10"/>
              </w:numPr>
              <w:spacing w:line="276" w:lineRule="auto"/>
              <w:rPr>
                <w:rFonts w:cs="Times New Roman"/>
                <w:lang w:val="en-CA"/>
              </w:rPr>
            </w:pPr>
            <w:r w:rsidRPr="008879DF">
              <w:rPr>
                <w:rFonts w:cs="Times New Roman"/>
                <w:lang w:val="en-GB"/>
              </w:rPr>
              <w:t>Sometimes</w:t>
            </w:r>
          </w:p>
          <w:p w14:paraId="6FC28355" w14:textId="77777777" w:rsidR="00973F9E" w:rsidRPr="008879DF" w:rsidRDefault="00973F9E" w:rsidP="000B5EED">
            <w:pPr>
              <w:pStyle w:val="ListParagraph"/>
              <w:numPr>
                <w:ilvl w:val="0"/>
                <w:numId w:val="10"/>
              </w:numPr>
              <w:spacing w:line="276" w:lineRule="auto"/>
              <w:rPr>
                <w:rFonts w:cs="Times New Roman"/>
                <w:lang w:val="en-CA"/>
              </w:rPr>
            </w:pPr>
            <w:r w:rsidRPr="008879DF">
              <w:rPr>
                <w:rFonts w:cs="Times New Roman"/>
                <w:lang w:val="en-GB"/>
              </w:rPr>
              <w:t>Severally</w:t>
            </w:r>
          </w:p>
          <w:p w14:paraId="143544D6" w14:textId="77777777" w:rsidR="00973F9E" w:rsidRPr="008879DF" w:rsidRDefault="00973F9E" w:rsidP="000B5EED">
            <w:pPr>
              <w:pStyle w:val="ListParagraph"/>
              <w:numPr>
                <w:ilvl w:val="0"/>
                <w:numId w:val="10"/>
              </w:numPr>
              <w:spacing w:line="276" w:lineRule="auto"/>
              <w:rPr>
                <w:rFonts w:cs="Times New Roman"/>
                <w:lang w:val="en-CA"/>
              </w:rPr>
            </w:pPr>
            <w:r w:rsidRPr="008879DF">
              <w:rPr>
                <w:rFonts w:cs="Times New Roman"/>
                <w:lang w:val="en-GB"/>
              </w:rPr>
              <w:t>Never</w:t>
            </w:r>
            <w:r w:rsidRPr="008879DF">
              <w:rPr>
                <w:rFonts w:cs="Times New Roman"/>
                <w:lang w:val="en-CA"/>
              </w:rPr>
              <w:t xml:space="preserve"> </w:t>
            </w:r>
          </w:p>
        </w:tc>
        <w:tc>
          <w:tcPr>
            <w:tcW w:w="1043" w:type="dxa"/>
            <w:vAlign w:val="center"/>
          </w:tcPr>
          <w:p w14:paraId="5A9E85A8" w14:textId="77777777" w:rsidR="00973F9E" w:rsidRPr="008879DF" w:rsidRDefault="00973F9E" w:rsidP="000B5EED">
            <w:pPr>
              <w:spacing w:line="276" w:lineRule="auto"/>
              <w:rPr>
                <w:rFonts w:cs="Times New Roman"/>
              </w:rPr>
            </w:pPr>
          </w:p>
        </w:tc>
      </w:tr>
      <w:tr w:rsidR="00973F9E" w:rsidRPr="008879DF" w14:paraId="3156F85B" w14:textId="77777777" w:rsidTr="00AD2F7B">
        <w:tc>
          <w:tcPr>
            <w:tcW w:w="495" w:type="dxa"/>
            <w:vAlign w:val="center"/>
          </w:tcPr>
          <w:p w14:paraId="0630BBB2" w14:textId="77777777" w:rsidR="00973F9E" w:rsidRPr="008879DF" w:rsidRDefault="00973F9E" w:rsidP="000B5EED">
            <w:pPr>
              <w:spacing w:line="276" w:lineRule="auto"/>
              <w:rPr>
                <w:rFonts w:cs="Times New Roman"/>
              </w:rPr>
            </w:pPr>
            <w:r w:rsidRPr="008879DF">
              <w:rPr>
                <w:rFonts w:cs="Times New Roman"/>
              </w:rPr>
              <w:t>17.</w:t>
            </w:r>
          </w:p>
        </w:tc>
        <w:tc>
          <w:tcPr>
            <w:tcW w:w="2275" w:type="dxa"/>
            <w:vAlign w:val="center"/>
          </w:tcPr>
          <w:p w14:paraId="169D5B5B" w14:textId="77777777" w:rsidR="00973F9E" w:rsidRPr="008879DF" w:rsidRDefault="00973F9E" w:rsidP="000B5EED">
            <w:pPr>
              <w:spacing w:line="276" w:lineRule="auto"/>
              <w:rPr>
                <w:rFonts w:cs="Times New Roman"/>
              </w:rPr>
            </w:pPr>
            <w:r w:rsidRPr="008879DF">
              <w:rPr>
                <w:rFonts w:cs="Times New Roman"/>
              </w:rPr>
              <w:t xml:space="preserve">If so, why do you miss meals? </w:t>
            </w:r>
          </w:p>
        </w:tc>
        <w:tc>
          <w:tcPr>
            <w:tcW w:w="4552" w:type="dxa"/>
            <w:vAlign w:val="center"/>
          </w:tcPr>
          <w:p w14:paraId="2DC674AC" w14:textId="77777777" w:rsidR="00973F9E" w:rsidRPr="008879DF" w:rsidRDefault="00973F9E" w:rsidP="000B5EED">
            <w:pPr>
              <w:spacing w:line="276" w:lineRule="auto"/>
              <w:rPr>
                <w:rFonts w:cs="Times New Roman"/>
              </w:rPr>
            </w:pPr>
          </w:p>
        </w:tc>
        <w:tc>
          <w:tcPr>
            <w:tcW w:w="1043" w:type="dxa"/>
            <w:vAlign w:val="center"/>
          </w:tcPr>
          <w:p w14:paraId="3176B052" w14:textId="77777777" w:rsidR="00973F9E" w:rsidRPr="008879DF" w:rsidRDefault="00973F9E" w:rsidP="000B5EED">
            <w:pPr>
              <w:spacing w:line="276" w:lineRule="auto"/>
              <w:rPr>
                <w:rFonts w:cs="Times New Roman"/>
              </w:rPr>
            </w:pPr>
          </w:p>
        </w:tc>
      </w:tr>
      <w:tr w:rsidR="00973F9E" w:rsidRPr="008879DF" w14:paraId="64A6792C" w14:textId="77777777" w:rsidTr="00AD2F7B">
        <w:tc>
          <w:tcPr>
            <w:tcW w:w="495" w:type="dxa"/>
            <w:vAlign w:val="center"/>
          </w:tcPr>
          <w:p w14:paraId="7082883B" w14:textId="77777777" w:rsidR="00973F9E" w:rsidRPr="008879DF" w:rsidRDefault="00973F9E" w:rsidP="000B5EED">
            <w:pPr>
              <w:spacing w:line="276" w:lineRule="auto"/>
              <w:rPr>
                <w:rFonts w:cs="Times New Roman"/>
              </w:rPr>
            </w:pPr>
            <w:r w:rsidRPr="008879DF">
              <w:rPr>
                <w:rFonts w:cs="Times New Roman"/>
              </w:rPr>
              <w:t>18.</w:t>
            </w:r>
          </w:p>
        </w:tc>
        <w:tc>
          <w:tcPr>
            <w:tcW w:w="2275" w:type="dxa"/>
            <w:vAlign w:val="center"/>
          </w:tcPr>
          <w:p w14:paraId="5AB14315" w14:textId="77777777" w:rsidR="00973F9E" w:rsidRPr="008879DF" w:rsidRDefault="00973F9E" w:rsidP="000B5EED">
            <w:pPr>
              <w:spacing w:line="276" w:lineRule="auto"/>
              <w:rPr>
                <w:rFonts w:cs="Times New Roman"/>
              </w:rPr>
            </w:pPr>
            <w:r w:rsidRPr="008879DF">
              <w:rPr>
                <w:rFonts w:cs="Times New Roman"/>
              </w:rPr>
              <w:t>Do you go to school hungry?</w:t>
            </w:r>
          </w:p>
        </w:tc>
        <w:tc>
          <w:tcPr>
            <w:tcW w:w="4552" w:type="dxa"/>
            <w:vAlign w:val="center"/>
          </w:tcPr>
          <w:p w14:paraId="5D675C03" w14:textId="77777777" w:rsidR="00973F9E" w:rsidRPr="008879DF" w:rsidRDefault="00973F9E" w:rsidP="000B5EED">
            <w:pPr>
              <w:pStyle w:val="ListParagraph"/>
              <w:numPr>
                <w:ilvl w:val="0"/>
                <w:numId w:val="11"/>
              </w:numPr>
              <w:spacing w:line="276" w:lineRule="auto"/>
              <w:rPr>
                <w:rFonts w:cs="Times New Roman"/>
                <w:lang w:val="en-CA"/>
              </w:rPr>
            </w:pPr>
            <w:r w:rsidRPr="008879DF">
              <w:rPr>
                <w:rFonts w:cs="Times New Roman"/>
                <w:lang w:val="en-CA"/>
              </w:rPr>
              <w:t>Once</w:t>
            </w:r>
          </w:p>
          <w:p w14:paraId="6141C1B2" w14:textId="77777777" w:rsidR="00973F9E" w:rsidRPr="008879DF" w:rsidRDefault="00973F9E" w:rsidP="000B5EED">
            <w:pPr>
              <w:pStyle w:val="ListParagraph"/>
              <w:numPr>
                <w:ilvl w:val="0"/>
                <w:numId w:val="11"/>
              </w:numPr>
              <w:spacing w:line="276" w:lineRule="auto"/>
              <w:rPr>
                <w:rFonts w:cs="Times New Roman"/>
                <w:lang w:val="en-CA"/>
              </w:rPr>
            </w:pPr>
            <w:r w:rsidRPr="008879DF">
              <w:rPr>
                <w:rFonts w:cs="Times New Roman"/>
                <w:lang w:val="en-CA"/>
              </w:rPr>
              <w:t>Sometimes</w:t>
            </w:r>
          </w:p>
          <w:p w14:paraId="32B0A501" w14:textId="77777777" w:rsidR="00973F9E" w:rsidRPr="008879DF" w:rsidRDefault="00973F9E" w:rsidP="000B5EED">
            <w:pPr>
              <w:pStyle w:val="ListParagraph"/>
              <w:numPr>
                <w:ilvl w:val="0"/>
                <w:numId w:val="11"/>
              </w:numPr>
              <w:spacing w:line="276" w:lineRule="auto"/>
              <w:rPr>
                <w:rFonts w:cs="Times New Roman"/>
                <w:lang w:val="en-CA"/>
              </w:rPr>
            </w:pPr>
            <w:r w:rsidRPr="008879DF">
              <w:rPr>
                <w:rFonts w:cs="Times New Roman"/>
                <w:lang w:val="en-CA"/>
              </w:rPr>
              <w:t>Severally</w:t>
            </w:r>
          </w:p>
          <w:p w14:paraId="3DB6DAF3" w14:textId="77777777" w:rsidR="00973F9E" w:rsidRPr="008879DF" w:rsidRDefault="00973F9E" w:rsidP="000B5EED">
            <w:pPr>
              <w:pStyle w:val="ListParagraph"/>
              <w:numPr>
                <w:ilvl w:val="0"/>
                <w:numId w:val="11"/>
              </w:numPr>
              <w:spacing w:line="276" w:lineRule="auto"/>
              <w:rPr>
                <w:rFonts w:cs="Times New Roman"/>
                <w:lang w:val="en-CA"/>
              </w:rPr>
            </w:pPr>
            <w:r w:rsidRPr="008879DF">
              <w:rPr>
                <w:rFonts w:cs="Times New Roman"/>
                <w:lang w:val="en-CA"/>
              </w:rPr>
              <w:t>Never</w:t>
            </w:r>
          </w:p>
        </w:tc>
        <w:tc>
          <w:tcPr>
            <w:tcW w:w="1043" w:type="dxa"/>
            <w:vAlign w:val="center"/>
          </w:tcPr>
          <w:p w14:paraId="2AFA6FF9" w14:textId="77777777" w:rsidR="00973F9E" w:rsidRPr="008879DF" w:rsidRDefault="00973F9E" w:rsidP="000B5EED">
            <w:pPr>
              <w:spacing w:line="276" w:lineRule="auto"/>
              <w:rPr>
                <w:rFonts w:cs="Times New Roman"/>
              </w:rPr>
            </w:pPr>
          </w:p>
        </w:tc>
      </w:tr>
      <w:tr w:rsidR="00973F9E" w:rsidRPr="008879DF" w14:paraId="3BEE526B" w14:textId="77777777" w:rsidTr="00AD2F7B">
        <w:tc>
          <w:tcPr>
            <w:tcW w:w="495" w:type="dxa"/>
            <w:vAlign w:val="center"/>
          </w:tcPr>
          <w:p w14:paraId="61838564" w14:textId="77777777" w:rsidR="00973F9E" w:rsidRPr="008879DF" w:rsidRDefault="00973F9E" w:rsidP="000B5EED">
            <w:pPr>
              <w:spacing w:line="276" w:lineRule="auto"/>
              <w:rPr>
                <w:rFonts w:cs="Times New Roman"/>
              </w:rPr>
            </w:pPr>
            <w:r w:rsidRPr="008879DF">
              <w:rPr>
                <w:rFonts w:cs="Times New Roman"/>
              </w:rPr>
              <w:t>19.</w:t>
            </w:r>
          </w:p>
        </w:tc>
        <w:tc>
          <w:tcPr>
            <w:tcW w:w="2275" w:type="dxa"/>
            <w:vAlign w:val="center"/>
          </w:tcPr>
          <w:p w14:paraId="0DA14990" w14:textId="77777777" w:rsidR="00973F9E" w:rsidRPr="008879DF" w:rsidRDefault="00973F9E" w:rsidP="000B5EED">
            <w:pPr>
              <w:spacing w:line="276" w:lineRule="auto"/>
              <w:rPr>
                <w:rFonts w:cs="Times New Roman"/>
              </w:rPr>
            </w:pPr>
            <w:r w:rsidRPr="008879DF">
              <w:rPr>
                <w:rFonts w:cs="Times New Roman"/>
              </w:rPr>
              <w:t xml:space="preserve">Do you participate in any sports or other </w:t>
            </w:r>
            <w:r w:rsidRPr="008879DF">
              <w:rPr>
                <w:rFonts w:cs="Times New Roman"/>
              </w:rPr>
              <w:lastRenderedPageBreak/>
              <w:t>extra-curricular activities (drama, music)?</w:t>
            </w:r>
          </w:p>
        </w:tc>
        <w:tc>
          <w:tcPr>
            <w:tcW w:w="4552" w:type="dxa"/>
            <w:vAlign w:val="center"/>
          </w:tcPr>
          <w:p w14:paraId="7F8FD2EE" w14:textId="77777777" w:rsidR="00973F9E" w:rsidRPr="008879DF" w:rsidRDefault="00973F9E" w:rsidP="000B5EED">
            <w:pPr>
              <w:pStyle w:val="ListParagraph"/>
              <w:numPr>
                <w:ilvl w:val="0"/>
                <w:numId w:val="24"/>
              </w:numPr>
              <w:spacing w:line="276" w:lineRule="auto"/>
              <w:rPr>
                <w:rFonts w:cs="Times New Roman"/>
                <w:lang w:val="en-CA"/>
              </w:rPr>
            </w:pPr>
            <w:r w:rsidRPr="008879DF">
              <w:rPr>
                <w:rFonts w:cs="Times New Roman"/>
                <w:lang w:val="en-CA"/>
              </w:rPr>
              <w:lastRenderedPageBreak/>
              <w:t>Once</w:t>
            </w:r>
          </w:p>
          <w:p w14:paraId="4B9BE873" w14:textId="77777777" w:rsidR="00973F9E" w:rsidRPr="008879DF" w:rsidRDefault="00973F9E" w:rsidP="000B5EED">
            <w:pPr>
              <w:pStyle w:val="ListParagraph"/>
              <w:numPr>
                <w:ilvl w:val="0"/>
                <w:numId w:val="24"/>
              </w:numPr>
              <w:spacing w:line="276" w:lineRule="auto"/>
              <w:rPr>
                <w:rFonts w:cs="Times New Roman"/>
                <w:lang w:val="en-CA"/>
              </w:rPr>
            </w:pPr>
            <w:r w:rsidRPr="008879DF">
              <w:rPr>
                <w:rFonts w:cs="Times New Roman"/>
                <w:lang w:val="en-CA"/>
              </w:rPr>
              <w:t>Sometimes</w:t>
            </w:r>
          </w:p>
          <w:p w14:paraId="37316483" w14:textId="77777777" w:rsidR="00973F9E" w:rsidRPr="008879DF" w:rsidRDefault="00973F9E" w:rsidP="000B5EED">
            <w:pPr>
              <w:pStyle w:val="ListParagraph"/>
              <w:numPr>
                <w:ilvl w:val="0"/>
                <w:numId w:val="24"/>
              </w:numPr>
              <w:spacing w:line="276" w:lineRule="auto"/>
              <w:rPr>
                <w:rFonts w:cs="Times New Roman"/>
                <w:lang w:val="en-CA"/>
              </w:rPr>
            </w:pPr>
            <w:r w:rsidRPr="008879DF">
              <w:rPr>
                <w:rFonts w:cs="Times New Roman"/>
                <w:lang w:val="en-CA"/>
              </w:rPr>
              <w:lastRenderedPageBreak/>
              <w:t>Severally</w:t>
            </w:r>
          </w:p>
          <w:p w14:paraId="7CE9BC2B" w14:textId="77777777" w:rsidR="00973F9E" w:rsidRPr="008879DF" w:rsidRDefault="00973F9E" w:rsidP="000B5EED">
            <w:pPr>
              <w:pStyle w:val="ListParagraph"/>
              <w:numPr>
                <w:ilvl w:val="0"/>
                <w:numId w:val="24"/>
              </w:numPr>
              <w:spacing w:line="276" w:lineRule="auto"/>
              <w:rPr>
                <w:rFonts w:cs="Times New Roman"/>
                <w:lang w:val="en-CA"/>
              </w:rPr>
            </w:pPr>
            <w:r w:rsidRPr="008879DF">
              <w:rPr>
                <w:rFonts w:cs="Times New Roman"/>
                <w:lang w:val="en-CA"/>
              </w:rPr>
              <w:t>Never</w:t>
            </w:r>
          </w:p>
        </w:tc>
        <w:tc>
          <w:tcPr>
            <w:tcW w:w="1043" w:type="dxa"/>
            <w:vAlign w:val="center"/>
          </w:tcPr>
          <w:p w14:paraId="2DE4C1DF" w14:textId="77777777" w:rsidR="00973F9E" w:rsidRPr="008879DF" w:rsidRDefault="00973F9E" w:rsidP="000B5EED">
            <w:pPr>
              <w:spacing w:line="276" w:lineRule="auto"/>
              <w:rPr>
                <w:rFonts w:cs="Times New Roman"/>
              </w:rPr>
            </w:pPr>
          </w:p>
        </w:tc>
      </w:tr>
      <w:tr w:rsidR="00973F9E" w:rsidRPr="008879DF" w14:paraId="14DBBB62" w14:textId="77777777" w:rsidTr="00AD2F7B">
        <w:tc>
          <w:tcPr>
            <w:tcW w:w="495" w:type="dxa"/>
            <w:vAlign w:val="center"/>
          </w:tcPr>
          <w:p w14:paraId="40DC9482" w14:textId="77777777" w:rsidR="00973F9E" w:rsidRPr="008879DF" w:rsidRDefault="00973F9E" w:rsidP="000B5EED">
            <w:pPr>
              <w:spacing w:line="276" w:lineRule="auto"/>
              <w:rPr>
                <w:rFonts w:cs="Times New Roman"/>
              </w:rPr>
            </w:pPr>
            <w:r w:rsidRPr="008879DF">
              <w:rPr>
                <w:rFonts w:cs="Times New Roman"/>
              </w:rPr>
              <w:t>20.</w:t>
            </w:r>
          </w:p>
        </w:tc>
        <w:tc>
          <w:tcPr>
            <w:tcW w:w="2275" w:type="dxa"/>
            <w:vAlign w:val="center"/>
          </w:tcPr>
          <w:p w14:paraId="693A1D8F" w14:textId="77777777" w:rsidR="00973F9E" w:rsidRPr="008879DF" w:rsidRDefault="00973F9E" w:rsidP="000B5EED">
            <w:pPr>
              <w:spacing w:line="276" w:lineRule="auto"/>
              <w:rPr>
                <w:rFonts w:cs="Times New Roman"/>
              </w:rPr>
            </w:pPr>
            <w:r w:rsidRPr="008879DF">
              <w:rPr>
                <w:rFonts w:cs="Times New Roman"/>
              </w:rPr>
              <w:t>Do you regularly attend a church group, club, or other organized activity?</w:t>
            </w:r>
          </w:p>
        </w:tc>
        <w:tc>
          <w:tcPr>
            <w:tcW w:w="4552" w:type="dxa"/>
            <w:vAlign w:val="center"/>
          </w:tcPr>
          <w:p w14:paraId="758CEB16" w14:textId="77777777" w:rsidR="00973F9E" w:rsidRPr="008879DF" w:rsidRDefault="00973F9E" w:rsidP="000B5EED">
            <w:pPr>
              <w:pStyle w:val="ListParagraph"/>
              <w:numPr>
                <w:ilvl w:val="0"/>
                <w:numId w:val="48"/>
              </w:numPr>
              <w:spacing w:line="276" w:lineRule="auto"/>
              <w:rPr>
                <w:rFonts w:cs="Times New Roman"/>
                <w:lang w:val="en-CA"/>
              </w:rPr>
            </w:pPr>
            <w:r w:rsidRPr="008879DF">
              <w:rPr>
                <w:rFonts w:cs="Times New Roman"/>
                <w:lang w:val="en-CA"/>
              </w:rPr>
              <w:t>Yes</w:t>
            </w:r>
          </w:p>
          <w:p w14:paraId="3A2399A9" w14:textId="77777777" w:rsidR="00973F9E" w:rsidRPr="008879DF" w:rsidRDefault="00973F9E" w:rsidP="000B5EED">
            <w:pPr>
              <w:pStyle w:val="ListParagraph"/>
              <w:numPr>
                <w:ilvl w:val="0"/>
                <w:numId w:val="48"/>
              </w:numPr>
              <w:spacing w:line="276" w:lineRule="auto"/>
              <w:rPr>
                <w:rFonts w:cs="Times New Roman"/>
                <w:lang w:val="en-CA"/>
              </w:rPr>
            </w:pPr>
            <w:r w:rsidRPr="008879DF">
              <w:rPr>
                <w:rFonts w:cs="Times New Roman"/>
                <w:lang w:val="en-CA"/>
              </w:rPr>
              <w:t>No</w:t>
            </w:r>
          </w:p>
          <w:p w14:paraId="02CACD2D" w14:textId="77777777" w:rsidR="00973F9E" w:rsidRPr="008879DF" w:rsidRDefault="00973F9E" w:rsidP="000B5EED">
            <w:pPr>
              <w:pStyle w:val="ListParagraph"/>
              <w:numPr>
                <w:ilvl w:val="0"/>
                <w:numId w:val="48"/>
              </w:numPr>
              <w:spacing w:line="276" w:lineRule="auto"/>
              <w:rPr>
                <w:rFonts w:cs="Times New Roman"/>
                <w:lang w:val="en-CA"/>
              </w:rPr>
            </w:pPr>
            <w:r w:rsidRPr="008879DF">
              <w:rPr>
                <w:rFonts w:cs="Times New Roman"/>
                <w:lang w:val="en-CA"/>
              </w:rPr>
              <w:t xml:space="preserve">Don’t know </w:t>
            </w:r>
          </w:p>
          <w:p w14:paraId="392DF696" w14:textId="77777777" w:rsidR="00973F9E" w:rsidRPr="008879DF" w:rsidRDefault="00973F9E" w:rsidP="000B5EED">
            <w:pPr>
              <w:pStyle w:val="ListParagraph"/>
              <w:numPr>
                <w:ilvl w:val="0"/>
                <w:numId w:val="48"/>
              </w:numPr>
              <w:spacing w:line="276" w:lineRule="auto"/>
              <w:rPr>
                <w:rFonts w:cs="Times New Roman"/>
                <w:lang w:val="en-CA"/>
              </w:rPr>
            </w:pPr>
            <w:r w:rsidRPr="008879DF">
              <w:rPr>
                <w:rFonts w:cs="Times New Roman"/>
                <w:lang w:val="en-CA"/>
              </w:rPr>
              <w:t xml:space="preserve">No response </w:t>
            </w:r>
          </w:p>
        </w:tc>
        <w:tc>
          <w:tcPr>
            <w:tcW w:w="1043" w:type="dxa"/>
            <w:vAlign w:val="center"/>
          </w:tcPr>
          <w:p w14:paraId="3359BE06" w14:textId="77777777" w:rsidR="00973F9E" w:rsidRPr="008879DF" w:rsidRDefault="00973F9E" w:rsidP="000B5EED">
            <w:pPr>
              <w:spacing w:line="276" w:lineRule="auto"/>
              <w:rPr>
                <w:rFonts w:cs="Times New Roman"/>
              </w:rPr>
            </w:pPr>
          </w:p>
        </w:tc>
      </w:tr>
      <w:tr w:rsidR="00973F9E" w:rsidRPr="008879DF" w14:paraId="0EF684E9" w14:textId="77777777" w:rsidTr="00AD2F7B">
        <w:tc>
          <w:tcPr>
            <w:tcW w:w="8365" w:type="dxa"/>
            <w:gridSpan w:val="4"/>
            <w:shd w:val="clear" w:color="auto" w:fill="BFBFBF" w:themeFill="background1" w:themeFillShade="BF"/>
            <w:vAlign w:val="center"/>
          </w:tcPr>
          <w:p w14:paraId="4CB051DA" w14:textId="77777777" w:rsidR="00973F9E" w:rsidRPr="008879DF" w:rsidRDefault="00973F9E" w:rsidP="000B5EED">
            <w:pPr>
              <w:spacing w:line="276" w:lineRule="auto"/>
              <w:rPr>
                <w:rFonts w:cs="Times New Roman"/>
                <w:b/>
                <w:u w:val="single"/>
              </w:rPr>
            </w:pPr>
            <w:r w:rsidRPr="008879DF">
              <w:rPr>
                <w:rFonts w:cs="Times New Roman"/>
                <w:b/>
                <w:lang w:val="en-CA"/>
              </w:rPr>
              <w:t>Part 4: Drugs Use</w:t>
            </w:r>
          </w:p>
          <w:p w14:paraId="2340FB54" w14:textId="77777777" w:rsidR="00973F9E" w:rsidRPr="008879DF" w:rsidRDefault="00973F9E" w:rsidP="000B5EED">
            <w:pPr>
              <w:spacing w:line="276" w:lineRule="auto"/>
              <w:rPr>
                <w:rFonts w:cs="Times New Roman"/>
              </w:rPr>
            </w:pPr>
          </w:p>
        </w:tc>
      </w:tr>
      <w:tr w:rsidR="00973F9E" w:rsidRPr="008879DF" w14:paraId="45EAD6EB" w14:textId="77777777" w:rsidTr="00AD2F7B">
        <w:tc>
          <w:tcPr>
            <w:tcW w:w="8365" w:type="dxa"/>
            <w:gridSpan w:val="4"/>
            <w:vAlign w:val="center"/>
          </w:tcPr>
          <w:p w14:paraId="22558562" w14:textId="77777777" w:rsidR="00973F9E" w:rsidRPr="008879DF" w:rsidRDefault="00973F9E" w:rsidP="000B5EED">
            <w:pPr>
              <w:spacing w:line="276" w:lineRule="auto"/>
              <w:rPr>
                <w:rFonts w:cs="Times New Roman"/>
                <w:lang w:val="en-CA"/>
              </w:rPr>
            </w:pPr>
            <w:r w:rsidRPr="008879DF">
              <w:rPr>
                <w:rFonts w:cs="Times New Roman"/>
                <w:lang w:val="en-CA"/>
              </w:rPr>
              <w:t>For the next few questions we will be talking about drugs use.</w:t>
            </w:r>
          </w:p>
        </w:tc>
      </w:tr>
      <w:tr w:rsidR="00973F9E" w:rsidRPr="008879DF" w14:paraId="72945C32" w14:textId="77777777" w:rsidTr="00AD2F7B">
        <w:tc>
          <w:tcPr>
            <w:tcW w:w="495" w:type="dxa"/>
            <w:vAlign w:val="center"/>
          </w:tcPr>
          <w:p w14:paraId="5D43D8CD" w14:textId="77777777" w:rsidR="00973F9E" w:rsidRPr="008879DF" w:rsidRDefault="00973F9E" w:rsidP="000B5EED">
            <w:pPr>
              <w:spacing w:line="276" w:lineRule="auto"/>
              <w:rPr>
                <w:rFonts w:cs="Times New Roman"/>
              </w:rPr>
            </w:pPr>
            <w:r w:rsidRPr="008879DF">
              <w:rPr>
                <w:rFonts w:cs="Times New Roman"/>
              </w:rPr>
              <w:t>21.</w:t>
            </w:r>
          </w:p>
        </w:tc>
        <w:tc>
          <w:tcPr>
            <w:tcW w:w="2275" w:type="dxa"/>
            <w:vAlign w:val="center"/>
          </w:tcPr>
          <w:p w14:paraId="0EE10BBD" w14:textId="77777777" w:rsidR="00973F9E" w:rsidRPr="008879DF" w:rsidRDefault="00973F9E" w:rsidP="000B5EED">
            <w:pPr>
              <w:spacing w:line="276" w:lineRule="auto"/>
              <w:rPr>
                <w:rFonts w:cs="Times New Roman"/>
                <w:lang w:val="en-CA"/>
              </w:rPr>
            </w:pPr>
            <w:r w:rsidRPr="008879DF">
              <w:rPr>
                <w:rFonts w:cs="Times New Roman"/>
              </w:rPr>
              <w:t xml:space="preserve">Do any of your friends use? </w:t>
            </w:r>
          </w:p>
          <w:p w14:paraId="6A8C0E46" w14:textId="77777777" w:rsidR="00973F9E" w:rsidRPr="008879DF" w:rsidRDefault="00973F9E" w:rsidP="000B5EED">
            <w:pPr>
              <w:spacing w:line="276" w:lineRule="auto"/>
              <w:rPr>
                <w:rFonts w:cs="Times New Roman"/>
                <w:i/>
                <w:iCs/>
                <w:lang w:val="en-CA"/>
              </w:rPr>
            </w:pPr>
          </w:p>
          <w:p w14:paraId="1A0C919D" w14:textId="77777777" w:rsidR="00973F9E" w:rsidRPr="008879DF" w:rsidRDefault="00973F9E" w:rsidP="000B5EED">
            <w:pPr>
              <w:spacing w:line="276" w:lineRule="auto"/>
              <w:rPr>
                <w:rFonts w:cs="Times New Roman"/>
                <w:lang w:val="en-CA"/>
              </w:rPr>
            </w:pPr>
            <w:r w:rsidRPr="008879DF">
              <w:rPr>
                <w:rFonts w:cs="Times New Roman"/>
                <w:i/>
                <w:iCs/>
                <w:lang w:val="en-CA"/>
              </w:rPr>
              <w:t>Select all that apply.</w:t>
            </w:r>
          </w:p>
          <w:p w14:paraId="6F3AE303" w14:textId="77777777" w:rsidR="00973F9E" w:rsidRPr="008879DF" w:rsidRDefault="00973F9E" w:rsidP="000B5EED">
            <w:pPr>
              <w:spacing w:line="276" w:lineRule="auto"/>
              <w:rPr>
                <w:rFonts w:cs="Times New Roman"/>
              </w:rPr>
            </w:pPr>
          </w:p>
        </w:tc>
        <w:tc>
          <w:tcPr>
            <w:tcW w:w="4552" w:type="dxa"/>
            <w:vAlign w:val="center"/>
          </w:tcPr>
          <w:p w14:paraId="4123E606"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 xml:space="preserve">Alcohol </w:t>
            </w:r>
          </w:p>
          <w:p w14:paraId="193C3871"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Tobacco</w:t>
            </w:r>
          </w:p>
          <w:p w14:paraId="364E0CBC"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Miraa/khat</w:t>
            </w:r>
          </w:p>
          <w:p w14:paraId="6B4B5F49"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Heroin</w:t>
            </w:r>
          </w:p>
          <w:p w14:paraId="45936F4D"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Cocaine</w:t>
            </w:r>
          </w:p>
          <w:p w14:paraId="4421B982"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Kuber</w:t>
            </w:r>
          </w:p>
          <w:p w14:paraId="5CD69694"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rPr>
              <w:t>Mandrax</w:t>
            </w:r>
          </w:p>
          <w:p w14:paraId="2F5B8A40"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auto"/>
                <w:sz w:val="22"/>
                <w:szCs w:val="22"/>
                <w:lang w:val="en-CA"/>
              </w:rPr>
              <w:t>I don’t know</w:t>
            </w:r>
          </w:p>
          <w:p w14:paraId="65D394F6" w14:textId="77777777" w:rsidR="00973F9E" w:rsidRPr="008879DF" w:rsidRDefault="00973F9E" w:rsidP="000B5EED">
            <w:pPr>
              <w:pStyle w:val="Default"/>
              <w:numPr>
                <w:ilvl w:val="0"/>
                <w:numId w:val="25"/>
              </w:numPr>
              <w:spacing w:line="276" w:lineRule="auto"/>
              <w:jc w:val="both"/>
              <w:rPr>
                <w:color w:val="auto"/>
                <w:sz w:val="22"/>
                <w:szCs w:val="22"/>
              </w:rPr>
            </w:pPr>
            <w:r w:rsidRPr="008879DF">
              <w:rPr>
                <w:color w:val="000000" w:themeColor="text1"/>
                <w:szCs w:val="20"/>
              </w:rPr>
              <w:t>Others:</w:t>
            </w:r>
            <w:r w:rsidRPr="008879DF">
              <w:rPr>
                <w:sz w:val="22"/>
                <w:szCs w:val="22"/>
              </w:rPr>
              <w:t xml:space="preserve"> Specify_____</w:t>
            </w:r>
          </w:p>
        </w:tc>
        <w:tc>
          <w:tcPr>
            <w:tcW w:w="1043" w:type="dxa"/>
            <w:vAlign w:val="center"/>
          </w:tcPr>
          <w:p w14:paraId="010687CC" w14:textId="77777777" w:rsidR="00973F9E" w:rsidRPr="008879DF" w:rsidRDefault="00973F9E" w:rsidP="000B5EED">
            <w:pPr>
              <w:spacing w:line="276" w:lineRule="auto"/>
              <w:rPr>
                <w:rFonts w:cs="Times New Roman"/>
              </w:rPr>
            </w:pPr>
          </w:p>
        </w:tc>
      </w:tr>
      <w:tr w:rsidR="00973F9E" w:rsidRPr="008879DF" w14:paraId="758A5C51" w14:textId="77777777" w:rsidTr="00AD2F7B">
        <w:tc>
          <w:tcPr>
            <w:tcW w:w="495" w:type="dxa"/>
            <w:vAlign w:val="center"/>
          </w:tcPr>
          <w:p w14:paraId="40A1E81F" w14:textId="77777777" w:rsidR="00973F9E" w:rsidRPr="008879DF" w:rsidRDefault="00973F9E" w:rsidP="000B5EED">
            <w:pPr>
              <w:spacing w:line="276" w:lineRule="auto"/>
              <w:rPr>
                <w:rFonts w:cs="Times New Roman"/>
              </w:rPr>
            </w:pPr>
            <w:r w:rsidRPr="008879DF">
              <w:rPr>
                <w:rFonts w:cs="Times New Roman"/>
              </w:rPr>
              <w:t>22.</w:t>
            </w:r>
          </w:p>
        </w:tc>
        <w:tc>
          <w:tcPr>
            <w:tcW w:w="2275" w:type="dxa"/>
            <w:vAlign w:val="center"/>
          </w:tcPr>
          <w:p w14:paraId="1E52B951" w14:textId="77777777" w:rsidR="00973F9E" w:rsidRPr="008879DF" w:rsidRDefault="00973F9E" w:rsidP="000B5EED">
            <w:pPr>
              <w:spacing w:line="276" w:lineRule="auto"/>
              <w:rPr>
                <w:rFonts w:cs="Times New Roman"/>
              </w:rPr>
            </w:pPr>
            <w:r w:rsidRPr="008879DF">
              <w:rPr>
                <w:rFonts w:cs="Times New Roman"/>
              </w:rPr>
              <w:t>Does anyone in your family/home use?</w:t>
            </w:r>
          </w:p>
          <w:p w14:paraId="669C19E9" w14:textId="77777777" w:rsidR="00973F9E" w:rsidRPr="008879DF" w:rsidRDefault="00973F9E" w:rsidP="000B5EED">
            <w:pPr>
              <w:spacing w:line="276" w:lineRule="auto"/>
              <w:rPr>
                <w:rFonts w:cs="Times New Roman"/>
                <w:i/>
                <w:iCs/>
                <w:color w:val="000000" w:themeColor="text1"/>
                <w:lang w:val="en-CA"/>
              </w:rPr>
            </w:pPr>
          </w:p>
          <w:p w14:paraId="0D9AF669" w14:textId="77777777" w:rsidR="00973F9E" w:rsidRPr="008879DF" w:rsidRDefault="00973F9E" w:rsidP="000B5EED">
            <w:pPr>
              <w:spacing w:line="276" w:lineRule="auto"/>
              <w:rPr>
                <w:rFonts w:cs="Times New Roman"/>
                <w:lang w:val="en-CA"/>
              </w:rPr>
            </w:pPr>
            <w:r w:rsidRPr="008879DF">
              <w:rPr>
                <w:rFonts w:cs="Times New Roman"/>
                <w:i/>
                <w:iCs/>
                <w:color w:val="000000" w:themeColor="text1"/>
                <w:lang w:val="en-CA"/>
              </w:rPr>
              <w:t>Select all that apply.</w:t>
            </w:r>
          </w:p>
          <w:p w14:paraId="0CEBC9CD" w14:textId="77777777" w:rsidR="00973F9E" w:rsidRPr="008879DF" w:rsidRDefault="00973F9E" w:rsidP="000B5EED">
            <w:pPr>
              <w:spacing w:line="276" w:lineRule="auto"/>
              <w:rPr>
                <w:rFonts w:cs="Times New Roman"/>
              </w:rPr>
            </w:pPr>
          </w:p>
        </w:tc>
        <w:tc>
          <w:tcPr>
            <w:tcW w:w="4552" w:type="dxa"/>
            <w:vAlign w:val="center"/>
          </w:tcPr>
          <w:p w14:paraId="4CA98507"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 xml:space="preserve">Alcohol </w:t>
            </w:r>
          </w:p>
          <w:p w14:paraId="1E61494B"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Tobacco</w:t>
            </w:r>
          </w:p>
          <w:p w14:paraId="15457D5E"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Miraa/khat</w:t>
            </w:r>
          </w:p>
          <w:p w14:paraId="25E73EB1"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Heroin</w:t>
            </w:r>
          </w:p>
          <w:p w14:paraId="335CC0FA"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Cocaine</w:t>
            </w:r>
          </w:p>
          <w:p w14:paraId="086404E6"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Kuber</w:t>
            </w:r>
          </w:p>
          <w:p w14:paraId="001CA960"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rPr>
              <w:t>Mandrax</w:t>
            </w:r>
          </w:p>
          <w:p w14:paraId="669A75BB"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auto"/>
                <w:sz w:val="22"/>
                <w:szCs w:val="22"/>
                <w:lang w:val="en-CA"/>
              </w:rPr>
              <w:t>I don’t know</w:t>
            </w:r>
          </w:p>
          <w:p w14:paraId="4EA36711" w14:textId="77777777" w:rsidR="00973F9E" w:rsidRPr="008879DF" w:rsidRDefault="00973F9E" w:rsidP="000B5EED">
            <w:pPr>
              <w:pStyle w:val="Default"/>
              <w:numPr>
                <w:ilvl w:val="0"/>
                <w:numId w:val="26"/>
              </w:numPr>
              <w:spacing w:line="276" w:lineRule="auto"/>
              <w:jc w:val="both"/>
              <w:rPr>
                <w:color w:val="auto"/>
                <w:sz w:val="22"/>
                <w:szCs w:val="22"/>
              </w:rPr>
            </w:pPr>
            <w:r w:rsidRPr="008879DF">
              <w:rPr>
                <w:color w:val="000000" w:themeColor="text1"/>
                <w:szCs w:val="20"/>
              </w:rPr>
              <w:t>Others:</w:t>
            </w:r>
            <w:r w:rsidRPr="008879DF">
              <w:rPr>
                <w:sz w:val="22"/>
                <w:szCs w:val="22"/>
              </w:rPr>
              <w:t xml:space="preserve"> Specify_____</w:t>
            </w:r>
          </w:p>
        </w:tc>
        <w:tc>
          <w:tcPr>
            <w:tcW w:w="1043" w:type="dxa"/>
            <w:vAlign w:val="center"/>
          </w:tcPr>
          <w:p w14:paraId="6DB5E11F" w14:textId="77777777" w:rsidR="00973F9E" w:rsidRPr="008879DF" w:rsidRDefault="00973F9E" w:rsidP="000B5EED">
            <w:pPr>
              <w:spacing w:line="276" w:lineRule="auto"/>
              <w:rPr>
                <w:rFonts w:cs="Times New Roman"/>
              </w:rPr>
            </w:pPr>
          </w:p>
        </w:tc>
      </w:tr>
      <w:tr w:rsidR="00973F9E" w:rsidRPr="008879DF" w14:paraId="34ED7B94" w14:textId="77777777" w:rsidTr="00AD2F7B">
        <w:tc>
          <w:tcPr>
            <w:tcW w:w="495" w:type="dxa"/>
            <w:vAlign w:val="center"/>
          </w:tcPr>
          <w:p w14:paraId="58048B95" w14:textId="77777777" w:rsidR="00973F9E" w:rsidRPr="008879DF" w:rsidRDefault="00973F9E" w:rsidP="000B5EED">
            <w:pPr>
              <w:spacing w:line="276" w:lineRule="auto"/>
              <w:rPr>
                <w:rFonts w:cs="Times New Roman"/>
              </w:rPr>
            </w:pPr>
            <w:r w:rsidRPr="008879DF">
              <w:rPr>
                <w:rFonts w:cs="Times New Roman"/>
              </w:rPr>
              <w:t>23.</w:t>
            </w:r>
          </w:p>
        </w:tc>
        <w:tc>
          <w:tcPr>
            <w:tcW w:w="2275" w:type="dxa"/>
            <w:vAlign w:val="center"/>
          </w:tcPr>
          <w:p w14:paraId="416BAC38" w14:textId="77777777" w:rsidR="00973F9E" w:rsidRPr="008879DF" w:rsidRDefault="00973F9E" w:rsidP="000B5EED">
            <w:pPr>
              <w:spacing w:line="276" w:lineRule="auto"/>
              <w:rPr>
                <w:rFonts w:cs="Times New Roman"/>
              </w:rPr>
            </w:pPr>
            <w:r w:rsidRPr="008879DF">
              <w:rPr>
                <w:rFonts w:cs="Times New Roman"/>
              </w:rPr>
              <w:t>Have you ever tried taking/do you take?</w:t>
            </w:r>
          </w:p>
          <w:p w14:paraId="5ABAB90F"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 xml:space="preserve">Alcohol </w:t>
            </w:r>
          </w:p>
          <w:p w14:paraId="485A50B0"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Tobacco</w:t>
            </w:r>
          </w:p>
          <w:p w14:paraId="4BD63A6A"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Miraa/khat</w:t>
            </w:r>
          </w:p>
          <w:p w14:paraId="748BE379"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Heroin</w:t>
            </w:r>
          </w:p>
          <w:p w14:paraId="35A29989"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Cocaine</w:t>
            </w:r>
          </w:p>
          <w:p w14:paraId="39E8EAEC"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Kuber</w:t>
            </w:r>
          </w:p>
          <w:p w14:paraId="37892485" w14:textId="77777777" w:rsidR="00973F9E" w:rsidRPr="008879DF"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Mandrax</w:t>
            </w:r>
          </w:p>
          <w:p w14:paraId="08770D05" w14:textId="2B2B01FC" w:rsidR="00973F9E" w:rsidRPr="007B3E80" w:rsidRDefault="00973F9E" w:rsidP="000B5EED">
            <w:pPr>
              <w:pStyle w:val="Default"/>
              <w:numPr>
                <w:ilvl w:val="0"/>
                <w:numId w:val="56"/>
              </w:numPr>
              <w:spacing w:line="276" w:lineRule="auto"/>
              <w:jc w:val="both"/>
              <w:rPr>
                <w:color w:val="000000" w:themeColor="text1"/>
                <w:sz w:val="22"/>
                <w:szCs w:val="22"/>
              </w:rPr>
            </w:pPr>
            <w:r w:rsidRPr="008879DF">
              <w:rPr>
                <w:color w:val="000000" w:themeColor="text1"/>
                <w:sz w:val="22"/>
                <w:szCs w:val="22"/>
              </w:rPr>
              <w:t>Others;</w:t>
            </w:r>
          </w:p>
        </w:tc>
        <w:tc>
          <w:tcPr>
            <w:tcW w:w="4552" w:type="dxa"/>
            <w:vAlign w:val="center"/>
          </w:tcPr>
          <w:p w14:paraId="5A3B2A7E" w14:textId="77777777" w:rsidR="00973F9E" w:rsidRPr="008879DF" w:rsidRDefault="00973F9E" w:rsidP="000B5EED">
            <w:pPr>
              <w:pStyle w:val="ListParagraph"/>
              <w:spacing w:line="276" w:lineRule="auto"/>
              <w:ind w:left="1080"/>
              <w:rPr>
                <w:rFonts w:eastAsiaTheme="minorHAnsi" w:cs="Times New Roman"/>
                <w:lang w:val="en-CA"/>
              </w:rPr>
            </w:pPr>
          </w:p>
          <w:p w14:paraId="2ADA0E06"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0A58C563"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0A992C34"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31417413"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370EC4AF"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4C9C47DD"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227DBE68"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4CFE5C72" w14:textId="77777777" w:rsidR="00973F9E" w:rsidRPr="008879DF" w:rsidRDefault="00973F9E" w:rsidP="000B5EED">
            <w:pPr>
              <w:pStyle w:val="ListParagraph"/>
              <w:numPr>
                <w:ilvl w:val="0"/>
                <w:numId w:val="57"/>
              </w:numPr>
              <w:spacing w:line="276" w:lineRule="auto"/>
              <w:rPr>
                <w:rFonts w:eastAsiaTheme="minorHAnsi" w:cs="Times New Roman"/>
                <w:lang w:val="en-CA"/>
              </w:rPr>
            </w:pPr>
            <w:r w:rsidRPr="008879DF">
              <w:rPr>
                <w:rFonts w:cs="Times New Roman"/>
                <w:color w:val="000000" w:themeColor="text1"/>
              </w:rPr>
              <w:t>Once   Sometimes    Severally    Never</w:t>
            </w:r>
          </w:p>
          <w:p w14:paraId="552D51E3" w14:textId="77777777" w:rsidR="00973F9E" w:rsidRPr="008879DF" w:rsidRDefault="00973F9E" w:rsidP="000B5EED">
            <w:pPr>
              <w:pStyle w:val="ListParagraph"/>
              <w:spacing w:line="276" w:lineRule="auto"/>
              <w:ind w:left="360"/>
              <w:rPr>
                <w:rFonts w:cs="Times New Roman"/>
                <w:lang w:val="en-CA"/>
              </w:rPr>
            </w:pPr>
          </w:p>
        </w:tc>
        <w:tc>
          <w:tcPr>
            <w:tcW w:w="1043" w:type="dxa"/>
            <w:vAlign w:val="center"/>
          </w:tcPr>
          <w:p w14:paraId="46AB4E73" w14:textId="77777777" w:rsidR="00973F9E" w:rsidRPr="008879DF" w:rsidRDefault="00973F9E" w:rsidP="000B5EED">
            <w:pPr>
              <w:spacing w:line="276" w:lineRule="auto"/>
              <w:rPr>
                <w:rFonts w:cs="Times New Roman"/>
              </w:rPr>
            </w:pPr>
          </w:p>
        </w:tc>
      </w:tr>
      <w:tr w:rsidR="00973F9E" w:rsidRPr="008879DF" w14:paraId="349C80E0" w14:textId="77777777" w:rsidTr="00AD2F7B">
        <w:tc>
          <w:tcPr>
            <w:tcW w:w="8365" w:type="dxa"/>
            <w:gridSpan w:val="4"/>
            <w:shd w:val="clear" w:color="auto" w:fill="BFBFBF" w:themeFill="background1" w:themeFillShade="BF"/>
            <w:vAlign w:val="center"/>
          </w:tcPr>
          <w:p w14:paraId="15AAA287" w14:textId="77777777" w:rsidR="00973F9E" w:rsidRPr="008879DF" w:rsidRDefault="00973F9E" w:rsidP="000B5EED">
            <w:pPr>
              <w:spacing w:line="276" w:lineRule="auto"/>
              <w:rPr>
                <w:rFonts w:cs="Times New Roman"/>
                <w:b/>
                <w:u w:val="single"/>
              </w:rPr>
            </w:pPr>
            <w:r w:rsidRPr="008879DF">
              <w:rPr>
                <w:rFonts w:cs="Times New Roman"/>
                <w:b/>
                <w:lang w:val="en-CA"/>
              </w:rPr>
              <w:t>Part 5: Sexuality (12 years and above)</w:t>
            </w:r>
          </w:p>
          <w:p w14:paraId="4E29CCA4" w14:textId="77777777" w:rsidR="00973F9E" w:rsidRPr="008879DF" w:rsidRDefault="00973F9E" w:rsidP="000B5EED">
            <w:pPr>
              <w:spacing w:line="276" w:lineRule="auto"/>
              <w:rPr>
                <w:rFonts w:cs="Times New Roman"/>
              </w:rPr>
            </w:pPr>
          </w:p>
        </w:tc>
      </w:tr>
      <w:tr w:rsidR="00973F9E" w:rsidRPr="008879DF" w14:paraId="49430714" w14:textId="77777777" w:rsidTr="00AD2F7B">
        <w:tc>
          <w:tcPr>
            <w:tcW w:w="495" w:type="dxa"/>
            <w:vAlign w:val="center"/>
          </w:tcPr>
          <w:p w14:paraId="7308EE49" w14:textId="77777777" w:rsidR="00973F9E" w:rsidRPr="008879DF" w:rsidRDefault="00973F9E" w:rsidP="000B5EED">
            <w:pPr>
              <w:spacing w:line="276" w:lineRule="auto"/>
              <w:rPr>
                <w:rFonts w:cs="Times New Roman"/>
              </w:rPr>
            </w:pPr>
            <w:r w:rsidRPr="008879DF">
              <w:rPr>
                <w:rFonts w:cs="Times New Roman"/>
              </w:rPr>
              <w:t>24.</w:t>
            </w:r>
          </w:p>
        </w:tc>
        <w:tc>
          <w:tcPr>
            <w:tcW w:w="2275" w:type="dxa"/>
            <w:vAlign w:val="center"/>
          </w:tcPr>
          <w:p w14:paraId="38AA495A" w14:textId="77777777" w:rsidR="00973F9E" w:rsidRPr="008879DF" w:rsidRDefault="00973F9E" w:rsidP="000B5EED">
            <w:pPr>
              <w:spacing w:line="276" w:lineRule="auto"/>
              <w:rPr>
                <w:rFonts w:cs="Times New Roman"/>
                <w:lang w:val="en-CA"/>
              </w:rPr>
            </w:pPr>
            <w:r w:rsidRPr="008879DF">
              <w:rPr>
                <w:rFonts w:cs="Times New Roman"/>
              </w:rPr>
              <w:t>Have you ever had sex?</w:t>
            </w:r>
          </w:p>
        </w:tc>
        <w:tc>
          <w:tcPr>
            <w:tcW w:w="4552" w:type="dxa"/>
            <w:vAlign w:val="center"/>
          </w:tcPr>
          <w:p w14:paraId="77CCCBA5" w14:textId="77777777" w:rsidR="00973F9E" w:rsidRPr="008879DF" w:rsidRDefault="00973F9E" w:rsidP="000B5EED">
            <w:pPr>
              <w:pStyle w:val="ListParagraph"/>
              <w:numPr>
                <w:ilvl w:val="0"/>
                <w:numId w:val="49"/>
              </w:numPr>
              <w:spacing w:line="276" w:lineRule="auto"/>
              <w:rPr>
                <w:rFonts w:cs="Times New Roman"/>
                <w:lang w:val="en-CA"/>
              </w:rPr>
            </w:pPr>
            <w:r w:rsidRPr="008879DF">
              <w:rPr>
                <w:rFonts w:cs="Times New Roman"/>
                <w:lang w:val="en-CA"/>
              </w:rPr>
              <w:t xml:space="preserve">Yes </w:t>
            </w:r>
          </w:p>
          <w:p w14:paraId="06AD83DD" w14:textId="77777777" w:rsidR="00973F9E" w:rsidRPr="008879DF" w:rsidRDefault="00973F9E" w:rsidP="000B5EED">
            <w:pPr>
              <w:pStyle w:val="ListParagraph"/>
              <w:numPr>
                <w:ilvl w:val="0"/>
                <w:numId w:val="49"/>
              </w:numPr>
              <w:spacing w:line="276" w:lineRule="auto"/>
              <w:rPr>
                <w:rFonts w:cs="Times New Roman"/>
                <w:lang w:val="en-CA"/>
              </w:rPr>
            </w:pPr>
            <w:r w:rsidRPr="008879DF">
              <w:rPr>
                <w:rFonts w:cs="Times New Roman"/>
                <w:lang w:val="en-CA"/>
              </w:rPr>
              <w:t>No</w:t>
            </w:r>
          </w:p>
          <w:p w14:paraId="49A85FC5" w14:textId="77777777" w:rsidR="00973F9E" w:rsidRPr="008879DF" w:rsidRDefault="00973F9E" w:rsidP="000B5EED">
            <w:pPr>
              <w:pStyle w:val="ListParagraph"/>
              <w:numPr>
                <w:ilvl w:val="0"/>
                <w:numId w:val="49"/>
              </w:numPr>
              <w:spacing w:line="276" w:lineRule="auto"/>
              <w:rPr>
                <w:rFonts w:cs="Times New Roman"/>
                <w:lang w:val="en-CA"/>
              </w:rPr>
            </w:pPr>
            <w:r w:rsidRPr="008879DF">
              <w:rPr>
                <w:rFonts w:cs="Times New Roman"/>
                <w:lang w:val="en-CA"/>
              </w:rPr>
              <w:t>Don’t know</w:t>
            </w:r>
          </w:p>
          <w:p w14:paraId="5B6EE208" w14:textId="77777777" w:rsidR="00973F9E" w:rsidRPr="008879DF" w:rsidRDefault="00973F9E" w:rsidP="000B5EED">
            <w:pPr>
              <w:pStyle w:val="ListParagraph"/>
              <w:numPr>
                <w:ilvl w:val="0"/>
                <w:numId w:val="49"/>
              </w:numPr>
              <w:spacing w:line="276" w:lineRule="auto"/>
              <w:rPr>
                <w:rFonts w:cs="Times New Roman"/>
                <w:lang w:val="en-CA"/>
              </w:rPr>
            </w:pPr>
            <w:r w:rsidRPr="008879DF">
              <w:rPr>
                <w:rFonts w:cs="Times New Roman"/>
                <w:lang w:val="en-CA"/>
              </w:rPr>
              <w:t xml:space="preserve">No response </w:t>
            </w:r>
          </w:p>
        </w:tc>
        <w:tc>
          <w:tcPr>
            <w:tcW w:w="1043" w:type="dxa"/>
            <w:vAlign w:val="center"/>
          </w:tcPr>
          <w:p w14:paraId="47E22219" w14:textId="77777777" w:rsidR="00973F9E" w:rsidRPr="008879DF" w:rsidRDefault="00973F9E" w:rsidP="000B5EED">
            <w:pPr>
              <w:spacing w:line="276" w:lineRule="auto"/>
              <w:rPr>
                <w:rFonts w:cs="Times New Roman"/>
              </w:rPr>
            </w:pPr>
          </w:p>
        </w:tc>
      </w:tr>
      <w:tr w:rsidR="00973F9E" w:rsidRPr="008879DF" w14:paraId="5598E323" w14:textId="77777777" w:rsidTr="00AD2F7B">
        <w:tc>
          <w:tcPr>
            <w:tcW w:w="495" w:type="dxa"/>
            <w:vAlign w:val="center"/>
          </w:tcPr>
          <w:p w14:paraId="2B73569E" w14:textId="77777777" w:rsidR="00973F9E" w:rsidRPr="008879DF" w:rsidRDefault="00973F9E" w:rsidP="000B5EED">
            <w:pPr>
              <w:spacing w:line="276" w:lineRule="auto"/>
              <w:rPr>
                <w:rFonts w:cs="Times New Roman"/>
              </w:rPr>
            </w:pPr>
            <w:r w:rsidRPr="008879DF">
              <w:rPr>
                <w:rFonts w:cs="Times New Roman"/>
              </w:rPr>
              <w:lastRenderedPageBreak/>
              <w:t>25.</w:t>
            </w:r>
          </w:p>
        </w:tc>
        <w:tc>
          <w:tcPr>
            <w:tcW w:w="2275" w:type="dxa"/>
            <w:vAlign w:val="center"/>
          </w:tcPr>
          <w:p w14:paraId="02CEC8C3" w14:textId="77777777" w:rsidR="00973F9E" w:rsidRPr="008879DF" w:rsidRDefault="00973F9E" w:rsidP="000B5EED">
            <w:pPr>
              <w:spacing w:line="276" w:lineRule="auto"/>
              <w:rPr>
                <w:rFonts w:cs="Times New Roman"/>
              </w:rPr>
            </w:pPr>
            <w:r w:rsidRPr="008879DF">
              <w:rPr>
                <w:rFonts w:cs="Times New Roman"/>
              </w:rPr>
              <w:t>How old were you when you first had sex?</w:t>
            </w:r>
          </w:p>
          <w:p w14:paraId="51F8A0C1" w14:textId="77777777" w:rsidR="00973F9E" w:rsidRPr="008879DF" w:rsidRDefault="00973F9E" w:rsidP="000B5EED">
            <w:pPr>
              <w:spacing w:line="276" w:lineRule="auto"/>
              <w:rPr>
                <w:rFonts w:cs="Times New Roman"/>
              </w:rPr>
            </w:pPr>
          </w:p>
        </w:tc>
        <w:tc>
          <w:tcPr>
            <w:tcW w:w="4552" w:type="dxa"/>
          </w:tcPr>
          <w:p w14:paraId="4A3BE3A2" w14:textId="77777777" w:rsidR="00973F9E" w:rsidRPr="008879DF" w:rsidRDefault="00973F9E" w:rsidP="000B5EED">
            <w:pPr>
              <w:pStyle w:val="Default"/>
              <w:spacing w:line="276" w:lineRule="auto"/>
              <w:rPr>
                <w:szCs w:val="20"/>
              </w:rPr>
            </w:pPr>
          </w:p>
        </w:tc>
        <w:tc>
          <w:tcPr>
            <w:tcW w:w="1043" w:type="dxa"/>
            <w:vAlign w:val="center"/>
          </w:tcPr>
          <w:p w14:paraId="76988E52" w14:textId="77777777" w:rsidR="00973F9E" w:rsidRPr="008879DF" w:rsidRDefault="00973F9E" w:rsidP="000B5EED">
            <w:pPr>
              <w:spacing w:line="276" w:lineRule="auto"/>
              <w:rPr>
                <w:rFonts w:cs="Times New Roman"/>
              </w:rPr>
            </w:pPr>
          </w:p>
        </w:tc>
      </w:tr>
      <w:tr w:rsidR="00973F9E" w:rsidRPr="008879DF" w14:paraId="046DACBF" w14:textId="77777777" w:rsidTr="00AD2F7B">
        <w:tc>
          <w:tcPr>
            <w:tcW w:w="495" w:type="dxa"/>
            <w:vAlign w:val="center"/>
          </w:tcPr>
          <w:p w14:paraId="654E9F96" w14:textId="77777777" w:rsidR="00973F9E" w:rsidRPr="008879DF" w:rsidRDefault="00973F9E" w:rsidP="000B5EED">
            <w:pPr>
              <w:spacing w:line="276" w:lineRule="auto"/>
              <w:rPr>
                <w:rFonts w:cs="Times New Roman"/>
              </w:rPr>
            </w:pPr>
            <w:r w:rsidRPr="008879DF">
              <w:rPr>
                <w:rFonts w:cs="Times New Roman"/>
              </w:rPr>
              <w:t>26.</w:t>
            </w:r>
          </w:p>
        </w:tc>
        <w:tc>
          <w:tcPr>
            <w:tcW w:w="2275" w:type="dxa"/>
            <w:vAlign w:val="center"/>
          </w:tcPr>
          <w:p w14:paraId="144D3096" w14:textId="77777777" w:rsidR="00973F9E" w:rsidRPr="008879DF" w:rsidRDefault="00973F9E" w:rsidP="000B5EED">
            <w:pPr>
              <w:spacing w:line="276" w:lineRule="auto"/>
              <w:rPr>
                <w:rFonts w:cs="Times New Roman"/>
              </w:rPr>
            </w:pPr>
            <w:r w:rsidRPr="008879DF">
              <w:rPr>
                <w:rFonts w:cs="Times New Roman"/>
              </w:rPr>
              <w:t>What was the main reason you had sex for the first time?</w:t>
            </w:r>
          </w:p>
        </w:tc>
        <w:tc>
          <w:tcPr>
            <w:tcW w:w="4552" w:type="dxa"/>
          </w:tcPr>
          <w:p w14:paraId="704D9DF7" w14:textId="77777777" w:rsidR="00973F9E" w:rsidRPr="008879DF" w:rsidRDefault="00973F9E" w:rsidP="000B5EED">
            <w:pPr>
              <w:pStyle w:val="Default"/>
              <w:spacing w:line="276" w:lineRule="auto"/>
              <w:rPr>
                <w:szCs w:val="20"/>
              </w:rPr>
            </w:pPr>
          </w:p>
        </w:tc>
        <w:tc>
          <w:tcPr>
            <w:tcW w:w="1043" w:type="dxa"/>
            <w:vAlign w:val="center"/>
          </w:tcPr>
          <w:p w14:paraId="6CB204C3" w14:textId="77777777" w:rsidR="00973F9E" w:rsidRPr="008879DF" w:rsidRDefault="00973F9E" w:rsidP="000B5EED">
            <w:pPr>
              <w:spacing w:line="276" w:lineRule="auto"/>
              <w:rPr>
                <w:rFonts w:cs="Times New Roman"/>
              </w:rPr>
            </w:pPr>
          </w:p>
        </w:tc>
      </w:tr>
      <w:tr w:rsidR="00973F9E" w:rsidRPr="008879DF" w14:paraId="08374F05" w14:textId="77777777" w:rsidTr="00AD2F7B">
        <w:tc>
          <w:tcPr>
            <w:tcW w:w="495" w:type="dxa"/>
            <w:vAlign w:val="center"/>
          </w:tcPr>
          <w:p w14:paraId="7E88D142" w14:textId="77777777" w:rsidR="00973F9E" w:rsidRPr="008879DF" w:rsidRDefault="00973F9E" w:rsidP="000B5EED">
            <w:pPr>
              <w:spacing w:line="276" w:lineRule="auto"/>
              <w:rPr>
                <w:rFonts w:cs="Times New Roman"/>
              </w:rPr>
            </w:pPr>
            <w:r w:rsidRPr="008879DF">
              <w:rPr>
                <w:rFonts w:cs="Times New Roman"/>
              </w:rPr>
              <w:t>27.</w:t>
            </w:r>
          </w:p>
        </w:tc>
        <w:tc>
          <w:tcPr>
            <w:tcW w:w="2275" w:type="dxa"/>
            <w:vAlign w:val="center"/>
          </w:tcPr>
          <w:p w14:paraId="61D0C1D1" w14:textId="77777777" w:rsidR="00973F9E" w:rsidRPr="008879DF" w:rsidRDefault="00973F9E" w:rsidP="000B5EED">
            <w:pPr>
              <w:spacing w:line="276" w:lineRule="auto"/>
              <w:rPr>
                <w:rFonts w:cs="Times New Roman"/>
              </w:rPr>
            </w:pPr>
            <w:r w:rsidRPr="008879DF">
              <w:rPr>
                <w:rFonts w:cs="Times New Roman"/>
              </w:rPr>
              <w:t>Was the first person you had sex with older, younger or same age as you?</w:t>
            </w:r>
          </w:p>
          <w:p w14:paraId="20A85E0C" w14:textId="77777777" w:rsidR="00973F9E" w:rsidRPr="008879DF" w:rsidRDefault="00973F9E" w:rsidP="000B5EED">
            <w:pPr>
              <w:spacing w:line="276" w:lineRule="auto"/>
              <w:rPr>
                <w:rFonts w:cs="Times New Roman"/>
              </w:rPr>
            </w:pPr>
          </w:p>
        </w:tc>
        <w:tc>
          <w:tcPr>
            <w:tcW w:w="4552" w:type="dxa"/>
          </w:tcPr>
          <w:p w14:paraId="762CB425" w14:textId="77777777" w:rsidR="00973F9E" w:rsidRPr="008879DF" w:rsidRDefault="00973F9E" w:rsidP="000B5EED">
            <w:pPr>
              <w:pStyle w:val="Default"/>
              <w:numPr>
                <w:ilvl w:val="0"/>
                <w:numId w:val="12"/>
              </w:numPr>
              <w:spacing w:line="276" w:lineRule="auto"/>
              <w:rPr>
                <w:lang w:val="en-CA"/>
              </w:rPr>
            </w:pPr>
            <w:r w:rsidRPr="008879DF">
              <w:rPr>
                <w:lang w:val="en-CA"/>
              </w:rPr>
              <w:t>Older than me</w:t>
            </w:r>
          </w:p>
          <w:p w14:paraId="2C07DBB7" w14:textId="77777777" w:rsidR="00973F9E" w:rsidRPr="008879DF" w:rsidRDefault="00973F9E" w:rsidP="000B5EED">
            <w:pPr>
              <w:pStyle w:val="Default"/>
              <w:numPr>
                <w:ilvl w:val="0"/>
                <w:numId w:val="12"/>
              </w:numPr>
              <w:spacing w:line="276" w:lineRule="auto"/>
              <w:rPr>
                <w:lang w:val="en-CA"/>
              </w:rPr>
            </w:pPr>
            <w:r w:rsidRPr="008879DF">
              <w:rPr>
                <w:lang w:val="en-CA"/>
              </w:rPr>
              <w:t>Younger than me</w:t>
            </w:r>
          </w:p>
          <w:p w14:paraId="4484C117" w14:textId="77777777" w:rsidR="00973F9E" w:rsidRPr="008879DF" w:rsidRDefault="00973F9E" w:rsidP="000B5EED">
            <w:pPr>
              <w:pStyle w:val="Default"/>
              <w:numPr>
                <w:ilvl w:val="0"/>
                <w:numId w:val="12"/>
              </w:numPr>
              <w:spacing w:line="276" w:lineRule="auto"/>
              <w:rPr>
                <w:lang w:val="en-CA"/>
              </w:rPr>
            </w:pPr>
            <w:r w:rsidRPr="008879DF">
              <w:rPr>
                <w:lang w:val="en-CA"/>
              </w:rPr>
              <w:t>Same age</w:t>
            </w:r>
          </w:p>
          <w:p w14:paraId="33F05F61" w14:textId="77777777" w:rsidR="00973F9E" w:rsidRPr="008879DF" w:rsidRDefault="00973F9E" w:rsidP="000B5EED">
            <w:pPr>
              <w:pStyle w:val="Default"/>
              <w:numPr>
                <w:ilvl w:val="0"/>
                <w:numId w:val="12"/>
              </w:numPr>
              <w:spacing w:line="276" w:lineRule="auto"/>
              <w:rPr>
                <w:lang w:val="en-CA"/>
              </w:rPr>
            </w:pPr>
            <w:r w:rsidRPr="008879DF">
              <w:rPr>
                <w:lang w:val="en-CA"/>
              </w:rPr>
              <w:t>Don’t Know.</w:t>
            </w:r>
          </w:p>
          <w:p w14:paraId="2787E5C8" w14:textId="77777777" w:rsidR="00973F9E" w:rsidRPr="008879DF" w:rsidRDefault="00973F9E" w:rsidP="000B5EED">
            <w:pPr>
              <w:pStyle w:val="Default"/>
              <w:spacing w:line="276" w:lineRule="auto"/>
              <w:rPr>
                <w:color w:val="auto"/>
                <w:szCs w:val="20"/>
              </w:rPr>
            </w:pPr>
          </w:p>
        </w:tc>
        <w:tc>
          <w:tcPr>
            <w:tcW w:w="1043" w:type="dxa"/>
            <w:vAlign w:val="center"/>
          </w:tcPr>
          <w:p w14:paraId="2386DF75" w14:textId="77777777" w:rsidR="00973F9E" w:rsidRPr="008879DF" w:rsidRDefault="00973F9E" w:rsidP="000B5EED">
            <w:pPr>
              <w:spacing w:line="276" w:lineRule="auto"/>
              <w:rPr>
                <w:rFonts w:cs="Times New Roman"/>
              </w:rPr>
            </w:pPr>
          </w:p>
        </w:tc>
      </w:tr>
      <w:tr w:rsidR="00973F9E" w:rsidRPr="008879DF" w14:paraId="02825A8B" w14:textId="77777777" w:rsidTr="00AD2F7B">
        <w:tc>
          <w:tcPr>
            <w:tcW w:w="495" w:type="dxa"/>
            <w:vAlign w:val="center"/>
          </w:tcPr>
          <w:p w14:paraId="4CDF192E" w14:textId="77777777" w:rsidR="00973F9E" w:rsidRPr="008879DF" w:rsidRDefault="00973F9E" w:rsidP="000B5EED">
            <w:pPr>
              <w:spacing w:line="276" w:lineRule="auto"/>
              <w:rPr>
                <w:rFonts w:cs="Times New Roman"/>
              </w:rPr>
            </w:pPr>
            <w:r w:rsidRPr="008879DF">
              <w:rPr>
                <w:rFonts w:cs="Times New Roman"/>
              </w:rPr>
              <w:t>28.</w:t>
            </w:r>
          </w:p>
        </w:tc>
        <w:tc>
          <w:tcPr>
            <w:tcW w:w="2275" w:type="dxa"/>
            <w:vAlign w:val="center"/>
          </w:tcPr>
          <w:p w14:paraId="25D5D38D" w14:textId="77777777" w:rsidR="00973F9E" w:rsidRPr="008879DF" w:rsidRDefault="00973F9E" w:rsidP="000B5EED">
            <w:pPr>
              <w:spacing w:line="276" w:lineRule="auto"/>
              <w:rPr>
                <w:rFonts w:cs="Times New Roman"/>
              </w:rPr>
            </w:pPr>
            <w:r w:rsidRPr="008879DF">
              <w:rPr>
                <w:rFonts w:cs="Times New Roman"/>
              </w:rPr>
              <w:t>Have you had sex with either the following?</w:t>
            </w:r>
          </w:p>
        </w:tc>
        <w:tc>
          <w:tcPr>
            <w:tcW w:w="4552" w:type="dxa"/>
          </w:tcPr>
          <w:p w14:paraId="172199E6" w14:textId="77777777" w:rsidR="00973F9E" w:rsidRPr="008879DF" w:rsidRDefault="00973F9E" w:rsidP="000B5EED">
            <w:pPr>
              <w:pStyle w:val="Default"/>
              <w:numPr>
                <w:ilvl w:val="0"/>
                <w:numId w:val="27"/>
              </w:numPr>
              <w:spacing w:line="276" w:lineRule="auto"/>
              <w:rPr>
                <w:lang w:val="en-CA"/>
              </w:rPr>
            </w:pPr>
            <w:r w:rsidRPr="008879DF">
              <w:rPr>
                <w:lang w:val="en-GB"/>
              </w:rPr>
              <w:t>Boys</w:t>
            </w:r>
          </w:p>
          <w:p w14:paraId="7F19BF94" w14:textId="77777777" w:rsidR="00973F9E" w:rsidRPr="008879DF" w:rsidRDefault="00973F9E" w:rsidP="000B5EED">
            <w:pPr>
              <w:pStyle w:val="Default"/>
              <w:numPr>
                <w:ilvl w:val="0"/>
                <w:numId w:val="27"/>
              </w:numPr>
              <w:spacing w:line="276" w:lineRule="auto"/>
              <w:rPr>
                <w:lang w:val="en-CA"/>
              </w:rPr>
            </w:pPr>
            <w:r w:rsidRPr="008879DF">
              <w:rPr>
                <w:lang w:val="en-GB"/>
              </w:rPr>
              <w:t xml:space="preserve"> Girls</w:t>
            </w:r>
          </w:p>
          <w:p w14:paraId="19D7855B" w14:textId="77777777" w:rsidR="00973F9E" w:rsidRPr="008879DF" w:rsidRDefault="00973F9E" w:rsidP="000B5EED">
            <w:pPr>
              <w:pStyle w:val="Default"/>
              <w:numPr>
                <w:ilvl w:val="0"/>
                <w:numId w:val="27"/>
              </w:numPr>
              <w:spacing w:line="276" w:lineRule="auto"/>
              <w:rPr>
                <w:lang w:val="en-CA"/>
              </w:rPr>
            </w:pPr>
            <w:r w:rsidRPr="008879DF">
              <w:rPr>
                <w:lang w:val="en-GB"/>
              </w:rPr>
              <w:t xml:space="preserve"> Both</w:t>
            </w:r>
          </w:p>
        </w:tc>
        <w:tc>
          <w:tcPr>
            <w:tcW w:w="1043" w:type="dxa"/>
            <w:vAlign w:val="center"/>
          </w:tcPr>
          <w:p w14:paraId="7C23BFCF" w14:textId="77777777" w:rsidR="00973F9E" w:rsidRPr="008879DF" w:rsidRDefault="00973F9E" w:rsidP="000B5EED">
            <w:pPr>
              <w:spacing w:line="276" w:lineRule="auto"/>
              <w:rPr>
                <w:rFonts w:cs="Times New Roman"/>
              </w:rPr>
            </w:pPr>
          </w:p>
        </w:tc>
      </w:tr>
      <w:tr w:rsidR="00973F9E" w:rsidRPr="008879DF" w14:paraId="0B9091D8" w14:textId="77777777" w:rsidTr="00AD2F7B">
        <w:tc>
          <w:tcPr>
            <w:tcW w:w="495" w:type="dxa"/>
            <w:vAlign w:val="center"/>
          </w:tcPr>
          <w:p w14:paraId="5DD8412A" w14:textId="77777777" w:rsidR="00973F9E" w:rsidRPr="008879DF" w:rsidRDefault="00973F9E" w:rsidP="000B5EED">
            <w:pPr>
              <w:spacing w:line="276" w:lineRule="auto"/>
              <w:rPr>
                <w:rFonts w:cs="Times New Roman"/>
              </w:rPr>
            </w:pPr>
            <w:r w:rsidRPr="008879DF">
              <w:rPr>
                <w:rFonts w:cs="Times New Roman"/>
              </w:rPr>
              <w:t>29.</w:t>
            </w:r>
          </w:p>
        </w:tc>
        <w:tc>
          <w:tcPr>
            <w:tcW w:w="2275" w:type="dxa"/>
            <w:vAlign w:val="center"/>
          </w:tcPr>
          <w:p w14:paraId="4C48CAB7" w14:textId="77777777" w:rsidR="00973F9E" w:rsidRPr="008879DF" w:rsidRDefault="00973F9E" w:rsidP="000B5EED">
            <w:pPr>
              <w:spacing w:line="276" w:lineRule="auto"/>
              <w:rPr>
                <w:rFonts w:cs="Times New Roman"/>
              </w:rPr>
            </w:pPr>
            <w:r w:rsidRPr="008879DF">
              <w:rPr>
                <w:rFonts w:cs="Times New Roman"/>
              </w:rPr>
              <w:t>What does the term ‘safe sex’ mean to you?</w:t>
            </w:r>
          </w:p>
        </w:tc>
        <w:tc>
          <w:tcPr>
            <w:tcW w:w="4552" w:type="dxa"/>
          </w:tcPr>
          <w:p w14:paraId="1F95B2E3" w14:textId="77777777" w:rsidR="00973F9E" w:rsidRPr="008879DF" w:rsidRDefault="00973F9E" w:rsidP="000B5EED">
            <w:pPr>
              <w:pStyle w:val="Default"/>
              <w:spacing w:line="276" w:lineRule="auto"/>
              <w:ind w:left="360"/>
              <w:rPr>
                <w:lang w:val="en-GB"/>
              </w:rPr>
            </w:pPr>
          </w:p>
        </w:tc>
        <w:tc>
          <w:tcPr>
            <w:tcW w:w="1043" w:type="dxa"/>
            <w:vAlign w:val="center"/>
          </w:tcPr>
          <w:p w14:paraId="4CFC713A" w14:textId="77777777" w:rsidR="00973F9E" w:rsidRPr="008879DF" w:rsidRDefault="00973F9E" w:rsidP="000B5EED">
            <w:pPr>
              <w:spacing w:line="276" w:lineRule="auto"/>
              <w:rPr>
                <w:rFonts w:cs="Times New Roman"/>
              </w:rPr>
            </w:pPr>
          </w:p>
        </w:tc>
      </w:tr>
      <w:tr w:rsidR="00973F9E" w:rsidRPr="008879DF" w14:paraId="6EDB6190" w14:textId="77777777" w:rsidTr="00AD2F7B">
        <w:tc>
          <w:tcPr>
            <w:tcW w:w="495" w:type="dxa"/>
            <w:vAlign w:val="center"/>
          </w:tcPr>
          <w:p w14:paraId="4437C1CB" w14:textId="77777777" w:rsidR="00973F9E" w:rsidRPr="008879DF" w:rsidRDefault="00973F9E" w:rsidP="000B5EED">
            <w:pPr>
              <w:spacing w:line="276" w:lineRule="auto"/>
              <w:rPr>
                <w:rFonts w:cs="Times New Roman"/>
              </w:rPr>
            </w:pPr>
            <w:r w:rsidRPr="008879DF">
              <w:rPr>
                <w:rFonts w:cs="Times New Roman"/>
              </w:rPr>
              <w:t>30</w:t>
            </w:r>
          </w:p>
        </w:tc>
        <w:tc>
          <w:tcPr>
            <w:tcW w:w="2275" w:type="dxa"/>
            <w:vAlign w:val="center"/>
          </w:tcPr>
          <w:p w14:paraId="2A1256AC" w14:textId="77777777" w:rsidR="00973F9E" w:rsidRPr="008879DF" w:rsidRDefault="00973F9E" w:rsidP="000B5EED">
            <w:pPr>
              <w:spacing w:line="276" w:lineRule="auto"/>
              <w:rPr>
                <w:rFonts w:cs="Times New Roman"/>
                <w:highlight w:val="yellow"/>
              </w:rPr>
            </w:pPr>
            <w:r w:rsidRPr="008879DF">
              <w:rPr>
                <w:rFonts w:cs="Times New Roman"/>
              </w:rPr>
              <w:t>Do you or your partner use any form of regular  or emergency contraception ?</w:t>
            </w:r>
          </w:p>
        </w:tc>
        <w:tc>
          <w:tcPr>
            <w:tcW w:w="4552" w:type="dxa"/>
          </w:tcPr>
          <w:p w14:paraId="1C93DABB" w14:textId="77777777" w:rsidR="00973F9E" w:rsidRPr="008879DF" w:rsidRDefault="00973F9E" w:rsidP="000B5EED">
            <w:pPr>
              <w:pStyle w:val="Default"/>
              <w:spacing w:line="276" w:lineRule="auto"/>
              <w:ind w:left="360"/>
              <w:rPr>
                <w:lang w:val="en-GB"/>
              </w:rPr>
            </w:pPr>
            <w:r w:rsidRPr="008879DF">
              <w:rPr>
                <w:lang w:val="en-GB"/>
              </w:rPr>
              <w:t>Yes. _________________________</w:t>
            </w:r>
          </w:p>
          <w:p w14:paraId="6F3AEE07" w14:textId="77777777" w:rsidR="00973F9E" w:rsidRPr="008879DF" w:rsidRDefault="00973F9E" w:rsidP="000B5EED">
            <w:pPr>
              <w:pStyle w:val="Default"/>
              <w:spacing w:line="276" w:lineRule="auto"/>
              <w:ind w:left="360"/>
              <w:rPr>
                <w:lang w:val="en-GB"/>
              </w:rPr>
            </w:pPr>
            <w:r w:rsidRPr="008879DF">
              <w:rPr>
                <w:lang w:val="en-GB"/>
              </w:rPr>
              <w:t>No</w:t>
            </w:r>
          </w:p>
        </w:tc>
        <w:tc>
          <w:tcPr>
            <w:tcW w:w="1043" w:type="dxa"/>
            <w:vAlign w:val="center"/>
          </w:tcPr>
          <w:p w14:paraId="42CA884A" w14:textId="77777777" w:rsidR="00973F9E" w:rsidRPr="008879DF" w:rsidRDefault="00973F9E" w:rsidP="000B5EED">
            <w:pPr>
              <w:spacing w:line="276" w:lineRule="auto"/>
              <w:rPr>
                <w:rFonts w:cs="Times New Roman"/>
              </w:rPr>
            </w:pPr>
          </w:p>
        </w:tc>
      </w:tr>
      <w:tr w:rsidR="00973F9E" w:rsidRPr="008879DF" w14:paraId="2F687640" w14:textId="77777777" w:rsidTr="00AD2F7B">
        <w:tc>
          <w:tcPr>
            <w:tcW w:w="495" w:type="dxa"/>
            <w:vAlign w:val="center"/>
          </w:tcPr>
          <w:p w14:paraId="713AB39E" w14:textId="77777777" w:rsidR="00973F9E" w:rsidRPr="008879DF" w:rsidRDefault="00973F9E" w:rsidP="000B5EED">
            <w:pPr>
              <w:spacing w:line="276" w:lineRule="auto"/>
              <w:rPr>
                <w:rFonts w:cs="Times New Roman"/>
              </w:rPr>
            </w:pPr>
            <w:r w:rsidRPr="008879DF">
              <w:rPr>
                <w:rFonts w:cs="Times New Roman"/>
              </w:rPr>
              <w:t>31.</w:t>
            </w:r>
          </w:p>
        </w:tc>
        <w:tc>
          <w:tcPr>
            <w:tcW w:w="2275" w:type="dxa"/>
            <w:vAlign w:val="center"/>
          </w:tcPr>
          <w:tbl>
            <w:tblPr>
              <w:tblW w:w="0" w:type="auto"/>
              <w:tblBorders>
                <w:top w:val="nil"/>
                <w:left w:val="nil"/>
                <w:bottom w:val="nil"/>
                <w:right w:val="nil"/>
              </w:tblBorders>
              <w:tblLook w:val="0000" w:firstRow="0" w:lastRow="0" w:firstColumn="0" w:lastColumn="0" w:noHBand="0" w:noVBand="0"/>
            </w:tblPr>
            <w:tblGrid>
              <w:gridCol w:w="2200"/>
            </w:tblGrid>
            <w:tr w:rsidR="00973F9E" w:rsidRPr="008879DF" w14:paraId="2F6E7737" w14:textId="77777777" w:rsidTr="009B1B52">
              <w:trPr>
                <w:trHeight w:val="306"/>
              </w:trPr>
              <w:tc>
                <w:tcPr>
                  <w:tcW w:w="0" w:type="auto"/>
                </w:tcPr>
                <w:p w14:paraId="74099A39" w14:textId="77777777" w:rsidR="00973F9E" w:rsidRPr="008879DF" w:rsidRDefault="00973F9E" w:rsidP="000B5EED">
                  <w:pPr>
                    <w:spacing w:after="0" w:line="276" w:lineRule="auto"/>
                    <w:rPr>
                      <w:rFonts w:eastAsia="MS Mincho" w:cs="Times New Roman"/>
                    </w:rPr>
                  </w:pPr>
                  <w:r w:rsidRPr="008879DF">
                    <w:rPr>
                      <w:rFonts w:eastAsia="MS Mincho" w:cs="Times New Roman"/>
                    </w:rPr>
                    <w:t xml:space="preserve">How often did/do you use condoms to prevent HIV or other sexually transmitted diseases? </w:t>
                  </w:r>
                </w:p>
              </w:tc>
            </w:tr>
          </w:tbl>
          <w:p w14:paraId="3BE05238" w14:textId="77777777" w:rsidR="00973F9E" w:rsidRPr="008879DF" w:rsidRDefault="00973F9E" w:rsidP="000B5EED">
            <w:pPr>
              <w:spacing w:line="276" w:lineRule="auto"/>
              <w:rPr>
                <w:rFonts w:cs="Times New Roman"/>
              </w:rPr>
            </w:pPr>
          </w:p>
        </w:tc>
        <w:tc>
          <w:tcPr>
            <w:tcW w:w="4552" w:type="dxa"/>
          </w:tcPr>
          <w:p w14:paraId="27BF14FF" w14:textId="77777777" w:rsidR="00973F9E" w:rsidRPr="008879DF" w:rsidRDefault="00973F9E" w:rsidP="000B5EED">
            <w:pPr>
              <w:pStyle w:val="ListParagraph"/>
              <w:numPr>
                <w:ilvl w:val="0"/>
                <w:numId w:val="28"/>
              </w:numPr>
              <w:spacing w:line="276" w:lineRule="auto"/>
              <w:rPr>
                <w:rFonts w:cs="Times New Roman"/>
                <w:lang w:val="en-CA"/>
              </w:rPr>
            </w:pPr>
            <w:r w:rsidRPr="008879DF">
              <w:rPr>
                <w:rFonts w:cs="Times New Roman"/>
                <w:lang w:val="en-CA"/>
              </w:rPr>
              <w:t>Always</w:t>
            </w:r>
          </w:p>
          <w:p w14:paraId="68954EA1" w14:textId="77777777" w:rsidR="00973F9E" w:rsidRPr="008879DF" w:rsidRDefault="00973F9E" w:rsidP="000B5EED">
            <w:pPr>
              <w:pStyle w:val="ListParagraph"/>
              <w:numPr>
                <w:ilvl w:val="0"/>
                <w:numId w:val="28"/>
              </w:numPr>
              <w:spacing w:line="276" w:lineRule="auto"/>
              <w:rPr>
                <w:rFonts w:cs="Times New Roman"/>
                <w:lang w:val="en-CA"/>
              </w:rPr>
            </w:pPr>
            <w:r w:rsidRPr="008879DF">
              <w:rPr>
                <w:rFonts w:cs="Times New Roman"/>
                <w:lang w:val="en-CA"/>
              </w:rPr>
              <w:t>Sometimes</w:t>
            </w:r>
          </w:p>
          <w:p w14:paraId="42F66814" w14:textId="77777777" w:rsidR="00973F9E" w:rsidRPr="008879DF" w:rsidRDefault="00973F9E" w:rsidP="000B5EED">
            <w:pPr>
              <w:pStyle w:val="ListParagraph"/>
              <w:numPr>
                <w:ilvl w:val="0"/>
                <w:numId w:val="28"/>
              </w:numPr>
              <w:spacing w:line="276" w:lineRule="auto"/>
              <w:rPr>
                <w:rFonts w:cs="Times New Roman"/>
                <w:lang w:val="en-CA"/>
              </w:rPr>
            </w:pPr>
            <w:r w:rsidRPr="008879DF">
              <w:rPr>
                <w:rFonts w:cs="Times New Roman"/>
                <w:lang w:val="en-CA"/>
              </w:rPr>
              <w:t xml:space="preserve">Rarely </w:t>
            </w:r>
          </w:p>
          <w:p w14:paraId="0203AF32" w14:textId="77777777" w:rsidR="00973F9E" w:rsidRPr="008879DF" w:rsidRDefault="00973F9E" w:rsidP="000B5EED">
            <w:pPr>
              <w:pStyle w:val="ListParagraph"/>
              <w:numPr>
                <w:ilvl w:val="0"/>
                <w:numId w:val="28"/>
              </w:numPr>
              <w:spacing w:line="276" w:lineRule="auto"/>
              <w:rPr>
                <w:rFonts w:cs="Times New Roman"/>
                <w:lang w:val="en-CA"/>
              </w:rPr>
            </w:pPr>
            <w:r w:rsidRPr="008879DF">
              <w:rPr>
                <w:rFonts w:cs="Times New Roman"/>
                <w:lang w:val="en-CA"/>
              </w:rPr>
              <w:t xml:space="preserve">Never </w:t>
            </w:r>
          </w:p>
          <w:p w14:paraId="6264C22A" w14:textId="77777777" w:rsidR="00973F9E" w:rsidRPr="008879DF" w:rsidRDefault="00973F9E" w:rsidP="000B5EED">
            <w:pPr>
              <w:pStyle w:val="ListParagraph"/>
              <w:numPr>
                <w:ilvl w:val="0"/>
                <w:numId w:val="28"/>
              </w:numPr>
              <w:spacing w:line="276" w:lineRule="auto"/>
              <w:rPr>
                <w:rFonts w:cs="Times New Roman"/>
                <w:lang w:val="en-CA"/>
              </w:rPr>
            </w:pPr>
            <w:r w:rsidRPr="008879DF">
              <w:rPr>
                <w:rFonts w:cs="Times New Roman"/>
                <w:lang w:val="en-CA"/>
              </w:rPr>
              <w:t>No response</w:t>
            </w:r>
          </w:p>
        </w:tc>
        <w:tc>
          <w:tcPr>
            <w:tcW w:w="1043" w:type="dxa"/>
            <w:vAlign w:val="center"/>
          </w:tcPr>
          <w:p w14:paraId="4E79BD85" w14:textId="77777777" w:rsidR="00973F9E" w:rsidRPr="008879DF" w:rsidRDefault="00973F9E" w:rsidP="000B5EED">
            <w:pPr>
              <w:spacing w:line="276" w:lineRule="auto"/>
              <w:rPr>
                <w:rFonts w:cs="Times New Roman"/>
              </w:rPr>
            </w:pPr>
          </w:p>
        </w:tc>
      </w:tr>
      <w:tr w:rsidR="00973F9E" w:rsidRPr="008879DF" w14:paraId="50EEB018" w14:textId="77777777" w:rsidTr="00AD2F7B">
        <w:tc>
          <w:tcPr>
            <w:tcW w:w="495" w:type="dxa"/>
            <w:vAlign w:val="center"/>
          </w:tcPr>
          <w:p w14:paraId="558D5468" w14:textId="77777777" w:rsidR="00973F9E" w:rsidRPr="008879DF" w:rsidRDefault="00973F9E" w:rsidP="000B5EED">
            <w:pPr>
              <w:spacing w:line="276" w:lineRule="auto"/>
              <w:rPr>
                <w:rFonts w:cs="Times New Roman"/>
              </w:rPr>
            </w:pPr>
            <w:r w:rsidRPr="008879DF">
              <w:rPr>
                <w:rFonts w:cs="Times New Roman"/>
              </w:rPr>
              <w:t>32.</w:t>
            </w:r>
          </w:p>
        </w:tc>
        <w:tc>
          <w:tcPr>
            <w:tcW w:w="2275" w:type="dxa"/>
            <w:vAlign w:val="center"/>
          </w:tcPr>
          <w:p w14:paraId="29EC0DD9" w14:textId="77777777" w:rsidR="00973F9E" w:rsidRPr="008879DF" w:rsidRDefault="00973F9E" w:rsidP="000B5EED">
            <w:pPr>
              <w:spacing w:line="276" w:lineRule="auto"/>
              <w:rPr>
                <w:rFonts w:cs="Times New Roman"/>
              </w:rPr>
            </w:pPr>
            <w:r w:rsidRPr="008879DF">
              <w:rPr>
                <w:rFonts w:cs="Times New Roman"/>
              </w:rPr>
              <w:t>Where do you usually obtain you condom(s) from?</w:t>
            </w:r>
          </w:p>
        </w:tc>
        <w:tc>
          <w:tcPr>
            <w:tcW w:w="4552" w:type="dxa"/>
          </w:tcPr>
          <w:p w14:paraId="5FDBFF2B" w14:textId="77777777" w:rsidR="00973F9E" w:rsidRPr="008879DF" w:rsidRDefault="00973F9E" w:rsidP="000B5EED">
            <w:pPr>
              <w:numPr>
                <w:ilvl w:val="0"/>
                <w:numId w:val="29"/>
              </w:numPr>
              <w:spacing w:line="276" w:lineRule="auto"/>
              <w:rPr>
                <w:rFonts w:cs="Times New Roman"/>
              </w:rPr>
            </w:pPr>
            <w:r w:rsidRPr="008879DF">
              <w:rPr>
                <w:rFonts w:cs="Times New Roman"/>
              </w:rPr>
              <w:t xml:space="preserve">Health facility </w:t>
            </w:r>
          </w:p>
          <w:p w14:paraId="15D8FD73" w14:textId="77777777" w:rsidR="00973F9E" w:rsidRPr="008879DF" w:rsidRDefault="00973F9E" w:rsidP="000B5EED">
            <w:pPr>
              <w:numPr>
                <w:ilvl w:val="0"/>
                <w:numId w:val="29"/>
              </w:numPr>
              <w:spacing w:line="276" w:lineRule="auto"/>
              <w:rPr>
                <w:rFonts w:cs="Times New Roman"/>
              </w:rPr>
            </w:pPr>
            <w:r w:rsidRPr="008879DF">
              <w:rPr>
                <w:rFonts w:cs="Times New Roman"/>
              </w:rPr>
              <w:t>Friends</w:t>
            </w:r>
          </w:p>
          <w:p w14:paraId="407FDCAD" w14:textId="77777777" w:rsidR="00973F9E" w:rsidRPr="008879DF" w:rsidRDefault="00973F9E" w:rsidP="000B5EED">
            <w:pPr>
              <w:numPr>
                <w:ilvl w:val="0"/>
                <w:numId w:val="29"/>
              </w:numPr>
              <w:spacing w:line="276" w:lineRule="auto"/>
              <w:rPr>
                <w:rFonts w:cs="Times New Roman"/>
              </w:rPr>
            </w:pPr>
            <w:r w:rsidRPr="008879DF">
              <w:rPr>
                <w:rFonts w:cs="Times New Roman"/>
              </w:rPr>
              <w:t>Pharmacy</w:t>
            </w:r>
          </w:p>
          <w:p w14:paraId="04419FA9"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szCs w:val="20"/>
              </w:rPr>
              <w:t>Mobile clinic</w:t>
            </w:r>
          </w:p>
          <w:p w14:paraId="6496BC75"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Fieldworker / CHP</w:t>
            </w:r>
          </w:p>
          <w:p w14:paraId="05C8B8D6"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Faith</w:t>
            </w:r>
            <w:r w:rsidRPr="008879DF">
              <w:rPr>
                <w:rFonts w:ascii="Cambria Math" w:hAnsi="Cambria Math" w:cs="Cambria Math"/>
                <w:lang w:val="en-CA"/>
              </w:rPr>
              <w:t>‐</w:t>
            </w:r>
            <w:r w:rsidRPr="008879DF">
              <w:rPr>
                <w:rFonts w:cs="Times New Roman"/>
                <w:lang w:val="en-CA"/>
              </w:rPr>
              <w:t>based organization</w:t>
            </w:r>
          </w:p>
          <w:p w14:paraId="0067A58A"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Church / mosque</w:t>
            </w:r>
          </w:p>
          <w:p w14:paraId="234650AA"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Non-profit organization</w:t>
            </w:r>
          </w:p>
          <w:p w14:paraId="5B913FB5"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Market / hawker</w:t>
            </w:r>
          </w:p>
          <w:p w14:paraId="6E45E296"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Other</w:t>
            </w:r>
          </w:p>
          <w:p w14:paraId="0A127A8C"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 xml:space="preserve">Don’t know </w:t>
            </w:r>
          </w:p>
          <w:p w14:paraId="01F40FA0" w14:textId="77777777" w:rsidR="00973F9E" w:rsidRPr="008879DF" w:rsidRDefault="00973F9E" w:rsidP="000B5EED">
            <w:pPr>
              <w:pStyle w:val="ListParagraph"/>
              <w:numPr>
                <w:ilvl w:val="0"/>
                <w:numId w:val="29"/>
              </w:numPr>
              <w:spacing w:line="276" w:lineRule="auto"/>
              <w:rPr>
                <w:rFonts w:cs="Times New Roman"/>
                <w:lang w:val="en-CA"/>
              </w:rPr>
            </w:pPr>
            <w:r w:rsidRPr="008879DF">
              <w:rPr>
                <w:rFonts w:cs="Times New Roman"/>
                <w:lang w:val="en-CA"/>
              </w:rPr>
              <w:t xml:space="preserve">No response </w:t>
            </w:r>
          </w:p>
        </w:tc>
        <w:tc>
          <w:tcPr>
            <w:tcW w:w="1043" w:type="dxa"/>
            <w:vAlign w:val="center"/>
          </w:tcPr>
          <w:p w14:paraId="0B081A89" w14:textId="77777777" w:rsidR="00973F9E" w:rsidRPr="008879DF" w:rsidRDefault="00973F9E" w:rsidP="000B5EED">
            <w:pPr>
              <w:spacing w:line="276" w:lineRule="auto"/>
              <w:rPr>
                <w:rFonts w:cs="Times New Roman"/>
              </w:rPr>
            </w:pPr>
          </w:p>
        </w:tc>
      </w:tr>
      <w:tr w:rsidR="00973F9E" w:rsidRPr="008879DF" w14:paraId="0DEDCBB7" w14:textId="77777777" w:rsidTr="00AD2F7B">
        <w:tc>
          <w:tcPr>
            <w:tcW w:w="495" w:type="dxa"/>
            <w:vAlign w:val="center"/>
          </w:tcPr>
          <w:p w14:paraId="6FE66DA3" w14:textId="77777777" w:rsidR="00973F9E" w:rsidRPr="008879DF" w:rsidRDefault="00973F9E" w:rsidP="000B5EED">
            <w:pPr>
              <w:spacing w:line="276" w:lineRule="auto"/>
              <w:rPr>
                <w:rFonts w:cs="Times New Roman"/>
              </w:rPr>
            </w:pPr>
            <w:r w:rsidRPr="008879DF">
              <w:rPr>
                <w:rFonts w:cs="Times New Roman"/>
              </w:rPr>
              <w:t>33.</w:t>
            </w:r>
          </w:p>
        </w:tc>
        <w:tc>
          <w:tcPr>
            <w:tcW w:w="2275" w:type="dxa"/>
            <w:vAlign w:val="center"/>
          </w:tcPr>
          <w:p w14:paraId="7608EA77" w14:textId="77777777" w:rsidR="00973F9E" w:rsidRPr="008879DF" w:rsidRDefault="00973F9E" w:rsidP="000B5EED">
            <w:pPr>
              <w:spacing w:line="276" w:lineRule="auto"/>
              <w:rPr>
                <w:rFonts w:cs="Times New Roman"/>
              </w:rPr>
            </w:pPr>
            <w:r w:rsidRPr="008879DF">
              <w:rPr>
                <w:rFonts w:cs="Times New Roman"/>
              </w:rPr>
              <w:t>How many sexual partners have you had altogether for the past 12 months?</w:t>
            </w:r>
          </w:p>
        </w:tc>
        <w:tc>
          <w:tcPr>
            <w:tcW w:w="4552" w:type="dxa"/>
          </w:tcPr>
          <w:p w14:paraId="4F17D8EE" w14:textId="77777777" w:rsidR="00973F9E" w:rsidRPr="008879DF" w:rsidRDefault="00973F9E" w:rsidP="000B5EED">
            <w:pPr>
              <w:spacing w:line="276" w:lineRule="auto"/>
              <w:rPr>
                <w:rFonts w:cs="Times New Roman"/>
                <w:lang w:val="en-CA"/>
              </w:rPr>
            </w:pPr>
          </w:p>
        </w:tc>
        <w:tc>
          <w:tcPr>
            <w:tcW w:w="1043" w:type="dxa"/>
            <w:vAlign w:val="center"/>
          </w:tcPr>
          <w:p w14:paraId="60EA0C7C" w14:textId="77777777" w:rsidR="00973F9E" w:rsidRPr="008879DF" w:rsidRDefault="00973F9E" w:rsidP="000B5EED">
            <w:pPr>
              <w:spacing w:line="276" w:lineRule="auto"/>
              <w:rPr>
                <w:rFonts w:cs="Times New Roman"/>
              </w:rPr>
            </w:pPr>
          </w:p>
        </w:tc>
      </w:tr>
      <w:tr w:rsidR="00973F9E" w:rsidRPr="008879DF" w14:paraId="4D950DA6" w14:textId="77777777" w:rsidTr="00AD2F7B">
        <w:tc>
          <w:tcPr>
            <w:tcW w:w="495" w:type="dxa"/>
            <w:vAlign w:val="center"/>
          </w:tcPr>
          <w:p w14:paraId="76ACD6B6" w14:textId="77777777" w:rsidR="00973F9E" w:rsidRPr="008879DF" w:rsidRDefault="00973F9E" w:rsidP="000B5EED">
            <w:pPr>
              <w:spacing w:line="276" w:lineRule="auto"/>
              <w:rPr>
                <w:rFonts w:cs="Times New Roman"/>
              </w:rPr>
            </w:pPr>
            <w:r w:rsidRPr="008879DF">
              <w:rPr>
                <w:rFonts w:cs="Times New Roman"/>
              </w:rPr>
              <w:lastRenderedPageBreak/>
              <w:t>34.</w:t>
            </w:r>
          </w:p>
        </w:tc>
        <w:tc>
          <w:tcPr>
            <w:tcW w:w="2275" w:type="dxa"/>
            <w:vAlign w:val="center"/>
          </w:tcPr>
          <w:tbl>
            <w:tblPr>
              <w:tblW w:w="0" w:type="auto"/>
              <w:tblBorders>
                <w:top w:val="nil"/>
                <w:left w:val="nil"/>
                <w:bottom w:val="nil"/>
                <w:right w:val="nil"/>
              </w:tblBorders>
              <w:tblLook w:val="0000" w:firstRow="0" w:lastRow="0" w:firstColumn="0" w:lastColumn="0" w:noHBand="0" w:noVBand="0"/>
            </w:tblPr>
            <w:tblGrid>
              <w:gridCol w:w="2200"/>
            </w:tblGrid>
            <w:tr w:rsidR="00973F9E" w:rsidRPr="008879DF" w14:paraId="0AE18816" w14:textId="77777777" w:rsidTr="009B1B52">
              <w:trPr>
                <w:trHeight w:val="160"/>
              </w:trPr>
              <w:tc>
                <w:tcPr>
                  <w:tcW w:w="0" w:type="auto"/>
                </w:tcPr>
                <w:p w14:paraId="5FB5FCE6" w14:textId="77777777" w:rsidR="00973F9E" w:rsidRPr="008879DF" w:rsidRDefault="00973F9E" w:rsidP="000B5EED">
                  <w:pPr>
                    <w:pStyle w:val="Default"/>
                    <w:spacing w:line="276" w:lineRule="auto"/>
                    <w:rPr>
                      <w:color w:val="000000" w:themeColor="text1"/>
                      <w:sz w:val="22"/>
                      <w:szCs w:val="22"/>
                    </w:rPr>
                  </w:pPr>
                  <w:r w:rsidRPr="008879DF">
                    <w:rPr>
                      <w:color w:val="000000" w:themeColor="text1"/>
                      <w:sz w:val="22"/>
                      <w:szCs w:val="22"/>
                    </w:rPr>
                    <w:t xml:space="preserve">Have you ever been pregnant or worried that you may be pregnant? (females) </w:t>
                  </w:r>
                </w:p>
                <w:p w14:paraId="63B3FC43" w14:textId="77777777" w:rsidR="00973F9E" w:rsidRPr="008879DF" w:rsidRDefault="00973F9E" w:rsidP="000B5EED">
                  <w:pPr>
                    <w:spacing w:after="0" w:line="276" w:lineRule="auto"/>
                    <w:rPr>
                      <w:rFonts w:eastAsia="MS Mincho" w:cs="Times New Roman"/>
                      <w:sz w:val="20"/>
                      <w:szCs w:val="20"/>
                      <w:highlight w:val="yellow"/>
                    </w:rPr>
                  </w:pPr>
                </w:p>
              </w:tc>
            </w:tr>
          </w:tbl>
          <w:p w14:paraId="092E5D22" w14:textId="77777777" w:rsidR="00973F9E" w:rsidRPr="008879DF" w:rsidRDefault="00973F9E" w:rsidP="000B5EED">
            <w:pPr>
              <w:spacing w:line="276" w:lineRule="auto"/>
              <w:rPr>
                <w:rFonts w:cs="Times New Roman"/>
                <w:highlight w:val="yellow"/>
              </w:rPr>
            </w:pPr>
          </w:p>
        </w:tc>
        <w:tc>
          <w:tcPr>
            <w:tcW w:w="4552" w:type="dxa"/>
          </w:tcPr>
          <w:p w14:paraId="52B78A1D" w14:textId="77777777" w:rsidR="00973F9E" w:rsidRPr="008879DF" w:rsidRDefault="00973F9E" w:rsidP="000B5EED">
            <w:pPr>
              <w:pStyle w:val="ListParagraph"/>
              <w:numPr>
                <w:ilvl w:val="0"/>
                <w:numId w:val="50"/>
              </w:numPr>
              <w:spacing w:line="276" w:lineRule="auto"/>
              <w:rPr>
                <w:rFonts w:cs="Times New Roman"/>
                <w:szCs w:val="20"/>
                <w:lang w:val="en-CA"/>
              </w:rPr>
            </w:pPr>
            <w:r w:rsidRPr="008879DF">
              <w:rPr>
                <w:rFonts w:cs="Times New Roman"/>
                <w:szCs w:val="20"/>
                <w:lang w:val="en-CA"/>
              </w:rPr>
              <w:t xml:space="preserve">Yes </w:t>
            </w:r>
          </w:p>
          <w:p w14:paraId="663A4D2E" w14:textId="77777777" w:rsidR="00973F9E" w:rsidRPr="008879DF" w:rsidRDefault="00973F9E" w:rsidP="000B5EED">
            <w:pPr>
              <w:pStyle w:val="ListParagraph"/>
              <w:numPr>
                <w:ilvl w:val="0"/>
                <w:numId w:val="50"/>
              </w:numPr>
              <w:spacing w:line="276" w:lineRule="auto"/>
              <w:rPr>
                <w:rFonts w:cs="Times New Roman"/>
                <w:szCs w:val="20"/>
                <w:lang w:val="en-CA"/>
              </w:rPr>
            </w:pPr>
            <w:r w:rsidRPr="008879DF">
              <w:rPr>
                <w:rFonts w:cs="Times New Roman"/>
                <w:szCs w:val="20"/>
                <w:lang w:val="en-CA"/>
              </w:rPr>
              <w:t>No</w:t>
            </w:r>
          </w:p>
          <w:p w14:paraId="65AFC4F6" w14:textId="77777777" w:rsidR="00973F9E" w:rsidRPr="008879DF" w:rsidRDefault="00973F9E" w:rsidP="000B5EED">
            <w:pPr>
              <w:pStyle w:val="ListParagraph"/>
              <w:numPr>
                <w:ilvl w:val="0"/>
                <w:numId w:val="50"/>
              </w:numPr>
              <w:spacing w:line="276" w:lineRule="auto"/>
              <w:rPr>
                <w:rFonts w:cs="Times New Roman"/>
                <w:szCs w:val="20"/>
                <w:lang w:val="en-CA"/>
              </w:rPr>
            </w:pPr>
            <w:r w:rsidRPr="008879DF">
              <w:rPr>
                <w:rFonts w:cs="Times New Roman"/>
                <w:szCs w:val="20"/>
                <w:lang w:val="en-CA"/>
              </w:rPr>
              <w:t xml:space="preserve">Don’t know </w:t>
            </w:r>
          </w:p>
          <w:p w14:paraId="2323F6BF" w14:textId="77777777" w:rsidR="00973F9E" w:rsidRPr="008879DF" w:rsidRDefault="00973F9E" w:rsidP="000B5EED">
            <w:pPr>
              <w:pStyle w:val="ListParagraph"/>
              <w:numPr>
                <w:ilvl w:val="0"/>
                <w:numId w:val="50"/>
              </w:numPr>
              <w:spacing w:line="276" w:lineRule="auto"/>
              <w:rPr>
                <w:rFonts w:cs="Times New Roman"/>
                <w:szCs w:val="20"/>
                <w:highlight w:val="yellow"/>
                <w:lang w:val="en-CA"/>
              </w:rPr>
            </w:pPr>
            <w:r w:rsidRPr="008879DF">
              <w:rPr>
                <w:rFonts w:cs="Times New Roman"/>
                <w:szCs w:val="20"/>
                <w:lang w:val="en-CA"/>
              </w:rPr>
              <w:t xml:space="preserve">No response </w:t>
            </w:r>
          </w:p>
        </w:tc>
        <w:tc>
          <w:tcPr>
            <w:tcW w:w="1043" w:type="dxa"/>
            <w:vAlign w:val="center"/>
          </w:tcPr>
          <w:p w14:paraId="35BDCE03" w14:textId="77777777" w:rsidR="00973F9E" w:rsidRPr="008879DF" w:rsidRDefault="00973F9E" w:rsidP="000B5EED">
            <w:pPr>
              <w:spacing w:line="276" w:lineRule="auto"/>
              <w:rPr>
                <w:rFonts w:cs="Times New Roman"/>
                <w:highlight w:val="yellow"/>
              </w:rPr>
            </w:pPr>
            <w:r w:rsidRPr="008879DF">
              <w:rPr>
                <w:rFonts w:cs="Times New Roman"/>
                <w:highlight w:val="yellow"/>
              </w:rPr>
              <w:t>Females</w:t>
            </w:r>
          </w:p>
        </w:tc>
      </w:tr>
      <w:tr w:rsidR="00973F9E" w:rsidRPr="008879DF" w14:paraId="0D263364" w14:textId="77777777" w:rsidTr="00AD2F7B">
        <w:tc>
          <w:tcPr>
            <w:tcW w:w="495" w:type="dxa"/>
            <w:vAlign w:val="center"/>
          </w:tcPr>
          <w:p w14:paraId="6A397ADC" w14:textId="77777777" w:rsidR="00973F9E" w:rsidRPr="008879DF" w:rsidRDefault="00973F9E" w:rsidP="000B5EED">
            <w:pPr>
              <w:spacing w:line="276" w:lineRule="auto"/>
              <w:rPr>
                <w:rFonts w:cs="Times New Roman"/>
              </w:rPr>
            </w:pPr>
            <w:r w:rsidRPr="008879DF">
              <w:rPr>
                <w:rFonts w:cs="Times New Roman"/>
              </w:rPr>
              <w:t>35.</w:t>
            </w:r>
          </w:p>
        </w:tc>
        <w:tc>
          <w:tcPr>
            <w:tcW w:w="2275" w:type="dxa"/>
            <w:vAlign w:val="center"/>
          </w:tcPr>
          <w:tbl>
            <w:tblPr>
              <w:tblW w:w="0" w:type="auto"/>
              <w:tblBorders>
                <w:top w:val="nil"/>
                <w:left w:val="nil"/>
                <w:bottom w:val="nil"/>
                <w:right w:val="nil"/>
              </w:tblBorders>
              <w:tblLook w:val="0000" w:firstRow="0" w:lastRow="0" w:firstColumn="0" w:lastColumn="0" w:noHBand="0" w:noVBand="0"/>
            </w:tblPr>
            <w:tblGrid>
              <w:gridCol w:w="2200"/>
            </w:tblGrid>
            <w:tr w:rsidR="00973F9E" w:rsidRPr="008879DF" w14:paraId="4274A835" w14:textId="77777777" w:rsidTr="009B1B52">
              <w:trPr>
                <w:trHeight w:val="306"/>
              </w:trPr>
              <w:tc>
                <w:tcPr>
                  <w:tcW w:w="0" w:type="auto"/>
                </w:tcPr>
                <w:p w14:paraId="3A2B36CB" w14:textId="77777777" w:rsidR="00973F9E" w:rsidRPr="008879DF" w:rsidRDefault="00973F9E" w:rsidP="000B5EED">
                  <w:pPr>
                    <w:pStyle w:val="Default"/>
                    <w:spacing w:line="276" w:lineRule="auto"/>
                    <w:rPr>
                      <w:color w:val="000000" w:themeColor="text1"/>
                      <w:sz w:val="22"/>
                      <w:szCs w:val="22"/>
                    </w:rPr>
                  </w:pPr>
                  <w:r w:rsidRPr="008879DF">
                    <w:rPr>
                      <w:color w:val="000000" w:themeColor="text1"/>
                      <w:sz w:val="22"/>
                      <w:szCs w:val="22"/>
                    </w:rPr>
                    <w:t xml:space="preserve">Have you ever gotten someone pregnant or worried that that might have happened? (males) </w:t>
                  </w:r>
                </w:p>
                <w:p w14:paraId="26E1E0AA" w14:textId="77777777" w:rsidR="00973F9E" w:rsidRPr="008879DF" w:rsidRDefault="00973F9E" w:rsidP="000B5EED">
                  <w:pPr>
                    <w:spacing w:after="0" w:line="276" w:lineRule="auto"/>
                    <w:rPr>
                      <w:rFonts w:eastAsia="MS Mincho" w:cs="Times New Roman"/>
                      <w:highlight w:val="yellow"/>
                    </w:rPr>
                  </w:pPr>
                </w:p>
              </w:tc>
            </w:tr>
          </w:tbl>
          <w:p w14:paraId="1065D9EA" w14:textId="77777777" w:rsidR="00973F9E" w:rsidRPr="008879DF" w:rsidRDefault="00973F9E" w:rsidP="000B5EED">
            <w:pPr>
              <w:spacing w:line="276" w:lineRule="auto"/>
              <w:rPr>
                <w:rFonts w:cs="Times New Roman"/>
                <w:highlight w:val="yellow"/>
              </w:rPr>
            </w:pPr>
          </w:p>
        </w:tc>
        <w:tc>
          <w:tcPr>
            <w:tcW w:w="4552" w:type="dxa"/>
          </w:tcPr>
          <w:p w14:paraId="2E65A5A0" w14:textId="77777777" w:rsidR="00973F9E" w:rsidRPr="008879DF" w:rsidRDefault="00973F9E" w:rsidP="000B5EED">
            <w:pPr>
              <w:pStyle w:val="ListParagraph"/>
              <w:numPr>
                <w:ilvl w:val="0"/>
                <w:numId w:val="51"/>
              </w:numPr>
              <w:spacing w:line="276" w:lineRule="auto"/>
              <w:rPr>
                <w:rFonts w:cs="Times New Roman"/>
                <w:szCs w:val="20"/>
                <w:lang w:val="en-CA"/>
              </w:rPr>
            </w:pPr>
            <w:r w:rsidRPr="008879DF">
              <w:rPr>
                <w:rFonts w:cs="Times New Roman"/>
                <w:szCs w:val="20"/>
                <w:lang w:val="en-CA"/>
              </w:rPr>
              <w:t>Yes</w:t>
            </w:r>
          </w:p>
          <w:p w14:paraId="0C8FA6C5" w14:textId="77777777" w:rsidR="00973F9E" w:rsidRPr="008879DF" w:rsidRDefault="00973F9E" w:rsidP="000B5EED">
            <w:pPr>
              <w:pStyle w:val="ListParagraph"/>
              <w:numPr>
                <w:ilvl w:val="0"/>
                <w:numId w:val="51"/>
              </w:numPr>
              <w:spacing w:line="276" w:lineRule="auto"/>
              <w:rPr>
                <w:rFonts w:cs="Times New Roman"/>
                <w:szCs w:val="20"/>
                <w:lang w:val="en-CA"/>
              </w:rPr>
            </w:pPr>
            <w:r w:rsidRPr="008879DF">
              <w:rPr>
                <w:rFonts w:cs="Times New Roman"/>
                <w:szCs w:val="20"/>
                <w:lang w:val="en-CA"/>
              </w:rPr>
              <w:t>No</w:t>
            </w:r>
          </w:p>
          <w:p w14:paraId="7DFD9D84" w14:textId="77777777" w:rsidR="00973F9E" w:rsidRPr="008879DF" w:rsidRDefault="00973F9E" w:rsidP="000B5EED">
            <w:pPr>
              <w:pStyle w:val="ListParagraph"/>
              <w:numPr>
                <w:ilvl w:val="0"/>
                <w:numId w:val="51"/>
              </w:numPr>
              <w:spacing w:line="276" w:lineRule="auto"/>
              <w:rPr>
                <w:rFonts w:cs="Times New Roman"/>
                <w:szCs w:val="20"/>
                <w:lang w:val="en-CA"/>
              </w:rPr>
            </w:pPr>
            <w:r w:rsidRPr="008879DF">
              <w:rPr>
                <w:rFonts w:cs="Times New Roman"/>
                <w:szCs w:val="20"/>
                <w:lang w:val="en-CA"/>
              </w:rPr>
              <w:t xml:space="preserve">Don’t know </w:t>
            </w:r>
          </w:p>
          <w:p w14:paraId="0590DBE0" w14:textId="77777777" w:rsidR="00973F9E" w:rsidRPr="008879DF" w:rsidRDefault="00973F9E" w:rsidP="000B5EED">
            <w:pPr>
              <w:pStyle w:val="ListParagraph"/>
              <w:numPr>
                <w:ilvl w:val="0"/>
                <w:numId w:val="51"/>
              </w:numPr>
              <w:spacing w:line="276" w:lineRule="auto"/>
              <w:rPr>
                <w:rFonts w:cs="Times New Roman"/>
                <w:szCs w:val="20"/>
                <w:highlight w:val="yellow"/>
                <w:lang w:val="en-CA"/>
              </w:rPr>
            </w:pPr>
            <w:r w:rsidRPr="008879DF">
              <w:rPr>
                <w:rFonts w:cs="Times New Roman"/>
                <w:szCs w:val="20"/>
                <w:lang w:val="en-CA"/>
              </w:rPr>
              <w:t xml:space="preserve">No response </w:t>
            </w:r>
          </w:p>
        </w:tc>
        <w:tc>
          <w:tcPr>
            <w:tcW w:w="1043" w:type="dxa"/>
            <w:vAlign w:val="center"/>
          </w:tcPr>
          <w:p w14:paraId="214FCADD" w14:textId="77777777" w:rsidR="00973F9E" w:rsidRPr="008879DF" w:rsidRDefault="00973F9E" w:rsidP="000B5EED">
            <w:pPr>
              <w:spacing w:line="276" w:lineRule="auto"/>
              <w:rPr>
                <w:rFonts w:cs="Times New Roman"/>
                <w:highlight w:val="yellow"/>
              </w:rPr>
            </w:pPr>
            <w:r w:rsidRPr="008879DF">
              <w:rPr>
                <w:rFonts w:cs="Times New Roman"/>
                <w:highlight w:val="yellow"/>
              </w:rPr>
              <w:t>Males</w:t>
            </w:r>
          </w:p>
        </w:tc>
      </w:tr>
      <w:tr w:rsidR="00973F9E" w:rsidRPr="008879DF" w14:paraId="0BD76484" w14:textId="77777777" w:rsidTr="00AD2F7B">
        <w:tc>
          <w:tcPr>
            <w:tcW w:w="495" w:type="dxa"/>
            <w:vAlign w:val="center"/>
          </w:tcPr>
          <w:p w14:paraId="0D8E3229" w14:textId="77777777" w:rsidR="00973F9E" w:rsidRPr="008879DF" w:rsidRDefault="00973F9E" w:rsidP="000B5EED">
            <w:pPr>
              <w:spacing w:line="276" w:lineRule="auto"/>
              <w:rPr>
                <w:rFonts w:cs="Times New Roman"/>
              </w:rPr>
            </w:pPr>
            <w:r w:rsidRPr="008879DF">
              <w:rPr>
                <w:rFonts w:cs="Times New Roman"/>
              </w:rPr>
              <w:t>36.</w:t>
            </w:r>
          </w:p>
        </w:tc>
        <w:tc>
          <w:tcPr>
            <w:tcW w:w="2275" w:type="dxa"/>
            <w:vAlign w:val="center"/>
          </w:tcPr>
          <w:p w14:paraId="23271687" w14:textId="77777777" w:rsidR="00973F9E" w:rsidRPr="008879DF" w:rsidRDefault="00973F9E" w:rsidP="000B5EED">
            <w:pPr>
              <w:spacing w:line="276" w:lineRule="auto"/>
              <w:rPr>
                <w:rFonts w:cs="Times New Roman"/>
              </w:rPr>
            </w:pPr>
            <w:r w:rsidRPr="008879DF">
              <w:rPr>
                <w:rFonts w:cs="Times New Roman"/>
              </w:rPr>
              <w:t>Have you ever contracted a sexually transmitted disease (STD) or worried that you had an STD?</w:t>
            </w:r>
          </w:p>
          <w:p w14:paraId="2D980565" w14:textId="77777777" w:rsidR="00973F9E" w:rsidRPr="008879DF" w:rsidRDefault="00973F9E" w:rsidP="000B5EED">
            <w:pPr>
              <w:spacing w:line="276" w:lineRule="auto"/>
              <w:rPr>
                <w:rFonts w:cs="Times New Roman"/>
              </w:rPr>
            </w:pPr>
          </w:p>
        </w:tc>
        <w:tc>
          <w:tcPr>
            <w:tcW w:w="4552" w:type="dxa"/>
          </w:tcPr>
          <w:p w14:paraId="3C13D10D" w14:textId="77777777" w:rsidR="00973F9E" w:rsidRPr="008879DF" w:rsidRDefault="00973F9E" w:rsidP="000B5EED">
            <w:pPr>
              <w:pStyle w:val="ListParagraph"/>
              <w:numPr>
                <w:ilvl w:val="0"/>
                <w:numId w:val="30"/>
              </w:numPr>
              <w:spacing w:line="276" w:lineRule="auto"/>
              <w:rPr>
                <w:rFonts w:cs="Times New Roman"/>
                <w:lang w:val="en-CA"/>
              </w:rPr>
            </w:pPr>
            <w:r w:rsidRPr="008879DF">
              <w:rPr>
                <w:rFonts w:cs="Times New Roman"/>
                <w:lang w:val="en-CA"/>
              </w:rPr>
              <w:t>Once</w:t>
            </w:r>
          </w:p>
          <w:p w14:paraId="5F47C600" w14:textId="77777777" w:rsidR="00973F9E" w:rsidRPr="008879DF" w:rsidRDefault="00973F9E" w:rsidP="000B5EED">
            <w:pPr>
              <w:pStyle w:val="ListParagraph"/>
              <w:numPr>
                <w:ilvl w:val="0"/>
                <w:numId w:val="30"/>
              </w:numPr>
              <w:spacing w:line="276" w:lineRule="auto"/>
              <w:rPr>
                <w:rFonts w:cs="Times New Roman"/>
                <w:lang w:val="en-CA"/>
              </w:rPr>
            </w:pPr>
            <w:r w:rsidRPr="008879DF">
              <w:rPr>
                <w:rFonts w:cs="Times New Roman"/>
                <w:lang w:val="en-CA"/>
              </w:rPr>
              <w:t>Sometimes</w:t>
            </w:r>
          </w:p>
          <w:p w14:paraId="5F83C584" w14:textId="77777777" w:rsidR="00973F9E" w:rsidRPr="008879DF" w:rsidRDefault="00973F9E" w:rsidP="000B5EED">
            <w:pPr>
              <w:pStyle w:val="ListParagraph"/>
              <w:numPr>
                <w:ilvl w:val="0"/>
                <w:numId w:val="30"/>
              </w:numPr>
              <w:spacing w:line="276" w:lineRule="auto"/>
              <w:rPr>
                <w:rFonts w:cs="Times New Roman"/>
                <w:lang w:val="en-CA"/>
              </w:rPr>
            </w:pPr>
            <w:r w:rsidRPr="008879DF">
              <w:rPr>
                <w:rFonts w:cs="Times New Roman"/>
                <w:lang w:val="en-CA"/>
              </w:rPr>
              <w:t>Severally</w:t>
            </w:r>
          </w:p>
          <w:p w14:paraId="5D3D38C9" w14:textId="77777777" w:rsidR="00973F9E" w:rsidRPr="008879DF" w:rsidRDefault="00973F9E" w:rsidP="000B5EED">
            <w:pPr>
              <w:pStyle w:val="ListParagraph"/>
              <w:numPr>
                <w:ilvl w:val="0"/>
                <w:numId w:val="30"/>
              </w:numPr>
              <w:spacing w:line="276" w:lineRule="auto"/>
              <w:rPr>
                <w:rFonts w:cs="Times New Roman"/>
                <w:lang w:val="en-CA"/>
              </w:rPr>
            </w:pPr>
            <w:r w:rsidRPr="008879DF">
              <w:rPr>
                <w:rFonts w:cs="Times New Roman"/>
                <w:szCs w:val="20"/>
                <w:lang w:val="en-CA"/>
              </w:rPr>
              <w:t>Never</w:t>
            </w:r>
          </w:p>
        </w:tc>
        <w:tc>
          <w:tcPr>
            <w:tcW w:w="1043" w:type="dxa"/>
            <w:vAlign w:val="center"/>
          </w:tcPr>
          <w:p w14:paraId="10B85D13" w14:textId="77777777" w:rsidR="00973F9E" w:rsidRPr="008879DF" w:rsidRDefault="00973F9E" w:rsidP="000B5EED">
            <w:pPr>
              <w:spacing w:line="276" w:lineRule="auto"/>
              <w:rPr>
                <w:rFonts w:cs="Times New Roman"/>
              </w:rPr>
            </w:pPr>
          </w:p>
        </w:tc>
      </w:tr>
      <w:tr w:rsidR="00973F9E" w:rsidRPr="008879DF" w14:paraId="516D934C" w14:textId="77777777" w:rsidTr="00AD2F7B">
        <w:tc>
          <w:tcPr>
            <w:tcW w:w="495" w:type="dxa"/>
            <w:vAlign w:val="center"/>
          </w:tcPr>
          <w:p w14:paraId="6137E1C9" w14:textId="77777777" w:rsidR="00973F9E" w:rsidRPr="008879DF" w:rsidRDefault="00973F9E" w:rsidP="000B5EED">
            <w:pPr>
              <w:spacing w:line="276" w:lineRule="auto"/>
              <w:rPr>
                <w:rFonts w:cs="Times New Roman"/>
              </w:rPr>
            </w:pPr>
            <w:r w:rsidRPr="008879DF">
              <w:rPr>
                <w:rFonts w:cs="Times New Roman"/>
              </w:rPr>
              <w:t>37.</w:t>
            </w:r>
          </w:p>
        </w:tc>
        <w:tc>
          <w:tcPr>
            <w:tcW w:w="2275" w:type="dxa"/>
            <w:vAlign w:val="center"/>
          </w:tcPr>
          <w:p w14:paraId="37DDC0F3" w14:textId="77777777" w:rsidR="00973F9E" w:rsidRPr="008879DF" w:rsidRDefault="00973F9E" w:rsidP="000B5EED">
            <w:pPr>
              <w:spacing w:line="276" w:lineRule="auto"/>
              <w:rPr>
                <w:rFonts w:cs="Times New Roman"/>
              </w:rPr>
            </w:pPr>
            <w:r w:rsidRPr="008879DF">
              <w:rPr>
                <w:rFonts w:cs="Times New Roman"/>
              </w:rPr>
              <w:t xml:space="preserve">What are the types of sexually transmitted illnesses that you know of? </w:t>
            </w:r>
          </w:p>
          <w:p w14:paraId="513FF774" w14:textId="77777777" w:rsidR="00973F9E" w:rsidRPr="008879DF" w:rsidRDefault="00973F9E" w:rsidP="000B5EED">
            <w:pPr>
              <w:spacing w:line="276" w:lineRule="auto"/>
              <w:rPr>
                <w:rFonts w:cs="Times New Roman"/>
              </w:rPr>
            </w:pPr>
          </w:p>
        </w:tc>
        <w:tc>
          <w:tcPr>
            <w:tcW w:w="4552" w:type="dxa"/>
          </w:tcPr>
          <w:p w14:paraId="1E04FA6E"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Chlamydia</w:t>
            </w:r>
          </w:p>
          <w:p w14:paraId="400806E8"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Gonorrhea</w:t>
            </w:r>
          </w:p>
          <w:p w14:paraId="0EFDCDEC"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Hepatitis B</w:t>
            </w:r>
          </w:p>
          <w:p w14:paraId="39D18FD5"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Herpes simplex Virus</w:t>
            </w:r>
          </w:p>
          <w:p w14:paraId="3787A197"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HIV</w:t>
            </w:r>
          </w:p>
          <w:p w14:paraId="694EF512"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Human Papilloma Virus</w:t>
            </w:r>
          </w:p>
          <w:p w14:paraId="151C9DDE"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Syphilis</w:t>
            </w:r>
          </w:p>
          <w:p w14:paraId="05E0F776"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Trichomoniasis</w:t>
            </w:r>
          </w:p>
          <w:p w14:paraId="22822AFB" w14:textId="77777777" w:rsidR="00973F9E" w:rsidRPr="008879DF" w:rsidRDefault="00973F9E" w:rsidP="000B5EED">
            <w:pPr>
              <w:pStyle w:val="ListParagraph"/>
              <w:numPr>
                <w:ilvl w:val="0"/>
                <w:numId w:val="31"/>
              </w:numPr>
              <w:spacing w:line="276" w:lineRule="auto"/>
              <w:rPr>
                <w:rFonts w:cs="Times New Roman"/>
              </w:rPr>
            </w:pPr>
            <w:r w:rsidRPr="008879DF">
              <w:rPr>
                <w:rFonts w:cs="Times New Roman"/>
              </w:rPr>
              <w:t>Others:</w:t>
            </w:r>
          </w:p>
          <w:p w14:paraId="76B7B31A" w14:textId="77777777" w:rsidR="00973F9E" w:rsidRPr="008879DF" w:rsidRDefault="00973F9E" w:rsidP="000B5EED">
            <w:pPr>
              <w:pStyle w:val="ListParagraph"/>
              <w:spacing w:line="276" w:lineRule="auto"/>
              <w:ind w:left="360"/>
              <w:rPr>
                <w:rFonts w:cs="Times New Roman"/>
                <w:lang w:val="en-CA"/>
              </w:rPr>
            </w:pPr>
          </w:p>
        </w:tc>
        <w:tc>
          <w:tcPr>
            <w:tcW w:w="1043" w:type="dxa"/>
            <w:vAlign w:val="center"/>
          </w:tcPr>
          <w:p w14:paraId="005ED713" w14:textId="77777777" w:rsidR="00973F9E" w:rsidRPr="008879DF" w:rsidRDefault="00973F9E" w:rsidP="000B5EED">
            <w:pPr>
              <w:spacing w:line="276" w:lineRule="auto"/>
              <w:rPr>
                <w:rFonts w:cs="Times New Roman"/>
              </w:rPr>
            </w:pPr>
          </w:p>
        </w:tc>
      </w:tr>
      <w:tr w:rsidR="00973F9E" w:rsidRPr="008879DF" w14:paraId="2EF5837C" w14:textId="77777777" w:rsidTr="00AD2F7B">
        <w:tc>
          <w:tcPr>
            <w:tcW w:w="495" w:type="dxa"/>
            <w:vAlign w:val="center"/>
          </w:tcPr>
          <w:p w14:paraId="73B8A891" w14:textId="77777777" w:rsidR="00973F9E" w:rsidRPr="008879DF" w:rsidRDefault="00973F9E" w:rsidP="000B5EED">
            <w:pPr>
              <w:spacing w:line="276" w:lineRule="auto"/>
              <w:rPr>
                <w:rFonts w:cs="Times New Roman"/>
              </w:rPr>
            </w:pPr>
            <w:r w:rsidRPr="008879DF">
              <w:rPr>
                <w:rFonts w:cs="Times New Roman"/>
              </w:rPr>
              <w:t>38.</w:t>
            </w:r>
          </w:p>
        </w:tc>
        <w:tc>
          <w:tcPr>
            <w:tcW w:w="2275" w:type="dxa"/>
            <w:vAlign w:val="center"/>
          </w:tcPr>
          <w:p w14:paraId="0E27C8BA" w14:textId="77777777" w:rsidR="00973F9E" w:rsidRPr="008879DF" w:rsidRDefault="00973F9E" w:rsidP="000B5EED">
            <w:pPr>
              <w:spacing w:line="276" w:lineRule="auto"/>
              <w:rPr>
                <w:rFonts w:cs="Times New Roman"/>
              </w:rPr>
            </w:pPr>
            <w:r w:rsidRPr="008879DF">
              <w:rPr>
                <w:rFonts w:cs="Times New Roman"/>
              </w:rPr>
              <w:t>What is the source of information you receive on STD and reproductive health from?</w:t>
            </w:r>
          </w:p>
        </w:tc>
        <w:tc>
          <w:tcPr>
            <w:tcW w:w="4552" w:type="dxa"/>
          </w:tcPr>
          <w:p w14:paraId="274C3966"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School/teacher</w:t>
            </w:r>
          </w:p>
          <w:p w14:paraId="3242CFE1"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Parents/Guardians</w:t>
            </w:r>
          </w:p>
          <w:p w14:paraId="482DABB3"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Friends</w:t>
            </w:r>
          </w:p>
          <w:p w14:paraId="1B20DE60"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Religious leaders</w:t>
            </w:r>
          </w:p>
          <w:p w14:paraId="56FFD560"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Internet</w:t>
            </w:r>
          </w:p>
          <w:p w14:paraId="2FA9AF2C"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Mobile phones</w:t>
            </w:r>
          </w:p>
          <w:p w14:paraId="1BB20906"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Social media sites: Facebook, Instagram, Tik tok</w:t>
            </w:r>
          </w:p>
          <w:p w14:paraId="1810DD16"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Mass media: TV, Radio</w:t>
            </w:r>
          </w:p>
          <w:p w14:paraId="59FE476B"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Health facilities</w:t>
            </w:r>
          </w:p>
          <w:p w14:paraId="0B06B714"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Magazines/Books</w:t>
            </w:r>
          </w:p>
          <w:p w14:paraId="1BAA40A0" w14:textId="77777777" w:rsidR="00973F9E" w:rsidRPr="008879DF" w:rsidRDefault="00973F9E" w:rsidP="000B5EED">
            <w:pPr>
              <w:pStyle w:val="ListParagraph"/>
              <w:numPr>
                <w:ilvl w:val="0"/>
                <w:numId w:val="32"/>
              </w:numPr>
              <w:spacing w:line="276" w:lineRule="auto"/>
              <w:rPr>
                <w:rFonts w:cs="Times New Roman"/>
              </w:rPr>
            </w:pPr>
            <w:r w:rsidRPr="008879DF">
              <w:rPr>
                <w:rFonts w:cs="Times New Roman"/>
              </w:rPr>
              <w:t>Others</w:t>
            </w:r>
            <w:r w:rsidRPr="008879DF">
              <w:rPr>
                <w:rFonts w:cs="Times New Roman"/>
                <w:szCs w:val="20"/>
              </w:rPr>
              <w:t>:___________________________</w:t>
            </w:r>
          </w:p>
          <w:p w14:paraId="6D7E031A" w14:textId="77777777" w:rsidR="00973F9E" w:rsidRPr="008879DF" w:rsidRDefault="00973F9E" w:rsidP="000B5EED">
            <w:pPr>
              <w:pStyle w:val="ListParagraph"/>
              <w:spacing w:line="276" w:lineRule="auto"/>
              <w:rPr>
                <w:rFonts w:cs="Times New Roman"/>
              </w:rPr>
            </w:pPr>
          </w:p>
        </w:tc>
        <w:tc>
          <w:tcPr>
            <w:tcW w:w="1043" w:type="dxa"/>
            <w:vAlign w:val="center"/>
          </w:tcPr>
          <w:p w14:paraId="1649F981" w14:textId="77777777" w:rsidR="00973F9E" w:rsidRPr="008879DF" w:rsidRDefault="00973F9E" w:rsidP="000B5EED">
            <w:pPr>
              <w:spacing w:line="276" w:lineRule="auto"/>
              <w:rPr>
                <w:rFonts w:cs="Times New Roman"/>
              </w:rPr>
            </w:pPr>
          </w:p>
        </w:tc>
      </w:tr>
      <w:tr w:rsidR="00973F9E" w:rsidRPr="008879DF" w14:paraId="7C0B56EC" w14:textId="77777777" w:rsidTr="00AD2F7B">
        <w:trPr>
          <w:trHeight w:val="233"/>
        </w:trPr>
        <w:tc>
          <w:tcPr>
            <w:tcW w:w="8365" w:type="dxa"/>
            <w:gridSpan w:val="4"/>
            <w:shd w:val="clear" w:color="auto" w:fill="BFBFBF" w:themeFill="background1" w:themeFillShade="BF"/>
            <w:vAlign w:val="center"/>
          </w:tcPr>
          <w:p w14:paraId="1BC1F9AD" w14:textId="2D6B72BF" w:rsidR="00973F9E" w:rsidRPr="008879DF" w:rsidRDefault="00973F9E" w:rsidP="000B5EED">
            <w:pPr>
              <w:spacing w:line="276" w:lineRule="auto"/>
              <w:rPr>
                <w:rFonts w:cs="Times New Roman"/>
                <w:b/>
                <w:lang w:val="en-CA"/>
              </w:rPr>
            </w:pPr>
            <w:r w:rsidRPr="008879DF">
              <w:rPr>
                <w:rFonts w:cs="Times New Roman"/>
                <w:b/>
                <w:lang w:val="en-CA"/>
              </w:rPr>
              <w:t>Part 6: Suicide and Depression (Include PHQ-</w:t>
            </w:r>
            <w:r w:rsidR="00F527D2">
              <w:rPr>
                <w:rFonts w:cs="Times New Roman"/>
                <w:b/>
                <w:lang w:val="en-CA"/>
              </w:rPr>
              <w:t>A</w:t>
            </w:r>
            <w:r w:rsidRPr="008879DF">
              <w:rPr>
                <w:rFonts w:cs="Times New Roman"/>
                <w:b/>
                <w:lang w:val="en-CA"/>
              </w:rPr>
              <w:t xml:space="preserve"> and PC</w:t>
            </w:r>
            <w:r w:rsidR="00714CFC">
              <w:rPr>
                <w:rFonts w:cs="Times New Roman"/>
                <w:b/>
                <w:lang w:val="en-CA"/>
              </w:rPr>
              <w:t>L-5</w:t>
            </w:r>
            <w:r w:rsidRPr="008879DF">
              <w:rPr>
                <w:rFonts w:cs="Times New Roman"/>
                <w:b/>
                <w:lang w:val="en-CA"/>
              </w:rPr>
              <w:t xml:space="preserve"> tools here)</w:t>
            </w:r>
          </w:p>
          <w:p w14:paraId="7B941C37" w14:textId="77777777" w:rsidR="00973F9E" w:rsidRPr="008879DF" w:rsidRDefault="00973F9E" w:rsidP="000B5EED">
            <w:pPr>
              <w:spacing w:line="276" w:lineRule="auto"/>
              <w:rPr>
                <w:rFonts w:cs="Times New Roman"/>
                <w:color w:val="FF0000"/>
                <w:lang w:val="en-CA"/>
              </w:rPr>
            </w:pPr>
          </w:p>
        </w:tc>
      </w:tr>
      <w:tr w:rsidR="00973F9E" w:rsidRPr="008879DF" w14:paraId="4D64EC25" w14:textId="77777777" w:rsidTr="00AD2F7B">
        <w:tc>
          <w:tcPr>
            <w:tcW w:w="495" w:type="dxa"/>
            <w:vAlign w:val="center"/>
          </w:tcPr>
          <w:p w14:paraId="5A12A022" w14:textId="77777777" w:rsidR="00973F9E" w:rsidRPr="008879DF" w:rsidRDefault="00973F9E" w:rsidP="000B5EED">
            <w:pPr>
              <w:spacing w:line="276" w:lineRule="auto"/>
              <w:rPr>
                <w:rFonts w:cs="Times New Roman"/>
              </w:rPr>
            </w:pPr>
            <w:r w:rsidRPr="008879DF">
              <w:rPr>
                <w:rFonts w:cs="Times New Roman"/>
              </w:rPr>
              <w:t>39.</w:t>
            </w:r>
          </w:p>
        </w:tc>
        <w:tc>
          <w:tcPr>
            <w:tcW w:w="2275" w:type="dxa"/>
            <w:vAlign w:val="center"/>
          </w:tcPr>
          <w:p w14:paraId="179610B2" w14:textId="77777777" w:rsidR="00973F9E" w:rsidRPr="008879DF" w:rsidRDefault="00973F9E" w:rsidP="000B5EED">
            <w:pPr>
              <w:spacing w:line="276" w:lineRule="auto"/>
              <w:rPr>
                <w:rFonts w:cs="Times New Roman"/>
                <w:lang w:val="en-CA"/>
              </w:rPr>
            </w:pPr>
            <w:r w:rsidRPr="008879DF">
              <w:rPr>
                <w:rFonts w:cs="Times New Roman"/>
              </w:rPr>
              <w:t>Do you feel sad or down more than usual?</w:t>
            </w:r>
          </w:p>
        </w:tc>
        <w:tc>
          <w:tcPr>
            <w:tcW w:w="4552" w:type="dxa"/>
            <w:vAlign w:val="center"/>
          </w:tcPr>
          <w:p w14:paraId="730B360E" w14:textId="77777777" w:rsidR="00973F9E" w:rsidRPr="008879DF" w:rsidRDefault="00973F9E" w:rsidP="000B5EED">
            <w:pPr>
              <w:pStyle w:val="ListParagraph"/>
              <w:numPr>
                <w:ilvl w:val="0"/>
                <w:numId w:val="33"/>
              </w:numPr>
              <w:spacing w:line="276" w:lineRule="auto"/>
              <w:rPr>
                <w:rFonts w:cs="Times New Roman"/>
                <w:lang w:val="en-CA"/>
              </w:rPr>
            </w:pPr>
            <w:r w:rsidRPr="008879DF">
              <w:rPr>
                <w:rFonts w:cs="Times New Roman"/>
                <w:lang w:val="en-CA"/>
              </w:rPr>
              <w:t>Once</w:t>
            </w:r>
          </w:p>
          <w:p w14:paraId="1025BC89" w14:textId="77777777" w:rsidR="00973F9E" w:rsidRPr="008879DF" w:rsidRDefault="00973F9E" w:rsidP="000B5EED">
            <w:pPr>
              <w:pStyle w:val="ListParagraph"/>
              <w:numPr>
                <w:ilvl w:val="0"/>
                <w:numId w:val="33"/>
              </w:numPr>
              <w:spacing w:line="276" w:lineRule="auto"/>
              <w:rPr>
                <w:rFonts w:cs="Times New Roman"/>
                <w:lang w:val="en-CA"/>
              </w:rPr>
            </w:pPr>
            <w:r w:rsidRPr="008879DF">
              <w:rPr>
                <w:rFonts w:cs="Times New Roman"/>
                <w:lang w:val="en-CA"/>
              </w:rPr>
              <w:t>Sometimes</w:t>
            </w:r>
          </w:p>
          <w:p w14:paraId="12BE9A94" w14:textId="77777777" w:rsidR="00973F9E" w:rsidRPr="008879DF" w:rsidRDefault="00973F9E" w:rsidP="000B5EED">
            <w:pPr>
              <w:pStyle w:val="ListParagraph"/>
              <w:numPr>
                <w:ilvl w:val="0"/>
                <w:numId w:val="33"/>
              </w:numPr>
              <w:spacing w:line="276" w:lineRule="auto"/>
              <w:rPr>
                <w:rFonts w:cs="Times New Roman"/>
                <w:lang w:val="en-CA"/>
              </w:rPr>
            </w:pPr>
            <w:r w:rsidRPr="008879DF">
              <w:rPr>
                <w:rFonts w:cs="Times New Roman"/>
                <w:lang w:val="en-CA"/>
              </w:rPr>
              <w:lastRenderedPageBreak/>
              <w:t>Severally</w:t>
            </w:r>
          </w:p>
          <w:p w14:paraId="353CEC32" w14:textId="042C81EA" w:rsidR="00973F9E" w:rsidRPr="0005557C" w:rsidRDefault="0005557C" w:rsidP="0005557C">
            <w:pPr>
              <w:spacing w:line="276" w:lineRule="auto"/>
              <w:rPr>
                <w:rFonts w:cs="Times New Roman"/>
                <w:lang w:val="en-CA"/>
              </w:rPr>
            </w:pPr>
            <w:r>
              <w:rPr>
                <w:rFonts w:cs="Times New Roman"/>
                <w:szCs w:val="20"/>
                <w:lang w:val="en-CA"/>
              </w:rPr>
              <w:t>d)</w:t>
            </w:r>
            <w:r w:rsidR="00973F9E" w:rsidRPr="0005557C">
              <w:rPr>
                <w:rFonts w:cs="Times New Roman"/>
                <w:szCs w:val="20"/>
                <w:lang w:val="en-CA"/>
              </w:rPr>
              <w:t>Never</w:t>
            </w:r>
          </w:p>
        </w:tc>
        <w:tc>
          <w:tcPr>
            <w:tcW w:w="1043" w:type="dxa"/>
            <w:vAlign w:val="center"/>
          </w:tcPr>
          <w:p w14:paraId="7D3DF820" w14:textId="77777777" w:rsidR="00973F9E" w:rsidRPr="008879DF" w:rsidRDefault="00973F9E" w:rsidP="000B5EED">
            <w:pPr>
              <w:spacing w:line="276" w:lineRule="auto"/>
              <w:rPr>
                <w:rFonts w:cs="Times New Roman"/>
              </w:rPr>
            </w:pPr>
          </w:p>
        </w:tc>
      </w:tr>
      <w:tr w:rsidR="00973F9E" w:rsidRPr="008879DF" w14:paraId="79CDC76D" w14:textId="77777777" w:rsidTr="00AD2F7B">
        <w:tc>
          <w:tcPr>
            <w:tcW w:w="495" w:type="dxa"/>
            <w:vAlign w:val="center"/>
          </w:tcPr>
          <w:p w14:paraId="33C41F7C" w14:textId="77777777" w:rsidR="00973F9E" w:rsidRPr="008879DF" w:rsidRDefault="00973F9E" w:rsidP="000B5EED">
            <w:pPr>
              <w:spacing w:line="276" w:lineRule="auto"/>
              <w:rPr>
                <w:rFonts w:cs="Times New Roman"/>
              </w:rPr>
            </w:pPr>
            <w:r w:rsidRPr="008879DF">
              <w:rPr>
                <w:rFonts w:cs="Times New Roman"/>
              </w:rPr>
              <w:t>40.</w:t>
            </w:r>
          </w:p>
        </w:tc>
        <w:tc>
          <w:tcPr>
            <w:tcW w:w="2275" w:type="dxa"/>
            <w:vAlign w:val="center"/>
          </w:tcPr>
          <w:p w14:paraId="05F89BF0" w14:textId="77777777" w:rsidR="00973F9E" w:rsidRPr="008879DF" w:rsidRDefault="00973F9E" w:rsidP="000B5EED">
            <w:pPr>
              <w:spacing w:line="276" w:lineRule="auto"/>
              <w:rPr>
                <w:rFonts w:cs="Times New Roman"/>
                <w:lang w:val="en-CA"/>
              </w:rPr>
            </w:pPr>
            <w:r w:rsidRPr="008879DF">
              <w:rPr>
                <w:rFonts w:cs="Times New Roman"/>
              </w:rPr>
              <w:t>Do you find yourself crying more than usual</w:t>
            </w:r>
            <w:r w:rsidRPr="008879DF">
              <w:rPr>
                <w:rFonts w:cs="Times New Roman"/>
                <w:lang w:val="en-CA"/>
              </w:rPr>
              <w:t>?</w:t>
            </w:r>
          </w:p>
          <w:p w14:paraId="2D82E908" w14:textId="77777777" w:rsidR="00973F9E" w:rsidRPr="008879DF" w:rsidRDefault="00973F9E" w:rsidP="000B5EED">
            <w:pPr>
              <w:spacing w:line="276" w:lineRule="auto"/>
              <w:rPr>
                <w:rFonts w:cs="Times New Roman"/>
                <w:lang w:val="en-CA"/>
              </w:rPr>
            </w:pPr>
          </w:p>
        </w:tc>
        <w:tc>
          <w:tcPr>
            <w:tcW w:w="4552" w:type="dxa"/>
            <w:vAlign w:val="center"/>
          </w:tcPr>
          <w:p w14:paraId="12329D25" w14:textId="77777777" w:rsidR="00973F9E" w:rsidRPr="008879DF" w:rsidRDefault="00973F9E" w:rsidP="000B5EED">
            <w:pPr>
              <w:pStyle w:val="ListParagraph"/>
              <w:numPr>
                <w:ilvl w:val="0"/>
                <w:numId w:val="34"/>
              </w:numPr>
              <w:spacing w:line="276" w:lineRule="auto"/>
              <w:rPr>
                <w:rFonts w:cs="Times New Roman"/>
                <w:lang w:val="en-CA"/>
              </w:rPr>
            </w:pPr>
            <w:r w:rsidRPr="008879DF">
              <w:rPr>
                <w:rFonts w:cs="Times New Roman"/>
                <w:lang w:val="en-CA"/>
              </w:rPr>
              <w:t>Once</w:t>
            </w:r>
          </w:p>
          <w:p w14:paraId="3AC341A0" w14:textId="77777777" w:rsidR="00973F9E" w:rsidRPr="008879DF" w:rsidRDefault="00973F9E" w:rsidP="000B5EED">
            <w:pPr>
              <w:pStyle w:val="ListParagraph"/>
              <w:numPr>
                <w:ilvl w:val="0"/>
                <w:numId w:val="34"/>
              </w:numPr>
              <w:spacing w:line="276" w:lineRule="auto"/>
              <w:rPr>
                <w:rFonts w:cs="Times New Roman"/>
                <w:lang w:val="en-CA"/>
              </w:rPr>
            </w:pPr>
            <w:r w:rsidRPr="008879DF">
              <w:rPr>
                <w:rFonts w:cs="Times New Roman"/>
                <w:lang w:val="en-CA"/>
              </w:rPr>
              <w:t>Sometimes</w:t>
            </w:r>
          </w:p>
          <w:p w14:paraId="6FB95EE7" w14:textId="77777777" w:rsidR="00973F9E" w:rsidRPr="008879DF" w:rsidRDefault="00973F9E" w:rsidP="000B5EED">
            <w:pPr>
              <w:pStyle w:val="ListParagraph"/>
              <w:numPr>
                <w:ilvl w:val="0"/>
                <w:numId w:val="34"/>
              </w:numPr>
              <w:spacing w:line="276" w:lineRule="auto"/>
              <w:rPr>
                <w:rFonts w:cs="Times New Roman"/>
                <w:lang w:val="en-CA"/>
              </w:rPr>
            </w:pPr>
            <w:r w:rsidRPr="008879DF">
              <w:rPr>
                <w:rFonts w:cs="Times New Roman"/>
                <w:lang w:val="en-CA"/>
              </w:rPr>
              <w:t>Severally</w:t>
            </w:r>
          </w:p>
          <w:p w14:paraId="357AC492" w14:textId="6D446D06" w:rsidR="00973F9E" w:rsidRPr="00A13F0A" w:rsidRDefault="00973F9E" w:rsidP="00A13F0A">
            <w:pPr>
              <w:pStyle w:val="ListParagraph"/>
              <w:numPr>
                <w:ilvl w:val="0"/>
                <w:numId w:val="34"/>
              </w:numPr>
              <w:spacing w:line="276" w:lineRule="auto"/>
              <w:rPr>
                <w:rFonts w:cs="Times New Roman"/>
                <w:lang w:val="en-CA"/>
              </w:rPr>
            </w:pPr>
            <w:r w:rsidRPr="00A13F0A">
              <w:rPr>
                <w:rFonts w:cs="Times New Roman"/>
                <w:szCs w:val="20"/>
                <w:lang w:val="en-CA"/>
              </w:rPr>
              <w:t>Never</w:t>
            </w:r>
          </w:p>
        </w:tc>
        <w:tc>
          <w:tcPr>
            <w:tcW w:w="1043" w:type="dxa"/>
            <w:vAlign w:val="center"/>
          </w:tcPr>
          <w:p w14:paraId="41D3EA3C" w14:textId="77777777" w:rsidR="00973F9E" w:rsidRPr="008879DF" w:rsidRDefault="00973F9E" w:rsidP="000B5EED">
            <w:pPr>
              <w:spacing w:line="276" w:lineRule="auto"/>
              <w:rPr>
                <w:rFonts w:cs="Times New Roman"/>
              </w:rPr>
            </w:pPr>
          </w:p>
        </w:tc>
      </w:tr>
      <w:tr w:rsidR="00973F9E" w:rsidRPr="008879DF" w14:paraId="68C3D0E9" w14:textId="77777777" w:rsidTr="00AD2F7B">
        <w:tc>
          <w:tcPr>
            <w:tcW w:w="495" w:type="dxa"/>
            <w:vAlign w:val="center"/>
          </w:tcPr>
          <w:p w14:paraId="0CACFBF4" w14:textId="77777777" w:rsidR="00973F9E" w:rsidRPr="008879DF" w:rsidRDefault="00973F9E" w:rsidP="000B5EED">
            <w:pPr>
              <w:spacing w:line="276" w:lineRule="auto"/>
              <w:rPr>
                <w:rFonts w:cs="Times New Roman"/>
              </w:rPr>
            </w:pPr>
            <w:r w:rsidRPr="008879DF">
              <w:rPr>
                <w:rFonts w:cs="Times New Roman"/>
              </w:rPr>
              <w:t>42.</w:t>
            </w:r>
          </w:p>
        </w:tc>
        <w:tc>
          <w:tcPr>
            <w:tcW w:w="2275" w:type="dxa"/>
            <w:vAlign w:val="center"/>
          </w:tcPr>
          <w:p w14:paraId="634A8313" w14:textId="77777777" w:rsidR="00973F9E" w:rsidRPr="008879DF" w:rsidRDefault="00973F9E" w:rsidP="000B5EED">
            <w:pPr>
              <w:spacing w:line="276" w:lineRule="auto"/>
              <w:rPr>
                <w:rFonts w:cs="Times New Roman"/>
              </w:rPr>
            </w:pPr>
            <w:r w:rsidRPr="008879DF">
              <w:rPr>
                <w:rFonts w:cs="Times New Roman"/>
              </w:rPr>
              <w:t>Does it seem that you’ve lost interest in things that you used to really enjoy?</w:t>
            </w:r>
          </w:p>
        </w:tc>
        <w:tc>
          <w:tcPr>
            <w:tcW w:w="4552" w:type="dxa"/>
            <w:vAlign w:val="center"/>
          </w:tcPr>
          <w:p w14:paraId="3C935C06" w14:textId="77777777" w:rsidR="00973F9E" w:rsidRPr="008879DF" w:rsidRDefault="00973F9E" w:rsidP="000B5EED">
            <w:pPr>
              <w:pStyle w:val="ListParagraph"/>
              <w:numPr>
                <w:ilvl w:val="0"/>
                <w:numId w:val="36"/>
              </w:numPr>
              <w:spacing w:line="276" w:lineRule="auto"/>
              <w:rPr>
                <w:rFonts w:cs="Times New Roman"/>
                <w:lang w:val="en-CA"/>
              </w:rPr>
            </w:pPr>
            <w:r w:rsidRPr="008879DF">
              <w:rPr>
                <w:rFonts w:cs="Times New Roman"/>
                <w:lang w:val="en-CA"/>
              </w:rPr>
              <w:t>Once</w:t>
            </w:r>
          </w:p>
          <w:p w14:paraId="7C3E3023" w14:textId="77777777" w:rsidR="00973F9E" w:rsidRPr="008879DF" w:rsidRDefault="00973F9E" w:rsidP="000B5EED">
            <w:pPr>
              <w:pStyle w:val="ListParagraph"/>
              <w:numPr>
                <w:ilvl w:val="0"/>
                <w:numId w:val="36"/>
              </w:numPr>
              <w:spacing w:line="276" w:lineRule="auto"/>
              <w:rPr>
                <w:rFonts w:cs="Times New Roman"/>
                <w:lang w:val="en-CA"/>
              </w:rPr>
            </w:pPr>
            <w:r w:rsidRPr="008879DF">
              <w:rPr>
                <w:rFonts w:cs="Times New Roman"/>
                <w:lang w:val="en-CA"/>
              </w:rPr>
              <w:t>Sometimes</w:t>
            </w:r>
          </w:p>
          <w:p w14:paraId="78C9A65F" w14:textId="77777777" w:rsidR="00973F9E" w:rsidRPr="008879DF" w:rsidRDefault="00973F9E" w:rsidP="000B5EED">
            <w:pPr>
              <w:pStyle w:val="ListParagraph"/>
              <w:numPr>
                <w:ilvl w:val="0"/>
                <w:numId w:val="36"/>
              </w:numPr>
              <w:spacing w:line="276" w:lineRule="auto"/>
              <w:rPr>
                <w:rFonts w:cs="Times New Roman"/>
                <w:lang w:val="en-CA"/>
              </w:rPr>
            </w:pPr>
            <w:r w:rsidRPr="008879DF">
              <w:rPr>
                <w:rFonts w:cs="Times New Roman"/>
                <w:lang w:val="en-CA"/>
              </w:rPr>
              <w:t>Severally</w:t>
            </w:r>
          </w:p>
          <w:p w14:paraId="6B008DDC" w14:textId="77777777" w:rsidR="00973F9E" w:rsidRPr="008879DF" w:rsidRDefault="00973F9E" w:rsidP="000B5EED">
            <w:pPr>
              <w:pStyle w:val="ListParagraph"/>
              <w:numPr>
                <w:ilvl w:val="0"/>
                <w:numId w:val="36"/>
              </w:numPr>
              <w:spacing w:line="276" w:lineRule="auto"/>
              <w:rPr>
                <w:rFonts w:cs="Times New Roman"/>
                <w:lang w:val="en-CA"/>
              </w:rPr>
            </w:pPr>
            <w:r w:rsidRPr="008879DF">
              <w:rPr>
                <w:rFonts w:cs="Times New Roman"/>
                <w:szCs w:val="20"/>
                <w:lang w:val="en-CA"/>
              </w:rPr>
              <w:t>Never</w:t>
            </w:r>
          </w:p>
        </w:tc>
        <w:tc>
          <w:tcPr>
            <w:tcW w:w="1043" w:type="dxa"/>
            <w:vAlign w:val="center"/>
          </w:tcPr>
          <w:p w14:paraId="0F4F1ACD" w14:textId="77777777" w:rsidR="00973F9E" w:rsidRPr="008879DF" w:rsidRDefault="00973F9E" w:rsidP="000B5EED">
            <w:pPr>
              <w:spacing w:line="276" w:lineRule="auto"/>
              <w:rPr>
                <w:rFonts w:cs="Times New Roman"/>
              </w:rPr>
            </w:pPr>
          </w:p>
        </w:tc>
      </w:tr>
      <w:tr w:rsidR="00973F9E" w:rsidRPr="008879DF" w14:paraId="66C3292D" w14:textId="77777777" w:rsidTr="00AD2F7B">
        <w:tc>
          <w:tcPr>
            <w:tcW w:w="495" w:type="dxa"/>
            <w:vAlign w:val="center"/>
          </w:tcPr>
          <w:p w14:paraId="3B325B74" w14:textId="77777777" w:rsidR="00973F9E" w:rsidRPr="008879DF" w:rsidRDefault="00973F9E" w:rsidP="000B5EED">
            <w:pPr>
              <w:spacing w:line="276" w:lineRule="auto"/>
              <w:rPr>
                <w:rFonts w:cs="Times New Roman"/>
              </w:rPr>
            </w:pPr>
            <w:r w:rsidRPr="008879DF">
              <w:rPr>
                <w:rFonts w:cs="Times New Roman"/>
              </w:rPr>
              <w:t>43.</w:t>
            </w:r>
          </w:p>
        </w:tc>
        <w:tc>
          <w:tcPr>
            <w:tcW w:w="2275" w:type="dxa"/>
            <w:vAlign w:val="center"/>
          </w:tcPr>
          <w:p w14:paraId="15EB3EB2" w14:textId="77777777" w:rsidR="00973F9E" w:rsidRPr="008879DF" w:rsidRDefault="00973F9E" w:rsidP="000B5EED">
            <w:pPr>
              <w:spacing w:line="276" w:lineRule="auto"/>
              <w:rPr>
                <w:rFonts w:cs="Times New Roman"/>
              </w:rPr>
            </w:pPr>
            <w:r w:rsidRPr="008879DF">
              <w:rPr>
                <w:rFonts w:cs="Times New Roman"/>
              </w:rPr>
              <w:t>Do you find yourself spending less and less time with friends?</w:t>
            </w:r>
          </w:p>
          <w:p w14:paraId="7CD0E610" w14:textId="77777777" w:rsidR="00973F9E" w:rsidRPr="008879DF" w:rsidRDefault="00973F9E" w:rsidP="000B5EED">
            <w:pPr>
              <w:spacing w:line="276" w:lineRule="auto"/>
              <w:rPr>
                <w:rFonts w:cs="Times New Roman"/>
                <w:lang w:val="en-CA"/>
              </w:rPr>
            </w:pPr>
          </w:p>
        </w:tc>
        <w:tc>
          <w:tcPr>
            <w:tcW w:w="4552" w:type="dxa"/>
            <w:vAlign w:val="center"/>
          </w:tcPr>
          <w:p w14:paraId="7516E4E0" w14:textId="77777777" w:rsidR="00973F9E" w:rsidRPr="008879DF" w:rsidRDefault="00973F9E" w:rsidP="000B5EED">
            <w:pPr>
              <w:pStyle w:val="ListParagraph"/>
              <w:numPr>
                <w:ilvl w:val="0"/>
                <w:numId w:val="37"/>
              </w:numPr>
              <w:spacing w:line="276" w:lineRule="auto"/>
              <w:rPr>
                <w:rFonts w:cs="Times New Roman"/>
                <w:lang w:val="en-CA"/>
              </w:rPr>
            </w:pPr>
            <w:r w:rsidRPr="008879DF">
              <w:rPr>
                <w:rFonts w:cs="Times New Roman"/>
                <w:lang w:val="en-CA"/>
              </w:rPr>
              <w:t>Once</w:t>
            </w:r>
          </w:p>
          <w:p w14:paraId="0A576954" w14:textId="77777777" w:rsidR="00973F9E" w:rsidRPr="008879DF" w:rsidRDefault="00973F9E" w:rsidP="000B5EED">
            <w:pPr>
              <w:pStyle w:val="ListParagraph"/>
              <w:numPr>
                <w:ilvl w:val="0"/>
                <w:numId w:val="37"/>
              </w:numPr>
              <w:spacing w:line="276" w:lineRule="auto"/>
              <w:rPr>
                <w:rFonts w:cs="Times New Roman"/>
                <w:lang w:val="en-CA"/>
              </w:rPr>
            </w:pPr>
            <w:r w:rsidRPr="008879DF">
              <w:rPr>
                <w:rFonts w:cs="Times New Roman"/>
                <w:lang w:val="en-CA"/>
              </w:rPr>
              <w:t>Sometimes</w:t>
            </w:r>
          </w:p>
          <w:p w14:paraId="56706A0C" w14:textId="77777777" w:rsidR="00973F9E" w:rsidRPr="008879DF" w:rsidRDefault="00973F9E" w:rsidP="000B5EED">
            <w:pPr>
              <w:pStyle w:val="ListParagraph"/>
              <w:numPr>
                <w:ilvl w:val="0"/>
                <w:numId w:val="37"/>
              </w:numPr>
              <w:spacing w:line="276" w:lineRule="auto"/>
              <w:rPr>
                <w:rFonts w:cs="Times New Roman"/>
                <w:lang w:val="en-CA"/>
              </w:rPr>
            </w:pPr>
            <w:r w:rsidRPr="008879DF">
              <w:rPr>
                <w:rFonts w:cs="Times New Roman"/>
                <w:lang w:val="en-CA"/>
              </w:rPr>
              <w:t>Severally</w:t>
            </w:r>
          </w:p>
          <w:p w14:paraId="31A1207B" w14:textId="77777777" w:rsidR="00973F9E" w:rsidRPr="008879DF" w:rsidRDefault="00973F9E" w:rsidP="000B5EED">
            <w:pPr>
              <w:pStyle w:val="ListParagraph"/>
              <w:numPr>
                <w:ilvl w:val="0"/>
                <w:numId w:val="15"/>
              </w:numPr>
              <w:spacing w:line="276" w:lineRule="auto"/>
              <w:rPr>
                <w:rFonts w:cs="Times New Roman"/>
                <w:lang w:val="en-CA"/>
              </w:rPr>
            </w:pPr>
            <w:r w:rsidRPr="008879DF">
              <w:rPr>
                <w:rFonts w:cs="Times New Roman"/>
                <w:szCs w:val="20"/>
                <w:lang w:val="en-CA"/>
              </w:rPr>
              <w:t>Never</w:t>
            </w:r>
          </w:p>
        </w:tc>
        <w:tc>
          <w:tcPr>
            <w:tcW w:w="1043" w:type="dxa"/>
            <w:vAlign w:val="center"/>
          </w:tcPr>
          <w:p w14:paraId="0D67EB86" w14:textId="77777777" w:rsidR="00973F9E" w:rsidRPr="008879DF" w:rsidRDefault="00973F9E" w:rsidP="000B5EED">
            <w:pPr>
              <w:spacing w:line="276" w:lineRule="auto"/>
              <w:rPr>
                <w:rFonts w:cs="Times New Roman"/>
              </w:rPr>
            </w:pPr>
          </w:p>
        </w:tc>
      </w:tr>
      <w:tr w:rsidR="00973F9E" w:rsidRPr="008879DF" w14:paraId="7ADB143E" w14:textId="77777777" w:rsidTr="00AD2F7B">
        <w:tc>
          <w:tcPr>
            <w:tcW w:w="495" w:type="dxa"/>
            <w:vAlign w:val="center"/>
          </w:tcPr>
          <w:p w14:paraId="680F97B6" w14:textId="77777777" w:rsidR="00973F9E" w:rsidRPr="008879DF" w:rsidRDefault="00973F9E" w:rsidP="000B5EED">
            <w:pPr>
              <w:spacing w:line="276" w:lineRule="auto"/>
              <w:rPr>
                <w:rFonts w:cs="Times New Roman"/>
              </w:rPr>
            </w:pPr>
            <w:r w:rsidRPr="008879DF">
              <w:rPr>
                <w:rFonts w:cs="Times New Roman"/>
              </w:rPr>
              <w:t>44.</w:t>
            </w:r>
          </w:p>
        </w:tc>
        <w:tc>
          <w:tcPr>
            <w:tcW w:w="2275" w:type="dxa"/>
            <w:vAlign w:val="center"/>
          </w:tcPr>
          <w:p w14:paraId="393BFE54" w14:textId="77777777" w:rsidR="00973F9E" w:rsidRPr="008879DF" w:rsidRDefault="00973F9E" w:rsidP="000B5EED">
            <w:pPr>
              <w:spacing w:line="276" w:lineRule="auto"/>
              <w:rPr>
                <w:rFonts w:cs="Times New Roman"/>
              </w:rPr>
            </w:pPr>
            <w:r w:rsidRPr="008879DF">
              <w:rPr>
                <w:rFonts w:cs="Times New Roman"/>
              </w:rPr>
              <w:t>Some people who feel really down often feel like hurting themselves or even killing themselves. Have you ever felt this way?</w:t>
            </w:r>
          </w:p>
          <w:p w14:paraId="4D98B4DB" w14:textId="77777777" w:rsidR="00973F9E" w:rsidRPr="008879DF" w:rsidRDefault="00973F9E" w:rsidP="000B5EED">
            <w:pPr>
              <w:spacing w:line="276" w:lineRule="auto"/>
              <w:rPr>
                <w:rFonts w:cs="Times New Roman"/>
                <w:lang w:val="en-CA"/>
              </w:rPr>
            </w:pPr>
          </w:p>
        </w:tc>
        <w:tc>
          <w:tcPr>
            <w:tcW w:w="4552" w:type="dxa"/>
            <w:vAlign w:val="center"/>
          </w:tcPr>
          <w:p w14:paraId="765F1550" w14:textId="77777777" w:rsidR="00973F9E" w:rsidRPr="008879DF" w:rsidRDefault="00973F9E" w:rsidP="000B5EED">
            <w:pPr>
              <w:pStyle w:val="ListParagraph"/>
              <w:numPr>
                <w:ilvl w:val="0"/>
                <w:numId w:val="38"/>
              </w:numPr>
              <w:spacing w:line="276" w:lineRule="auto"/>
              <w:rPr>
                <w:rFonts w:cs="Times New Roman"/>
                <w:lang w:val="en-CA"/>
              </w:rPr>
            </w:pPr>
            <w:r w:rsidRPr="008879DF">
              <w:rPr>
                <w:rFonts w:cs="Times New Roman"/>
                <w:lang w:val="en-CA"/>
              </w:rPr>
              <w:t>Once</w:t>
            </w:r>
          </w:p>
          <w:p w14:paraId="38C1A383" w14:textId="77777777" w:rsidR="00973F9E" w:rsidRPr="008879DF" w:rsidRDefault="00973F9E" w:rsidP="000B5EED">
            <w:pPr>
              <w:pStyle w:val="ListParagraph"/>
              <w:numPr>
                <w:ilvl w:val="0"/>
                <w:numId w:val="38"/>
              </w:numPr>
              <w:spacing w:line="276" w:lineRule="auto"/>
              <w:rPr>
                <w:rFonts w:cs="Times New Roman"/>
                <w:lang w:val="en-CA"/>
              </w:rPr>
            </w:pPr>
            <w:r w:rsidRPr="008879DF">
              <w:rPr>
                <w:rFonts w:cs="Times New Roman"/>
                <w:lang w:val="en-CA"/>
              </w:rPr>
              <w:t>Sometimes</w:t>
            </w:r>
          </w:p>
          <w:p w14:paraId="77AA9F65" w14:textId="77777777" w:rsidR="00973F9E" w:rsidRPr="008879DF" w:rsidRDefault="00973F9E" w:rsidP="000B5EED">
            <w:pPr>
              <w:pStyle w:val="ListParagraph"/>
              <w:numPr>
                <w:ilvl w:val="0"/>
                <w:numId w:val="38"/>
              </w:numPr>
              <w:spacing w:line="276" w:lineRule="auto"/>
              <w:rPr>
                <w:rFonts w:cs="Times New Roman"/>
                <w:lang w:val="en-CA"/>
              </w:rPr>
            </w:pPr>
            <w:r w:rsidRPr="008879DF">
              <w:rPr>
                <w:rFonts w:cs="Times New Roman"/>
                <w:lang w:val="en-CA"/>
              </w:rPr>
              <w:t>Severally</w:t>
            </w:r>
          </w:p>
          <w:p w14:paraId="67B1D87B" w14:textId="77777777" w:rsidR="00973F9E" w:rsidRPr="008879DF" w:rsidRDefault="00973F9E" w:rsidP="000B5EED">
            <w:pPr>
              <w:pStyle w:val="ListParagraph"/>
              <w:numPr>
                <w:ilvl w:val="0"/>
                <w:numId w:val="16"/>
              </w:numPr>
              <w:spacing w:line="276" w:lineRule="auto"/>
              <w:rPr>
                <w:rFonts w:cs="Times New Roman"/>
                <w:lang w:val="en-CA"/>
              </w:rPr>
            </w:pPr>
            <w:r w:rsidRPr="008879DF">
              <w:rPr>
                <w:rFonts w:cs="Times New Roman"/>
                <w:szCs w:val="20"/>
                <w:lang w:val="en-CA"/>
              </w:rPr>
              <w:t>Never</w:t>
            </w:r>
          </w:p>
        </w:tc>
        <w:tc>
          <w:tcPr>
            <w:tcW w:w="1043" w:type="dxa"/>
            <w:vAlign w:val="center"/>
          </w:tcPr>
          <w:p w14:paraId="2CCACB04" w14:textId="77777777" w:rsidR="00973F9E" w:rsidRPr="008879DF" w:rsidRDefault="00973F9E" w:rsidP="000B5EED">
            <w:pPr>
              <w:spacing w:line="276" w:lineRule="auto"/>
              <w:rPr>
                <w:rFonts w:cs="Times New Roman"/>
              </w:rPr>
            </w:pPr>
          </w:p>
        </w:tc>
      </w:tr>
      <w:tr w:rsidR="00973F9E" w:rsidRPr="008879DF" w14:paraId="21B999DB" w14:textId="77777777" w:rsidTr="00AD2F7B">
        <w:trPr>
          <w:trHeight w:val="467"/>
        </w:trPr>
        <w:tc>
          <w:tcPr>
            <w:tcW w:w="8365" w:type="dxa"/>
            <w:gridSpan w:val="4"/>
            <w:shd w:val="clear" w:color="auto" w:fill="BFBFBF" w:themeFill="background1" w:themeFillShade="BF"/>
            <w:vAlign w:val="center"/>
          </w:tcPr>
          <w:p w14:paraId="41A48CC7" w14:textId="77777777" w:rsidR="00973F9E" w:rsidRPr="008879DF" w:rsidRDefault="00973F9E" w:rsidP="000B5EED">
            <w:pPr>
              <w:spacing w:line="276" w:lineRule="auto"/>
              <w:rPr>
                <w:rFonts w:cs="Times New Roman"/>
                <w:b/>
                <w:lang w:val="en-CA"/>
              </w:rPr>
            </w:pPr>
            <w:r w:rsidRPr="008879DF">
              <w:rPr>
                <w:rFonts w:cs="Times New Roman"/>
                <w:b/>
                <w:lang w:val="en-CA"/>
              </w:rPr>
              <w:t>Part 7: Safety &amp; Violence Experiences</w:t>
            </w:r>
          </w:p>
          <w:p w14:paraId="60B98AAE" w14:textId="77777777" w:rsidR="00973F9E" w:rsidRPr="008879DF" w:rsidRDefault="00973F9E" w:rsidP="000B5EED">
            <w:pPr>
              <w:spacing w:line="276" w:lineRule="auto"/>
              <w:rPr>
                <w:rFonts w:cs="Times New Roman"/>
                <w:b/>
                <w:lang w:val="en-CA"/>
              </w:rPr>
            </w:pPr>
          </w:p>
          <w:p w14:paraId="490A0DA0" w14:textId="77777777" w:rsidR="00973F9E" w:rsidRPr="008879DF" w:rsidRDefault="00973F9E" w:rsidP="000B5EED">
            <w:pPr>
              <w:spacing w:line="276" w:lineRule="auto"/>
              <w:rPr>
                <w:rFonts w:cs="Times New Roman"/>
              </w:rPr>
            </w:pPr>
          </w:p>
        </w:tc>
      </w:tr>
      <w:tr w:rsidR="00973F9E" w:rsidRPr="008879DF" w14:paraId="31E13E82" w14:textId="77777777" w:rsidTr="00AD2F7B">
        <w:tc>
          <w:tcPr>
            <w:tcW w:w="495" w:type="dxa"/>
            <w:vAlign w:val="center"/>
          </w:tcPr>
          <w:p w14:paraId="68501B28" w14:textId="77777777" w:rsidR="00973F9E" w:rsidRPr="008879DF" w:rsidRDefault="00973F9E" w:rsidP="000B5EED">
            <w:pPr>
              <w:spacing w:line="276" w:lineRule="auto"/>
              <w:rPr>
                <w:rFonts w:cs="Times New Roman"/>
              </w:rPr>
            </w:pPr>
            <w:r w:rsidRPr="008879DF">
              <w:rPr>
                <w:rFonts w:cs="Times New Roman"/>
              </w:rPr>
              <w:t>45.</w:t>
            </w:r>
          </w:p>
        </w:tc>
        <w:tc>
          <w:tcPr>
            <w:tcW w:w="2275" w:type="dxa"/>
            <w:vAlign w:val="center"/>
          </w:tcPr>
          <w:p w14:paraId="2E489239" w14:textId="77777777" w:rsidR="002E7174" w:rsidRDefault="002E7174"/>
          <w:tbl>
            <w:tblPr>
              <w:tblW w:w="0" w:type="auto"/>
              <w:tblBorders>
                <w:top w:val="nil"/>
                <w:left w:val="nil"/>
                <w:bottom w:val="nil"/>
                <w:right w:val="nil"/>
              </w:tblBorders>
              <w:tblLook w:val="0000" w:firstRow="0" w:lastRow="0" w:firstColumn="0" w:lastColumn="0" w:noHBand="0" w:noVBand="0"/>
            </w:tblPr>
            <w:tblGrid>
              <w:gridCol w:w="2200"/>
            </w:tblGrid>
            <w:tr w:rsidR="00973F9E" w:rsidRPr="008879DF" w14:paraId="47F78F55" w14:textId="77777777" w:rsidTr="009B1B52">
              <w:trPr>
                <w:trHeight w:val="621"/>
              </w:trPr>
              <w:tc>
                <w:tcPr>
                  <w:tcW w:w="0" w:type="auto"/>
                </w:tcPr>
                <w:p w14:paraId="06F878D2" w14:textId="3F9E12EB" w:rsidR="00973F9E" w:rsidRPr="008879DF" w:rsidRDefault="00973F9E" w:rsidP="000B5EED">
                  <w:pPr>
                    <w:pStyle w:val="Default"/>
                    <w:spacing w:line="276" w:lineRule="auto"/>
                    <w:rPr>
                      <w:sz w:val="22"/>
                      <w:szCs w:val="22"/>
                    </w:rPr>
                  </w:pPr>
                  <w:r w:rsidRPr="008879DF">
                    <w:rPr>
                      <w:sz w:val="22"/>
                      <w:szCs w:val="22"/>
                    </w:rPr>
                    <w:t xml:space="preserve">Is there </w:t>
                  </w:r>
                  <w:r w:rsidR="002E7174">
                    <w:rPr>
                      <w:sz w:val="22"/>
                      <w:szCs w:val="22"/>
                    </w:rPr>
                    <w:t xml:space="preserve">physical </w:t>
                  </w:r>
                  <w:r w:rsidRPr="008879DF">
                    <w:rPr>
                      <w:sz w:val="22"/>
                      <w:szCs w:val="22"/>
                    </w:rPr>
                    <w:t xml:space="preserve">violence in your home?  </w:t>
                  </w:r>
                </w:p>
                <w:p w14:paraId="7BC176CD" w14:textId="21EBAB32" w:rsidR="00973F9E" w:rsidRPr="008879DF" w:rsidRDefault="00973F9E" w:rsidP="008879DF">
                  <w:pPr>
                    <w:pStyle w:val="Default"/>
                    <w:spacing w:line="276" w:lineRule="auto"/>
                    <w:rPr>
                      <w:sz w:val="22"/>
                      <w:szCs w:val="22"/>
                    </w:rPr>
                  </w:pPr>
                  <w:r w:rsidRPr="008879DF">
                    <w:rPr>
                      <w:sz w:val="22"/>
                      <w:szCs w:val="22"/>
                    </w:rPr>
                    <w:t xml:space="preserve">     </w:t>
                  </w:r>
                </w:p>
              </w:tc>
            </w:tr>
          </w:tbl>
          <w:p w14:paraId="7F428944" w14:textId="77777777" w:rsidR="00973F9E" w:rsidRPr="008879DF" w:rsidRDefault="00973F9E" w:rsidP="000B5EED">
            <w:pPr>
              <w:spacing w:line="276" w:lineRule="auto"/>
              <w:rPr>
                <w:rFonts w:cs="Times New Roman"/>
                <w:highlight w:val="yellow"/>
              </w:rPr>
            </w:pPr>
          </w:p>
        </w:tc>
        <w:tc>
          <w:tcPr>
            <w:tcW w:w="4552" w:type="dxa"/>
            <w:vAlign w:val="center"/>
          </w:tcPr>
          <w:p w14:paraId="3698EA4B" w14:textId="77777777" w:rsidR="00973F9E" w:rsidRPr="008879DF" w:rsidRDefault="00973F9E" w:rsidP="000B5EED">
            <w:pPr>
              <w:pStyle w:val="ListParagraph"/>
              <w:numPr>
                <w:ilvl w:val="0"/>
                <w:numId w:val="39"/>
              </w:numPr>
              <w:spacing w:line="276" w:lineRule="auto"/>
              <w:rPr>
                <w:rFonts w:cs="Times New Roman"/>
                <w:lang w:val="en-CA"/>
              </w:rPr>
            </w:pPr>
            <w:r w:rsidRPr="008879DF">
              <w:rPr>
                <w:rFonts w:cs="Times New Roman"/>
                <w:lang w:val="en-CA"/>
              </w:rPr>
              <w:t>Once</w:t>
            </w:r>
          </w:p>
          <w:p w14:paraId="23610B00" w14:textId="77777777" w:rsidR="00973F9E" w:rsidRPr="008879DF" w:rsidRDefault="00973F9E" w:rsidP="000B5EED">
            <w:pPr>
              <w:pStyle w:val="ListParagraph"/>
              <w:numPr>
                <w:ilvl w:val="0"/>
                <w:numId w:val="39"/>
              </w:numPr>
              <w:spacing w:line="276" w:lineRule="auto"/>
              <w:rPr>
                <w:rFonts w:cs="Times New Roman"/>
                <w:lang w:val="en-CA"/>
              </w:rPr>
            </w:pPr>
            <w:r w:rsidRPr="008879DF">
              <w:rPr>
                <w:rFonts w:cs="Times New Roman"/>
                <w:lang w:val="en-CA"/>
              </w:rPr>
              <w:t>Sometimes</w:t>
            </w:r>
          </w:p>
          <w:p w14:paraId="5CEFCAFA" w14:textId="77777777" w:rsidR="00973F9E" w:rsidRPr="008879DF" w:rsidRDefault="00973F9E" w:rsidP="000B5EED">
            <w:pPr>
              <w:pStyle w:val="ListParagraph"/>
              <w:numPr>
                <w:ilvl w:val="0"/>
                <w:numId w:val="39"/>
              </w:numPr>
              <w:spacing w:line="276" w:lineRule="auto"/>
              <w:rPr>
                <w:rFonts w:cs="Times New Roman"/>
                <w:lang w:val="en-CA"/>
              </w:rPr>
            </w:pPr>
            <w:r w:rsidRPr="008879DF">
              <w:rPr>
                <w:rFonts w:cs="Times New Roman"/>
                <w:lang w:val="en-CA"/>
              </w:rPr>
              <w:t>Severally</w:t>
            </w:r>
          </w:p>
          <w:p w14:paraId="764AB9B3" w14:textId="77777777" w:rsidR="00973F9E" w:rsidRPr="008879DF" w:rsidRDefault="00973F9E" w:rsidP="000B5EED">
            <w:pPr>
              <w:pStyle w:val="ListParagraph"/>
              <w:numPr>
                <w:ilvl w:val="0"/>
                <w:numId w:val="39"/>
              </w:numPr>
              <w:spacing w:line="276" w:lineRule="auto"/>
              <w:rPr>
                <w:rFonts w:cs="Times New Roman"/>
                <w:highlight w:val="yellow"/>
                <w:lang w:val="en-CA"/>
              </w:rPr>
            </w:pPr>
            <w:r w:rsidRPr="008879DF">
              <w:rPr>
                <w:rFonts w:cs="Times New Roman"/>
                <w:szCs w:val="20"/>
                <w:lang w:val="en-CA"/>
              </w:rPr>
              <w:t>Never</w:t>
            </w:r>
          </w:p>
        </w:tc>
        <w:tc>
          <w:tcPr>
            <w:tcW w:w="1043" w:type="dxa"/>
            <w:vAlign w:val="center"/>
          </w:tcPr>
          <w:tbl>
            <w:tblPr>
              <w:tblW w:w="0" w:type="auto"/>
              <w:tblBorders>
                <w:top w:val="nil"/>
                <w:left w:val="nil"/>
                <w:bottom w:val="nil"/>
                <w:right w:val="nil"/>
              </w:tblBorders>
              <w:tblLook w:val="0000" w:firstRow="0" w:lastRow="0" w:firstColumn="0" w:lastColumn="0" w:noHBand="0" w:noVBand="0"/>
            </w:tblPr>
            <w:tblGrid>
              <w:gridCol w:w="222"/>
            </w:tblGrid>
            <w:tr w:rsidR="00973F9E" w:rsidRPr="008879DF" w14:paraId="73537A49" w14:textId="77777777" w:rsidTr="009B1B52">
              <w:trPr>
                <w:trHeight w:val="133"/>
              </w:trPr>
              <w:tc>
                <w:tcPr>
                  <w:tcW w:w="0" w:type="auto"/>
                </w:tcPr>
                <w:p w14:paraId="2BC302E9" w14:textId="77777777" w:rsidR="00973F9E" w:rsidRPr="008879DF" w:rsidRDefault="00973F9E" w:rsidP="000B5EED">
                  <w:pPr>
                    <w:spacing w:after="0" w:line="276" w:lineRule="auto"/>
                    <w:rPr>
                      <w:rFonts w:eastAsia="MS Mincho" w:cs="Times New Roman"/>
                      <w:sz w:val="20"/>
                      <w:szCs w:val="20"/>
                      <w:highlight w:val="yellow"/>
                    </w:rPr>
                  </w:pPr>
                </w:p>
              </w:tc>
            </w:tr>
          </w:tbl>
          <w:p w14:paraId="648733F6" w14:textId="77777777" w:rsidR="00973F9E" w:rsidRPr="008879DF" w:rsidRDefault="00973F9E" w:rsidP="000B5EED">
            <w:pPr>
              <w:spacing w:line="276" w:lineRule="auto"/>
              <w:rPr>
                <w:rFonts w:cs="Times New Roman"/>
                <w:highlight w:val="yellow"/>
              </w:rPr>
            </w:pPr>
          </w:p>
        </w:tc>
      </w:tr>
      <w:tr w:rsidR="00973F9E" w:rsidRPr="008879DF" w14:paraId="618136CE" w14:textId="77777777" w:rsidTr="00AD2F7B">
        <w:trPr>
          <w:trHeight w:val="1790"/>
        </w:trPr>
        <w:tc>
          <w:tcPr>
            <w:tcW w:w="495" w:type="dxa"/>
            <w:vAlign w:val="center"/>
          </w:tcPr>
          <w:p w14:paraId="2927C869" w14:textId="77777777" w:rsidR="00973F9E" w:rsidRPr="008879DF" w:rsidRDefault="00973F9E" w:rsidP="000B5EED">
            <w:pPr>
              <w:spacing w:line="276" w:lineRule="auto"/>
              <w:rPr>
                <w:rFonts w:cs="Times New Roman"/>
              </w:rPr>
            </w:pPr>
            <w:r w:rsidRPr="008879DF">
              <w:rPr>
                <w:rFonts w:cs="Times New Roman"/>
              </w:rPr>
              <w:t>46.</w:t>
            </w:r>
          </w:p>
        </w:tc>
        <w:tc>
          <w:tcPr>
            <w:tcW w:w="2275" w:type="dxa"/>
            <w:vAlign w:val="center"/>
          </w:tcPr>
          <w:p w14:paraId="76402D0C" w14:textId="77777777" w:rsidR="00973F9E" w:rsidRPr="008879DF" w:rsidRDefault="00973F9E" w:rsidP="000B5EED">
            <w:pPr>
              <w:pStyle w:val="Default"/>
              <w:spacing w:line="276" w:lineRule="auto"/>
              <w:rPr>
                <w:sz w:val="22"/>
                <w:szCs w:val="22"/>
              </w:rPr>
            </w:pPr>
            <w:r w:rsidRPr="008879DF">
              <w:rPr>
                <w:sz w:val="22"/>
                <w:szCs w:val="22"/>
              </w:rPr>
              <w:t xml:space="preserve">Is there violence at your school? In your neighbourhood? Among your friends? </w:t>
            </w:r>
          </w:p>
          <w:p w14:paraId="07392C31" w14:textId="77777777" w:rsidR="00973F9E" w:rsidRPr="008879DF" w:rsidRDefault="00973F9E" w:rsidP="000B5EED">
            <w:pPr>
              <w:pStyle w:val="Default"/>
              <w:spacing w:line="276" w:lineRule="auto"/>
              <w:rPr>
                <w:sz w:val="22"/>
                <w:szCs w:val="22"/>
              </w:rPr>
            </w:pPr>
          </w:p>
        </w:tc>
        <w:tc>
          <w:tcPr>
            <w:tcW w:w="4552" w:type="dxa"/>
            <w:vAlign w:val="center"/>
          </w:tcPr>
          <w:p w14:paraId="37611630" w14:textId="77777777" w:rsidR="00973F9E" w:rsidRPr="008879DF" w:rsidRDefault="00973F9E" w:rsidP="000B5EED">
            <w:pPr>
              <w:pStyle w:val="Default"/>
              <w:numPr>
                <w:ilvl w:val="0"/>
                <w:numId w:val="52"/>
              </w:numPr>
              <w:spacing w:line="276" w:lineRule="auto"/>
              <w:rPr>
                <w:sz w:val="22"/>
                <w:szCs w:val="22"/>
              </w:rPr>
            </w:pPr>
            <w:r w:rsidRPr="008879DF">
              <w:rPr>
                <w:sz w:val="22"/>
                <w:szCs w:val="22"/>
              </w:rPr>
              <w:t xml:space="preserve">Once              </w:t>
            </w:r>
          </w:p>
          <w:p w14:paraId="229D06BB" w14:textId="77777777" w:rsidR="00973F9E" w:rsidRPr="008879DF" w:rsidRDefault="00973F9E" w:rsidP="000B5EED">
            <w:pPr>
              <w:pStyle w:val="Default"/>
              <w:numPr>
                <w:ilvl w:val="0"/>
                <w:numId w:val="52"/>
              </w:numPr>
              <w:spacing w:line="276" w:lineRule="auto"/>
              <w:rPr>
                <w:sz w:val="22"/>
                <w:szCs w:val="22"/>
              </w:rPr>
            </w:pPr>
            <w:r w:rsidRPr="008879DF">
              <w:rPr>
                <w:sz w:val="22"/>
                <w:szCs w:val="22"/>
              </w:rPr>
              <w:t xml:space="preserve">Sometimes                 </w:t>
            </w:r>
          </w:p>
          <w:p w14:paraId="7D17FEDC" w14:textId="77777777" w:rsidR="00973F9E" w:rsidRPr="008879DF" w:rsidRDefault="00973F9E" w:rsidP="000B5EED">
            <w:pPr>
              <w:pStyle w:val="Default"/>
              <w:numPr>
                <w:ilvl w:val="0"/>
                <w:numId w:val="52"/>
              </w:numPr>
              <w:spacing w:line="276" w:lineRule="auto"/>
              <w:rPr>
                <w:sz w:val="22"/>
                <w:szCs w:val="22"/>
              </w:rPr>
            </w:pPr>
            <w:r w:rsidRPr="008879DF">
              <w:rPr>
                <w:sz w:val="22"/>
                <w:szCs w:val="22"/>
              </w:rPr>
              <w:t xml:space="preserve">Severally              </w:t>
            </w:r>
          </w:p>
          <w:p w14:paraId="1C993057" w14:textId="77777777" w:rsidR="00973F9E" w:rsidRPr="008879DF" w:rsidRDefault="00973F9E" w:rsidP="000B5EED">
            <w:pPr>
              <w:pStyle w:val="Default"/>
              <w:numPr>
                <w:ilvl w:val="0"/>
                <w:numId w:val="52"/>
              </w:numPr>
              <w:spacing w:line="276" w:lineRule="auto"/>
              <w:rPr>
                <w:sz w:val="22"/>
                <w:szCs w:val="22"/>
              </w:rPr>
            </w:pPr>
            <w:r w:rsidRPr="008879DF">
              <w:rPr>
                <w:sz w:val="22"/>
                <w:szCs w:val="22"/>
              </w:rPr>
              <w:t>Never</w:t>
            </w:r>
          </w:p>
          <w:p w14:paraId="3BE03B2B" w14:textId="77777777" w:rsidR="00973F9E" w:rsidRPr="008879DF" w:rsidRDefault="00973F9E" w:rsidP="000B5EED">
            <w:pPr>
              <w:spacing w:line="276" w:lineRule="auto"/>
              <w:rPr>
                <w:rFonts w:cs="Times New Roman"/>
                <w:lang w:val="en-CA"/>
              </w:rPr>
            </w:pPr>
          </w:p>
        </w:tc>
        <w:tc>
          <w:tcPr>
            <w:tcW w:w="1043" w:type="dxa"/>
            <w:vAlign w:val="center"/>
          </w:tcPr>
          <w:p w14:paraId="244AB7FD" w14:textId="77777777" w:rsidR="00973F9E" w:rsidRPr="008879DF" w:rsidRDefault="00973F9E" w:rsidP="000B5EED">
            <w:pPr>
              <w:spacing w:line="276" w:lineRule="auto"/>
              <w:rPr>
                <w:rFonts w:cs="Times New Roman"/>
                <w:highlight w:val="yellow"/>
              </w:rPr>
            </w:pPr>
          </w:p>
        </w:tc>
      </w:tr>
      <w:tr w:rsidR="00973F9E" w:rsidRPr="008879DF" w14:paraId="533FBD23" w14:textId="77777777" w:rsidTr="00AD2F7B">
        <w:tc>
          <w:tcPr>
            <w:tcW w:w="495" w:type="dxa"/>
            <w:vAlign w:val="center"/>
          </w:tcPr>
          <w:p w14:paraId="35206B22" w14:textId="77777777" w:rsidR="00973F9E" w:rsidRPr="008879DF" w:rsidRDefault="00973F9E" w:rsidP="000B5EED">
            <w:pPr>
              <w:spacing w:line="276" w:lineRule="auto"/>
              <w:rPr>
                <w:rFonts w:cs="Times New Roman"/>
              </w:rPr>
            </w:pPr>
            <w:r w:rsidRPr="008879DF">
              <w:rPr>
                <w:rFonts w:cs="Times New Roman"/>
              </w:rPr>
              <w:t>47.</w:t>
            </w:r>
          </w:p>
        </w:tc>
        <w:tc>
          <w:tcPr>
            <w:tcW w:w="2275" w:type="dxa"/>
            <w:vAlign w:val="center"/>
          </w:tcPr>
          <w:p w14:paraId="37BAB937" w14:textId="77777777" w:rsidR="00973F9E" w:rsidRPr="008879DF" w:rsidRDefault="00973F9E" w:rsidP="000B5EED">
            <w:pPr>
              <w:pStyle w:val="Default"/>
              <w:spacing w:line="276" w:lineRule="auto"/>
              <w:rPr>
                <w:sz w:val="22"/>
                <w:szCs w:val="22"/>
              </w:rPr>
            </w:pPr>
            <w:r w:rsidRPr="008879DF">
              <w:rPr>
                <w:sz w:val="22"/>
                <w:szCs w:val="22"/>
              </w:rPr>
              <w:t xml:space="preserve">Have you ever been physically or sexually abused? Have you ever been raped, on a date or at any other time?  </w:t>
            </w:r>
          </w:p>
          <w:p w14:paraId="11603FDC" w14:textId="77777777" w:rsidR="00973F9E" w:rsidRPr="008879DF" w:rsidRDefault="00973F9E" w:rsidP="000B5EED">
            <w:pPr>
              <w:pStyle w:val="Default"/>
              <w:spacing w:line="276" w:lineRule="auto"/>
              <w:rPr>
                <w:sz w:val="22"/>
                <w:szCs w:val="22"/>
              </w:rPr>
            </w:pPr>
          </w:p>
        </w:tc>
        <w:tc>
          <w:tcPr>
            <w:tcW w:w="4552" w:type="dxa"/>
            <w:vAlign w:val="center"/>
          </w:tcPr>
          <w:p w14:paraId="347E9C56" w14:textId="77777777" w:rsidR="00973F9E" w:rsidRPr="008879DF" w:rsidRDefault="00973F9E" w:rsidP="000B5EED">
            <w:pPr>
              <w:pStyle w:val="Default"/>
              <w:numPr>
                <w:ilvl w:val="0"/>
                <w:numId w:val="53"/>
              </w:numPr>
              <w:spacing w:line="276" w:lineRule="auto"/>
              <w:rPr>
                <w:sz w:val="22"/>
                <w:szCs w:val="22"/>
              </w:rPr>
            </w:pPr>
            <w:r w:rsidRPr="008879DF">
              <w:rPr>
                <w:sz w:val="22"/>
                <w:szCs w:val="22"/>
              </w:rPr>
              <w:t xml:space="preserve">Once              </w:t>
            </w:r>
          </w:p>
          <w:p w14:paraId="784058AB" w14:textId="77777777" w:rsidR="00973F9E" w:rsidRPr="008879DF" w:rsidRDefault="00973F9E" w:rsidP="000B5EED">
            <w:pPr>
              <w:pStyle w:val="Default"/>
              <w:numPr>
                <w:ilvl w:val="0"/>
                <w:numId w:val="53"/>
              </w:numPr>
              <w:spacing w:line="276" w:lineRule="auto"/>
              <w:rPr>
                <w:sz w:val="22"/>
                <w:szCs w:val="22"/>
              </w:rPr>
            </w:pPr>
            <w:r w:rsidRPr="008879DF">
              <w:rPr>
                <w:sz w:val="22"/>
                <w:szCs w:val="22"/>
              </w:rPr>
              <w:t xml:space="preserve">Sometimes                 </w:t>
            </w:r>
          </w:p>
          <w:p w14:paraId="5796989F" w14:textId="77777777" w:rsidR="00973F9E" w:rsidRPr="008879DF" w:rsidRDefault="00973F9E" w:rsidP="000B5EED">
            <w:pPr>
              <w:pStyle w:val="Default"/>
              <w:numPr>
                <w:ilvl w:val="0"/>
                <w:numId w:val="53"/>
              </w:numPr>
              <w:spacing w:line="276" w:lineRule="auto"/>
              <w:rPr>
                <w:sz w:val="22"/>
                <w:szCs w:val="22"/>
              </w:rPr>
            </w:pPr>
            <w:r w:rsidRPr="008879DF">
              <w:rPr>
                <w:sz w:val="22"/>
                <w:szCs w:val="22"/>
              </w:rPr>
              <w:t xml:space="preserve">Severally              </w:t>
            </w:r>
          </w:p>
          <w:p w14:paraId="4769F962" w14:textId="77777777" w:rsidR="00973F9E" w:rsidRPr="008879DF" w:rsidRDefault="00973F9E" w:rsidP="000B5EED">
            <w:pPr>
              <w:pStyle w:val="Default"/>
              <w:numPr>
                <w:ilvl w:val="0"/>
                <w:numId w:val="53"/>
              </w:numPr>
              <w:spacing w:line="276" w:lineRule="auto"/>
              <w:rPr>
                <w:sz w:val="22"/>
                <w:szCs w:val="22"/>
              </w:rPr>
            </w:pPr>
            <w:r w:rsidRPr="008879DF">
              <w:rPr>
                <w:sz w:val="22"/>
                <w:szCs w:val="22"/>
              </w:rPr>
              <w:t>Never</w:t>
            </w:r>
          </w:p>
          <w:p w14:paraId="4790F47A" w14:textId="77777777" w:rsidR="00973F9E" w:rsidRPr="008879DF" w:rsidRDefault="00973F9E" w:rsidP="000B5EED">
            <w:pPr>
              <w:spacing w:line="276" w:lineRule="auto"/>
              <w:rPr>
                <w:rFonts w:cs="Times New Roman"/>
                <w:lang w:val="en-CA"/>
              </w:rPr>
            </w:pPr>
          </w:p>
        </w:tc>
        <w:tc>
          <w:tcPr>
            <w:tcW w:w="1043" w:type="dxa"/>
            <w:vAlign w:val="center"/>
          </w:tcPr>
          <w:p w14:paraId="1EFFB7ED" w14:textId="77777777" w:rsidR="00973F9E" w:rsidRPr="008879DF" w:rsidRDefault="00973F9E" w:rsidP="000B5EED">
            <w:pPr>
              <w:spacing w:line="276" w:lineRule="auto"/>
              <w:rPr>
                <w:rFonts w:cs="Times New Roman"/>
                <w:highlight w:val="yellow"/>
              </w:rPr>
            </w:pPr>
          </w:p>
        </w:tc>
      </w:tr>
      <w:tr w:rsidR="00973F9E" w:rsidRPr="008879DF" w14:paraId="3BE06D7D" w14:textId="77777777" w:rsidTr="00AD2F7B">
        <w:tc>
          <w:tcPr>
            <w:tcW w:w="495" w:type="dxa"/>
            <w:vAlign w:val="center"/>
          </w:tcPr>
          <w:p w14:paraId="4F47D0D7" w14:textId="77777777" w:rsidR="00973F9E" w:rsidRPr="008879DF" w:rsidRDefault="00973F9E" w:rsidP="000B5EED">
            <w:pPr>
              <w:spacing w:line="276" w:lineRule="auto"/>
              <w:rPr>
                <w:rFonts w:cs="Times New Roman"/>
              </w:rPr>
            </w:pPr>
            <w:r w:rsidRPr="008879DF">
              <w:rPr>
                <w:rFonts w:cs="Times New Roman"/>
              </w:rPr>
              <w:lastRenderedPageBreak/>
              <w:t>48.</w:t>
            </w:r>
          </w:p>
        </w:tc>
        <w:tc>
          <w:tcPr>
            <w:tcW w:w="2275" w:type="dxa"/>
            <w:vAlign w:val="center"/>
          </w:tcPr>
          <w:p w14:paraId="11239BE1" w14:textId="77777777" w:rsidR="00973F9E" w:rsidRPr="008879DF" w:rsidRDefault="00973F9E" w:rsidP="000B5EED">
            <w:pPr>
              <w:spacing w:line="276" w:lineRule="auto"/>
              <w:rPr>
                <w:rFonts w:cs="Times New Roman"/>
                <w:highlight w:val="yellow"/>
              </w:rPr>
            </w:pPr>
            <w:r w:rsidRPr="008879DF">
              <w:rPr>
                <w:rFonts w:cs="Times New Roman"/>
              </w:rPr>
              <w:t>Did you seek help for any experiences of harm or unwanted sex?</w:t>
            </w:r>
          </w:p>
        </w:tc>
        <w:tc>
          <w:tcPr>
            <w:tcW w:w="4552" w:type="dxa"/>
            <w:vAlign w:val="center"/>
          </w:tcPr>
          <w:p w14:paraId="1E1FBD10" w14:textId="77777777" w:rsidR="00973F9E" w:rsidRPr="008879DF" w:rsidRDefault="00973F9E" w:rsidP="000B5EED">
            <w:pPr>
              <w:pStyle w:val="ListParagraph"/>
              <w:spacing w:line="276" w:lineRule="auto"/>
              <w:ind w:left="360"/>
              <w:rPr>
                <w:rFonts w:cs="Times New Roman"/>
                <w:lang w:val="en-CA"/>
              </w:rPr>
            </w:pPr>
            <w:r w:rsidRPr="008879DF">
              <w:rPr>
                <w:rFonts w:cs="Times New Roman"/>
                <w:lang w:val="en-CA"/>
              </w:rPr>
              <w:t xml:space="preserve">Yes </w:t>
            </w:r>
          </w:p>
          <w:p w14:paraId="42A4DCBD" w14:textId="77777777" w:rsidR="00973F9E" w:rsidRPr="008879DF" w:rsidRDefault="00973F9E" w:rsidP="000B5EED">
            <w:pPr>
              <w:pStyle w:val="ListParagraph"/>
              <w:spacing w:line="276" w:lineRule="auto"/>
              <w:ind w:left="360"/>
              <w:rPr>
                <w:rFonts w:cs="Times New Roman"/>
                <w:lang w:val="en-CA"/>
              </w:rPr>
            </w:pPr>
            <w:r w:rsidRPr="008879DF">
              <w:rPr>
                <w:rFonts w:cs="Times New Roman"/>
                <w:lang w:val="en-CA"/>
              </w:rPr>
              <w:t>No</w:t>
            </w:r>
          </w:p>
          <w:p w14:paraId="49B514E7" w14:textId="77777777" w:rsidR="00973F9E" w:rsidRPr="008879DF" w:rsidRDefault="00973F9E" w:rsidP="000B5EED">
            <w:pPr>
              <w:pStyle w:val="ListParagraph"/>
              <w:spacing w:line="276" w:lineRule="auto"/>
              <w:ind w:left="360"/>
              <w:rPr>
                <w:rFonts w:cs="Times New Roman"/>
                <w:highlight w:val="yellow"/>
                <w:lang w:val="en-CA"/>
              </w:rPr>
            </w:pPr>
            <w:r w:rsidRPr="008879DF">
              <w:rPr>
                <w:rFonts w:cs="Times New Roman"/>
                <w:lang w:val="en-CA"/>
              </w:rPr>
              <w:t xml:space="preserve">No response </w:t>
            </w:r>
          </w:p>
        </w:tc>
        <w:tc>
          <w:tcPr>
            <w:tcW w:w="1043" w:type="dxa"/>
            <w:vAlign w:val="center"/>
          </w:tcPr>
          <w:tbl>
            <w:tblPr>
              <w:tblW w:w="0" w:type="auto"/>
              <w:tblBorders>
                <w:top w:val="nil"/>
                <w:left w:val="nil"/>
                <w:bottom w:val="nil"/>
                <w:right w:val="nil"/>
              </w:tblBorders>
              <w:tblLook w:val="0000" w:firstRow="0" w:lastRow="0" w:firstColumn="0" w:lastColumn="0" w:noHBand="0" w:noVBand="0"/>
            </w:tblPr>
            <w:tblGrid>
              <w:gridCol w:w="222"/>
            </w:tblGrid>
            <w:tr w:rsidR="00973F9E" w:rsidRPr="008879DF" w14:paraId="02676EA0" w14:textId="77777777" w:rsidTr="009B1B52">
              <w:trPr>
                <w:trHeight w:val="255"/>
              </w:trPr>
              <w:tc>
                <w:tcPr>
                  <w:tcW w:w="0" w:type="auto"/>
                </w:tcPr>
                <w:p w14:paraId="42EFBE61" w14:textId="77777777" w:rsidR="00973F9E" w:rsidRPr="008879DF" w:rsidRDefault="00973F9E" w:rsidP="000B5EED">
                  <w:pPr>
                    <w:spacing w:after="0" w:line="276" w:lineRule="auto"/>
                    <w:rPr>
                      <w:rFonts w:eastAsia="MS Mincho" w:cs="Times New Roman"/>
                      <w:sz w:val="20"/>
                      <w:szCs w:val="20"/>
                    </w:rPr>
                  </w:pPr>
                </w:p>
              </w:tc>
            </w:tr>
          </w:tbl>
          <w:p w14:paraId="550BAC5E" w14:textId="77777777" w:rsidR="00973F9E" w:rsidRPr="008879DF" w:rsidRDefault="00973F9E" w:rsidP="000B5EED">
            <w:pPr>
              <w:spacing w:line="276" w:lineRule="auto"/>
              <w:rPr>
                <w:rFonts w:cs="Times New Roman"/>
              </w:rPr>
            </w:pPr>
          </w:p>
        </w:tc>
      </w:tr>
      <w:tr w:rsidR="00973F9E" w:rsidRPr="008879DF" w14:paraId="79928557" w14:textId="77777777" w:rsidTr="00AD2F7B">
        <w:tc>
          <w:tcPr>
            <w:tcW w:w="495" w:type="dxa"/>
            <w:vAlign w:val="center"/>
          </w:tcPr>
          <w:p w14:paraId="2BD52F00" w14:textId="77777777" w:rsidR="00973F9E" w:rsidRPr="008879DF" w:rsidRDefault="00973F9E" w:rsidP="000B5EED">
            <w:pPr>
              <w:spacing w:line="276" w:lineRule="auto"/>
              <w:rPr>
                <w:rFonts w:cs="Times New Roman"/>
              </w:rPr>
            </w:pPr>
            <w:r w:rsidRPr="008879DF">
              <w:rPr>
                <w:rFonts w:cs="Times New Roman"/>
              </w:rPr>
              <w:t>49.</w:t>
            </w:r>
          </w:p>
        </w:tc>
        <w:tc>
          <w:tcPr>
            <w:tcW w:w="2275" w:type="dxa"/>
            <w:vAlign w:val="center"/>
          </w:tcPr>
          <w:p w14:paraId="2C78DDA1" w14:textId="77777777" w:rsidR="00973F9E" w:rsidRPr="008879DF" w:rsidRDefault="00973F9E" w:rsidP="000B5EED">
            <w:pPr>
              <w:pStyle w:val="Default"/>
              <w:spacing w:line="276" w:lineRule="auto"/>
              <w:rPr>
                <w:sz w:val="22"/>
                <w:szCs w:val="22"/>
              </w:rPr>
            </w:pPr>
            <w:r w:rsidRPr="008879DF">
              <w:rPr>
                <w:sz w:val="22"/>
                <w:szCs w:val="22"/>
              </w:rPr>
              <w:t xml:space="preserve">Have you ever been picked on or bullied? Is that still a problem? </w:t>
            </w:r>
          </w:p>
          <w:p w14:paraId="33DB4008" w14:textId="77777777" w:rsidR="00973F9E" w:rsidRPr="008879DF" w:rsidRDefault="00973F9E" w:rsidP="000B5EED">
            <w:pPr>
              <w:pStyle w:val="Default"/>
              <w:spacing w:line="276" w:lineRule="auto"/>
              <w:rPr>
                <w:sz w:val="22"/>
                <w:szCs w:val="22"/>
              </w:rPr>
            </w:pPr>
            <w:r w:rsidRPr="008879DF">
              <w:rPr>
                <w:sz w:val="22"/>
                <w:szCs w:val="22"/>
              </w:rPr>
              <w:t xml:space="preserve">    </w:t>
            </w:r>
          </w:p>
          <w:p w14:paraId="7D3444E0" w14:textId="77777777" w:rsidR="00973F9E" w:rsidRPr="008879DF" w:rsidRDefault="00973F9E" w:rsidP="000B5EED">
            <w:pPr>
              <w:pStyle w:val="Default"/>
              <w:spacing w:line="276" w:lineRule="auto"/>
              <w:rPr>
                <w:sz w:val="22"/>
                <w:szCs w:val="22"/>
              </w:rPr>
            </w:pPr>
            <w:r w:rsidRPr="008879DF">
              <w:rPr>
                <w:sz w:val="22"/>
                <w:szCs w:val="22"/>
              </w:rPr>
              <w:t xml:space="preserve"> If yes:</w:t>
            </w:r>
          </w:p>
          <w:p w14:paraId="59433AA3" w14:textId="77777777" w:rsidR="00973F9E" w:rsidRPr="008879DF" w:rsidRDefault="00973F9E" w:rsidP="000B5EED">
            <w:pPr>
              <w:pStyle w:val="Default"/>
              <w:spacing w:line="276" w:lineRule="auto"/>
              <w:rPr>
                <w:sz w:val="22"/>
                <w:szCs w:val="22"/>
              </w:rPr>
            </w:pPr>
            <w:r w:rsidRPr="008879DF">
              <w:rPr>
                <w:sz w:val="22"/>
                <w:szCs w:val="22"/>
              </w:rPr>
              <w:t xml:space="preserve"> </w:t>
            </w:r>
          </w:p>
          <w:p w14:paraId="032D6366" w14:textId="77777777" w:rsidR="00973F9E" w:rsidRPr="008879DF" w:rsidRDefault="00973F9E" w:rsidP="000B5EED">
            <w:pPr>
              <w:spacing w:line="276" w:lineRule="auto"/>
              <w:rPr>
                <w:rFonts w:cs="Times New Roman"/>
              </w:rPr>
            </w:pPr>
          </w:p>
        </w:tc>
        <w:tc>
          <w:tcPr>
            <w:tcW w:w="4552" w:type="dxa"/>
            <w:vAlign w:val="center"/>
          </w:tcPr>
          <w:p w14:paraId="7F4AEDE8" w14:textId="77777777" w:rsidR="00973F9E" w:rsidRPr="008879DF" w:rsidRDefault="00973F9E" w:rsidP="000B5EED">
            <w:pPr>
              <w:pStyle w:val="ListParagraph"/>
              <w:spacing w:line="276" w:lineRule="auto"/>
              <w:ind w:left="360"/>
              <w:rPr>
                <w:rFonts w:cs="Times New Roman"/>
                <w:lang w:val="en-CA"/>
              </w:rPr>
            </w:pPr>
          </w:p>
          <w:p w14:paraId="7895E3C7" w14:textId="77777777" w:rsidR="00973F9E" w:rsidRPr="008879DF" w:rsidRDefault="00973F9E" w:rsidP="000B5EED">
            <w:pPr>
              <w:pStyle w:val="ListParagraph"/>
              <w:spacing w:line="276" w:lineRule="auto"/>
              <w:ind w:left="360"/>
              <w:rPr>
                <w:rFonts w:cs="Times New Roman"/>
                <w:lang w:val="en-CA"/>
              </w:rPr>
            </w:pPr>
            <w:r w:rsidRPr="008879DF">
              <w:rPr>
                <w:rFonts w:cs="Times New Roman"/>
                <w:lang w:val="en-CA"/>
              </w:rPr>
              <w:t>Yes                                            No</w:t>
            </w:r>
          </w:p>
          <w:p w14:paraId="29503BDC" w14:textId="77777777" w:rsidR="00973F9E" w:rsidRPr="008879DF" w:rsidRDefault="00973F9E" w:rsidP="000B5EED">
            <w:pPr>
              <w:pStyle w:val="ListParagraph"/>
              <w:spacing w:line="276" w:lineRule="auto"/>
              <w:ind w:left="360"/>
              <w:rPr>
                <w:rFonts w:cs="Times New Roman"/>
                <w:lang w:val="en-CA"/>
              </w:rPr>
            </w:pPr>
          </w:p>
          <w:p w14:paraId="0615366D" w14:textId="77777777" w:rsidR="00973F9E" w:rsidRPr="008879DF" w:rsidRDefault="00973F9E" w:rsidP="000B5EED">
            <w:pPr>
              <w:spacing w:line="276" w:lineRule="auto"/>
              <w:rPr>
                <w:rFonts w:cs="Times New Roman"/>
                <w:lang w:val="en-CA"/>
              </w:rPr>
            </w:pPr>
          </w:p>
          <w:p w14:paraId="76D59C5B" w14:textId="77777777" w:rsidR="00973F9E" w:rsidRPr="008879DF" w:rsidRDefault="00973F9E" w:rsidP="000B5EED">
            <w:pPr>
              <w:pStyle w:val="ListParagraph"/>
              <w:numPr>
                <w:ilvl w:val="0"/>
                <w:numId w:val="54"/>
              </w:numPr>
              <w:spacing w:line="276" w:lineRule="auto"/>
              <w:rPr>
                <w:rFonts w:cs="Times New Roman"/>
                <w:lang w:val="en-CA"/>
              </w:rPr>
            </w:pPr>
            <w:r w:rsidRPr="008879DF">
              <w:rPr>
                <w:rFonts w:cs="Times New Roman"/>
                <w:lang w:val="en-CA"/>
              </w:rPr>
              <w:t>Once</w:t>
            </w:r>
          </w:p>
          <w:p w14:paraId="7BDC4811" w14:textId="77777777" w:rsidR="00973F9E" w:rsidRPr="008879DF" w:rsidRDefault="00973F9E" w:rsidP="000B5EED">
            <w:pPr>
              <w:pStyle w:val="ListParagraph"/>
              <w:numPr>
                <w:ilvl w:val="0"/>
                <w:numId w:val="54"/>
              </w:numPr>
              <w:spacing w:line="276" w:lineRule="auto"/>
              <w:rPr>
                <w:rFonts w:cs="Times New Roman"/>
                <w:lang w:val="en-CA"/>
              </w:rPr>
            </w:pPr>
            <w:r w:rsidRPr="008879DF">
              <w:rPr>
                <w:rFonts w:cs="Times New Roman"/>
                <w:lang w:val="en-CA"/>
              </w:rPr>
              <w:t>Sometimes</w:t>
            </w:r>
          </w:p>
          <w:p w14:paraId="4CC59B80" w14:textId="77777777" w:rsidR="00973F9E" w:rsidRPr="008879DF" w:rsidRDefault="00973F9E" w:rsidP="000B5EED">
            <w:pPr>
              <w:pStyle w:val="ListParagraph"/>
              <w:numPr>
                <w:ilvl w:val="0"/>
                <w:numId w:val="54"/>
              </w:numPr>
              <w:spacing w:line="276" w:lineRule="auto"/>
              <w:rPr>
                <w:rFonts w:cs="Times New Roman"/>
                <w:lang w:val="en-CA"/>
              </w:rPr>
            </w:pPr>
            <w:r w:rsidRPr="008879DF">
              <w:rPr>
                <w:rFonts w:cs="Times New Roman"/>
                <w:lang w:val="en-CA"/>
              </w:rPr>
              <w:t>Severally</w:t>
            </w:r>
          </w:p>
          <w:p w14:paraId="18A49A97" w14:textId="514500F4" w:rsidR="00973F9E" w:rsidRPr="008879DF" w:rsidRDefault="00973F9E" w:rsidP="000B5EED">
            <w:pPr>
              <w:pStyle w:val="ListParagraph"/>
              <w:numPr>
                <w:ilvl w:val="0"/>
                <w:numId w:val="54"/>
              </w:numPr>
              <w:spacing w:line="276" w:lineRule="auto"/>
              <w:rPr>
                <w:rFonts w:cs="Times New Roman"/>
                <w:lang w:val="en-CA"/>
              </w:rPr>
            </w:pPr>
            <w:r w:rsidRPr="008879DF">
              <w:rPr>
                <w:rFonts w:cs="Times New Roman"/>
                <w:lang w:val="en-CA"/>
              </w:rPr>
              <w:t>Never</w:t>
            </w:r>
          </w:p>
        </w:tc>
        <w:tc>
          <w:tcPr>
            <w:tcW w:w="1043" w:type="dxa"/>
            <w:vAlign w:val="center"/>
          </w:tcPr>
          <w:p w14:paraId="7DCB413C" w14:textId="77777777" w:rsidR="00973F9E" w:rsidRPr="008879DF" w:rsidRDefault="00973F9E" w:rsidP="000B5EED">
            <w:pPr>
              <w:spacing w:line="276" w:lineRule="auto"/>
              <w:rPr>
                <w:rFonts w:cs="Times New Roman"/>
              </w:rPr>
            </w:pPr>
          </w:p>
        </w:tc>
      </w:tr>
      <w:tr w:rsidR="00973F9E" w:rsidRPr="008879DF" w14:paraId="36ADC25B" w14:textId="77777777" w:rsidTr="00AD2F7B">
        <w:trPr>
          <w:trHeight w:val="395"/>
        </w:trPr>
        <w:tc>
          <w:tcPr>
            <w:tcW w:w="8365" w:type="dxa"/>
            <w:gridSpan w:val="4"/>
            <w:shd w:val="clear" w:color="auto" w:fill="BFBFBF" w:themeFill="background1" w:themeFillShade="BF"/>
            <w:vAlign w:val="center"/>
          </w:tcPr>
          <w:p w14:paraId="05126633" w14:textId="77777777" w:rsidR="00973F9E" w:rsidRPr="008879DF" w:rsidRDefault="00973F9E" w:rsidP="000B5EED">
            <w:pPr>
              <w:spacing w:line="276" w:lineRule="auto"/>
              <w:rPr>
                <w:rFonts w:cs="Times New Roman"/>
                <w:b/>
              </w:rPr>
            </w:pPr>
            <w:r w:rsidRPr="008879DF">
              <w:rPr>
                <w:rFonts w:cs="Times New Roman"/>
                <w:b/>
                <w:lang w:val="en-CA"/>
              </w:rPr>
              <w:t xml:space="preserve">Part 8: </w:t>
            </w:r>
            <w:r w:rsidRPr="008879DF">
              <w:rPr>
                <w:rFonts w:cs="Times New Roman"/>
                <w:b/>
              </w:rPr>
              <w:t>Disclosure and Adherence</w:t>
            </w:r>
          </w:p>
          <w:p w14:paraId="2DE7754A" w14:textId="77777777" w:rsidR="00973F9E" w:rsidRPr="008879DF" w:rsidRDefault="00973F9E" w:rsidP="000B5EED">
            <w:pPr>
              <w:spacing w:line="276" w:lineRule="auto"/>
              <w:rPr>
                <w:rFonts w:cs="Times New Roman"/>
                <w:b/>
                <w:lang w:val="en-CA"/>
              </w:rPr>
            </w:pPr>
          </w:p>
          <w:p w14:paraId="238B6BA8" w14:textId="77777777" w:rsidR="00973F9E" w:rsidRPr="008879DF" w:rsidRDefault="00973F9E" w:rsidP="000B5EED">
            <w:pPr>
              <w:spacing w:line="276" w:lineRule="auto"/>
              <w:rPr>
                <w:rFonts w:cs="Times New Roman"/>
              </w:rPr>
            </w:pPr>
          </w:p>
        </w:tc>
      </w:tr>
      <w:tr w:rsidR="00973F9E" w:rsidRPr="008879DF" w14:paraId="095AEDDB" w14:textId="77777777" w:rsidTr="00AD2F7B">
        <w:trPr>
          <w:trHeight w:val="341"/>
        </w:trPr>
        <w:tc>
          <w:tcPr>
            <w:tcW w:w="8365" w:type="dxa"/>
            <w:gridSpan w:val="4"/>
            <w:vAlign w:val="center"/>
          </w:tcPr>
          <w:p w14:paraId="4305EAFC" w14:textId="77777777" w:rsidR="00973F9E" w:rsidRPr="008879DF" w:rsidRDefault="00973F9E" w:rsidP="000B5EED">
            <w:pPr>
              <w:spacing w:line="276" w:lineRule="auto"/>
              <w:rPr>
                <w:rFonts w:cs="Times New Roman"/>
                <w:lang w:val="en-CA"/>
              </w:rPr>
            </w:pPr>
            <w:r w:rsidRPr="008879DF">
              <w:rPr>
                <w:rFonts w:cs="Times New Roman"/>
                <w:lang w:val="en-CA"/>
              </w:rPr>
              <w:t xml:space="preserve">Now we would like to know more about your visitation to this clinic. </w:t>
            </w:r>
          </w:p>
          <w:p w14:paraId="12A970D9" w14:textId="77777777" w:rsidR="00973F9E" w:rsidRPr="008879DF" w:rsidRDefault="00973F9E" w:rsidP="000B5EED">
            <w:pPr>
              <w:spacing w:line="276" w:lineRule="auto"/>
              <w:rPr>
                <w:rFonts w:cs="Times New Roman"/>
              </w:rPr>
            </w:pPr>
          </w:p>
        </w:tc>
      </w:tr>
      <w:tr w:rsidR="00973F9E" w:rsidRPr="008879DF" w14:paraId="02E51E0C" w14:textId="77777777" w:rsidTr="00AD2F7B">
        <w:tc>
          <w:tcPr>
            <w:tcW w:w="495" w:type="dxa"/>
            <w:vAlign w:val="center"/>
          </w:tcPr>
          <w:p w14:paraId="0063A6CE" w14:textId="77777777" w:rsidR="00973F9E" w:rsidRPr="008879DF" w:rsidRDefault="00973F9E" w:rsidP="000B5EED">
            <w:pPr>
              <w:spacing w:line="276" w:lineRule="auto"/>
              <w:rPr>
                <w:rFonts w:cs="Times New Roman"/>
              </w:rPr>
            </w:pPr>
            <w:r w:rsidRPr="008879DF">
              <w:rPr>
                <w:rFonts w:cs="Times New Roman"/>
              </w:rPr>
              <w:t>50.</w:t>
            </w:r>
          </w:p>
        </w:tc>
        <w:tc>
          <w:tcPr>
            <w:tcW w:w="2275" w:type="dxa"/>
            <w:vAlign w:val="center"/>
          </w:tcPr>
          <w:p w14:paraId="0A02E1D0" w14:textId="77777777" w:rsidR="00973F9E" w:rsidRPr="008879DF" w:rsidRDefault="00973F9E" w:rsidP="000B5EED">
            <w:pPr>
              <w:spacing w:line="276" w:lineRule="auto"/>
              <w:rPr>
                <w:rFonts w:cs="Times New Roman"/>
                <w:lang w:val="en-CA"/>
              </w:rPr>
            </w:pPr>
            <w:r w:rsidRPr="008879DF">
              <w:rPr>
                <w:rFonts w:cs="Times New Roman"/>
              </w:rPr>
              <w:t>Why do you come for visits at this clinic?</w:t>
            </w:r>
          </w:p>
        </w:tc>
        <w:tc>
          <w:tcPr>
            <w:tcW w:w="4552" w:type="dxa"/>
            <w:vAlign w:val="center"/>
          </w:tcPr>
          <w:p w14:paraId="2B9DAC27" w14:textId="77777777" w:rsidR="00973F9E" w:rsidRPr="008879DF" w:rsidRDefault="00973F9E" w:rsidP="000B5EED">
            <w:pPr>
              <w:pStyle w:val="ListParagraph"/>
              <w:numPr>
                <w:ilvl w:val="0"/>
                <w:numId w:val="17"/>
              </w:numPr>
              <w:spacing w:line="276" w:lineRule="auto"/>
              <w:rPr>
                <w:rFonts w:cs="Times New Roman"/>
                <w:lang w:val="en-CA"/>
              </w:rPr>
            </w:pPr>
            <w:r w:rsidRPr="008879DF">
              <w:rPr>
                <w:rFonts w:cs="Times New Roman"/>
                <w:lang w:val="en-GB"/>
              </w:rPr>
              <w:t>HIV</w:t>
            </w:r>
          </w:p>
          <w:p w14:paraId="5AE20FE0" w14:textId="77777777" w:rsidR="00973F9E" w:rsidRPr="008879DF" w:rsidRDefault="00973F9E" w:rsidP="000B5EED">
            <w:pPr>
              <w:pStyle w:val="ListParagraph"/>
              <w:numPr>
                <w:ilvl w:val="0"/>
                <w:numId w:val="17"/>
              </w:numPr>
              <w:spacing w:line="276" w:lineRule="auto"/>
              <w:rPr>
                <w:rFonts w:cs="Times New Roman"/>
                <w:lang w:val="en-CA"/>
              </w:rPr>
            </w:pPr>
            <w:r w:rsidRPr="008879DF">
              <w:rPr>
                <w:rFonts w:cs="Times New Roman"/>
                <w:lang w:val="en-GB"/>
              </w:rPr>
              <w:t>Other Illness</w:t>
            </w:r>
          </w:p>
          <w:p w14:paraId="2D87EC6A" w14:textId="77777777" w:rsidR="00973F9E" w:rsidRPr="008879DF" w:rsidRDefault="00973F9E" w:rsidP="000B5EED">
            <w:pPr>
              <w:pStyle w:val="ListParagraph"/>
              <w:numPr>
                <w:ilvl w:val="0"/>
                <w:numId w:val="17"/>
              </w:numPr>
              <w:spacing w:line="276" w:lineRule="auto"/>
              <w:rPr>
                <w:rFonts w:cs="Times New Roman"/>
                <w:lang w:val="en-CA"/>
              </w:rPr>
            </w:pPr>
            <w:r w:rsidRPr="008879DF">
              <w:rPr>
                <w:rFonts w:cs="Times New Roman"/>
                <w:lang w:val="en-GB"/>
              </w:rPr>
              <w:t>I don’t know</w:t>
            </w:r>
          </w:p>
          <w:p w14:paraId="52856D2F" w14:textId="77777777" w:rsidR="00973F9E" w:rsidRPr="008879DF" w:rsidRDefault="00973F9E" w:rsidP="000B5EED">
            <w:pPr>
              <w:pStyle w:val="ListParagraph"/>
              <w:numPr>
                <w:ilvl w:val="0"/>
                <w:numId w:val="17"/>
              </w:numPr>
              <w:spacing w:line="276" w:lineRule="auto"/>
              <w:rPr>
                <w:rFonts w:cs="Times New Roman"/>
                <w:lang w:val="en-CA"/>
              </w:rPr>
            </w:pPr>
            <w:r w:rsidRPr="008879DF">
              <w:rPr>
                <w:rFonts w:cs="Times New Roman"/>
                <w:lang w:val="en-GB"/>
              </w:rPr>
              <w:t>Other</w:t>
            </w:r>
          </w:p>
        </w:tc>
        <w:tc>
          <w:tcPr>
            <w:tcW w:w="1043" w:type="dxa"/>
          </w:tcPr>
          <w:p w14:paraId="63BA7346" w14:textId="77777777" w:rsidR="00973F9E" w:rsidRPr="008879DF" w:rsidRDefault="00973F9E" w:rsidP="000B5EED">
            <w:pPr>
              <w:spacing w:line="276" w:lineRule="auto"/>
              <w:rPr>
                <w:rFonts w:cs="Times New Roman"/>
              </w:rPr>
            </w:pPr>
          </w:p>
        </w:tc>
      </w:tr>
      <w:tr w:rsidR="00973F9E" w:rsidRPr="008879DF" w14:paraId="58C2647C" w14:textId="77777777" w:rsidTr="00AD2F7B">
        <w:tc>
          <w:tcPr>
            <w:tcW w:w="495" w:type="dxa"/>
            <w:vAlign w:val="center"/>
          </w:tcPr>
          <w:p w14:paraId="2ABE6F21" w14:textId="77777777" w:rsidR="00973F9E" w:rsidRPr="008879DF" w:rsidRDefault="00973F9E" w:rsidP="000B5EED">
            <w:pPr>
              <w:spacing w:line="276" w:lineRule="auto"/>
              <w:rPr>
                <w:rFonts w:cs="Times New Roman"/>
              </w:rPr>
            </w:pPr>
            <w:r w:rsidRPr="008879DF">
              <w:rPr>
                <w:rFonts w:cs="Times New Roman"/>
              </w:rPr>
              <w:t>51.</w:t>
            </w:r>
          </w:p>
        </w:tc>
        <w:tc>
          <w:tcPr>
            <w:tcW w:w="2275" w:type="dxa"/>
            <w:vAlign w:val="center"/>
          </w:tcPr>
          <w:p w14:paraId="66BA0461" w14:textId="77777777" w:rsidR="00973F9E" w:rsidRPr="008879DF" w:rsidRDefault="00973F9E" w:rsidP="000B5EED">
            <w:pPr>
              <w:spacing w:line="276" w:lineRule="auto"/>
              <w:rPr>
                <w:rFonts w:cs="Times New Roman"/>
                <w:lang w:val="en-CA"/>
              </w:rPr>
            </w:pPr>
            <w:r w:rsidRPr="008879DF">
              <w:rPr>
                <w:rFonts w:cs="Times New Roman"/>
                <w:lang w:val="en-CA"/>
              </w:rPr>
              <w:t>Do you know what your illness is called?</w:t>
            </w:r>
          </w:p>
        </w:tc>
        <w:tc>
          <w:tcPr>
            <w:tcW w:w="4552" w:type="dxa"/>
            <w:vAlign w:val="center"/>
          </w:tcPr>
          <w:p w14:paraId="0946E159" w14:textId="77777777" w:rsidR="00973F9E" w:rsidRPr="008879DF" w:rsidRDefault="00973F9E" w:rsidP="000B5EED">
            <w:pPr>
              <w:pStyle w:val="ListParagraph"/>
              <w:numPr>
                <w:ilvl w:val="0"/>
                <w:numId w:val="18"/>
              </w:numPr>
              <w:spacing w:line="276" w:lineRule="auto"/>
              <w:rPr>
                <w:rFonts w:cs="Times New Roman"/>
                <w:lang w:val="en-CA"/>
              </w:rPr>
            </w:pPr>
            <w:r w:rsidRPr="008879DF">
              <w:rPr>
                <w:rFonts w:cs="Times New Roman"/>
                <w:lang w:val="en-CA"/>
              </w:rPr>
              <w:t>HIV</w:t>
            </w:r>
          </w:p>
          <w:p w14:paraId="7F3FBA37" w14:textId="77777777" w:rsidR="00973F9E" w:rsidRPr="008879DF" w:rsidRDefault="00973F9E" w:rsidP="000B5EED">
            <w:pPr>
              <w:pStyle w:val="ListParagraph"/>
              <w:numPr>
                <w:ilvl w:val="0"/>
                <w:numId w:val="18"/>
              </w:numPr>
              <w:spacing w:line="276" w:lineRule="auto"/>
              <w:rPr>
                <w:rFonts w:cs="Times New Roman"/>
                <w:lang w:val="en-CA"/>
              </w:rPr>
            </w:pPr>
            <w:r w:rsidRPr="008879DF">
              <w:rPr>
                <w:rFonts w:cs="Times New Roman"/>
                <w:lang w:val="en-CA"/>
              </w:rPr>
              <w:t>Other</w:t>
            </w:r>
          </w:p>
          <w:p w14:paraId="4AD7DA99" w14:textId="77777777" w:rsidR="00973F9E" w:rsidRPr="008879DF" w:rsidRDefault="00973F9E" w:rsidP="000B5EED">
            <w:pPr>
              <w:pStyle w:val="ListParagraph"/>
              <w:numPr>
                <w:ilvl w:val="0"/>
                <w:numId w:val="18"/>
              </w:numPr>
              <w:spacing w:line="276" w:lineRule="auto"/>
              <w:rPr>
                <w:rFonts w:cs="Times New Roman"/>
                <w:lang w:val="en-CA"/>
              </w:rPr>
            </w:pPr>
            <w:r w:rsidRPr="008879DF">
              <w:rPr>
                <w:rFonts w:cs="Times New Roman"/>
                <w:lang w:val="en-CA"/>
              </w:rPr>
              <w:t>I don’t know</w:t>
            </w:r>
          </w:p>
          <w:p w14:paraId="55E9FAEB" w14:textId="77777777" w:rsidR="00973F9E" w:rsidRPr="008879DF" w:rsidRDefault="00973F9E" w:rsidP="000B5EED">
            <w:pPr>
              <w:spacing w:line="276" w:lineRule="auto"/>
              <w:rPr>
                <w:rFonts w:cs="Times New Roman"/>
                <w:lang w:val="en-CA"/>
              </w:rPr>
            </w:pPr>
          </w:p>
        </w:tc>
        <w:tc>
          <w:tcPr>
            <w:tcW w:w="1043" w:type="dxa"/>
          </w:tcPr>
          <w:p w14:paraId="0C4BF353" w14:textId="77777777" w:rsidR="00973F9E" w:rsidRPr="008879DF" w:rsidRDefault="00973F9E" w:rsidP="000B5EED">
            <w:pPr>
              <w:spacing w:line="276" w:lineRule="auto"/>
              <w:rPr>
                <w:rFonts w:cs="Times New Roman"/>
              </w:rPr>
            </w:pPr>
          </w:p>
        </w:tc>
      </w:tr>
      <w:tr w:rsidR="00973F9E" w:rsidRPr="008879DF" w14:paraId="775072B8" w14:textId="77777777" w:rsidTr="00AD2F7B">
        <w:tc>
          <w:tcPr>
            <w:tcW w:w="495" w:type="dxa"/>
            <w:vAlign w:val="center"/>
          </w:tcPr>
          <w:p w14:paraId="3495BEC4" w14:textId="77777777" w:rsidR="00973F9E" w:rsidRPr="008879DF" w:rsidRDefault="00973F9E" w:rsidP="000B5EED">
            <w:pPr>
              <w:spacing w:line="276" w:lineRule="auto"/>
              <w:rPr>
                <w:rFonts w:cs="Times New Roman"/>
              </w:rPr>
            </w:pPr>
            <w:r w:rsidRPr="008879DF">
              <w:rPr>
                <w:rFonts w:cs="Times New Roman"/>
              </w:rPr>
              <w:t>52.</w:t>
            </w:r>
          </w:p>
        </w:tc>
        <w:tc>
          <w:tcPr>
            <w:tcW w:w="2275" w:type="dxa"/>
            <w:vAlign w:val="center"/>
          </w:tcPr>
          <w:p w14:paraId="6FC4373F" w14:textId="77777777" w:rsidR="00973F9E" w:rsidRPr="008879DF" w:rsidRDefault="00973F9E" w:rsidP="000B5EED">
            <w:pPr>
              <w:spacing w:line="276" w:lineRule="auto"/>
              <w:rPr>
                <w:rFonts w:cs="Times New Roman"/>
                <w:lang w:val="en-CA"/>
              </w:rPr>
            </w:pPr>
            <w:r w:rsidRPr="008879DF">
              <w:rPr>
                <w:rFonts w:cs="Times New Roman"/>
              </w:rPr>
              <w:t>Why do you have to take medicines?</w:t>
            </w:r>
          </w:p>
        </w:tc>
        <w:tc>
          <w:tcPr>
            <w:tcW w:w="4552" w:type="dxa"/>
            <w:vAlign w:val="center"/>
          </w:tcPr>
          <w:p w14:paraId="5588681E" w14:textId="77777777" w:rsidR="00973F9E" w:rsidRPr="008879DF" w:rsidRDefault="00973F9E" w:rsidP="000B5EED">
            <w:pPr>
              <w:pStyle w:val="ListParagraph"/>
              <w:numPr>
                <w:ilvl w:val="0"/>
                <w:numId w:val="19"/>
              </w:numPr>
              <w:spacing w:line="276" w:lineRule="auto"/>
              <w:rPr>
                <w:rFonts w:cs="Times New Roman"/>
                <w:lang w:val="en-CA"/>
              </w:rPr>
            </w:pPr>
            <w:r w:rsidRPr="008879DF">
              <w:rPr>
                <w:rFonts w:cs="Times New Roman"/>
                <w:lang w:val="en-CA"/>
              </w:rPr>
              <w:t>HIV</w:t>
            </w:r>
          </w:p>
          <w:p w14:paraId="6D0F2707" w14:textId="77777777" w:rsidR="00973F9E" w:rsidRPr="008879DF" w:rsidRDefault="00973F9E" w:rsidP="000B5EED">
            <w:pPr>
              <w:pStyle w:val="ListParagraph"/>
              <w:numPr>
                <w:ilvl w:val="0"/>
                <w:numId w:val="19"/>
              </w:numPr>
              <w:spacing w:line="276" w:lineRule="auto"/>
              <w:rPr>
                <w:rFonts w:cs="Times New Roman"/>
                <w:lang w:val="en-CA"/>
              </w:rPr>
            </w:pPr>
            <w:r w:rsidRPr="008879DF">
              <w:rPr>
                <w:rFonts w:cs="Times New Roman"/>
                <w:lang w:val="en-CA"/>
              </w:rPr>
              <w:t>Other Illness</w:t>
            </w:r>
          </w:p>
          <w:p w14:paraId="79593977" w14:textId="77777777" w:rsidR="00973F9E" w:rsidRPr="008879DF" w:rsidRDefault="00973F9E" w:rsidP="000B5EED">
            <w:pPr>
              <w:pStyle w:val="ListParagraph"/>
              <w:numPr>
                <w:ilvl w:val="0"/>
                <w:numId w:val="19"/>
              </w:numPr>
              <w:spacing w:line="276" w:lineRule="auto"/>
              <w:rPr>
                <w:rFonts w:cs="Times New Roman"/>
                <w:lang w:val="en-CA"/>
              </w:rPr>
            </w:pPr>
            <w:r w:rsidRPr="008879DF">
              <w:rPr>
                <w:rFonts w:cs="Times New Roman"/>
                <w:lang w:val="en-CA"/>
              </w:rPr>
              <w:t>I don’t know</w:t>
            </w:r>
          </w:p>
          <w:p w14:paraId="6EFE893B" w14:textId="77777777" w:rsidR="00973F9E" w:rsidRPr="008879DF" w:rsidRDefault="00973F9E" w:rsidP="000B5EED">
            <w:pPr>
              <w:pStyle w:val="ListParagraph"/>
              <w:numPr>
                <w:ilvl w:val="0"/>
                <w:numId w:val="19"/>
              </w:numPr>
              <w:spacing w:line="276" w:lineRule="auto"/>
              <w:rPr>
                <w:rFonts w:cs="Times New Roman"/>
                <w:lang w:val="en-CA"/>
              </w:rPr>
            </w:pPr>
            <w:r w:rsidRPr="008879DF">
              <w:rPr>
                <w:rFonts w:cs="Times New Roman"/>
                <w:lang w:val="en-CA"/>
              </w:rPr>
              <w:t>Other</w:t>
            </w:r>
          </w:p>
        </w:tc>
        <w:tc>
          <w:tcPr>
            <w:tcW w:w="1043" w:type="dxa"/>
          </w:tcPr>
          <w:p w14:paraId="35E39824" w14:textId="77777777" w:rsidR="00973F9E" w:rsidRPr="008879DF" w:rsidRDefault="00973F9E" w:rsidP="000B5EED">
            <w:pPr>
              <w:spacing w:line="276" w:lineRule="auto"/>
              <w:rPr>
                <w:rFonts w:cs="Times New Roman"/>
              </w:rPr>
            </w:pPr>
          </w:p>
        </w:tc>
      </w:tr>
      <w:tr w:rsidR="00973F9E" w:rsidRPr="008879DF" w14:paraId="4A8611D9" w14:textId="77777777" w:rsidTr="00AD2F7B">
        <w:tc>
          <w:tcPr>
            <w:tcW w:w="495" w:type="dxa"/>
            <w:vAlign w:val="center"/>
          </w:tcPr>
          <w:p w14:paraId="644DEE49" w14:textId="77777777" w:rsidR="00973F9E" w:rsidRPr="008879DF" w:rsidRDefault="00973F9E" w:rsidP="000B5EED">
            <w:pPr>
              <w:spacing w:line="276" w:lineRule="auto"/>
              <w:rPr>
                <w:rFonts w:cs="Times New Roman"/>
              </w:rPr>
            </w:pPr>
            <w:r w:rsidRPr="008879DF">
              <w:rPr>
                <w:rFonts w:cs="Times New Roman"/>
              </w:rPr>
              <w:t>53.</w:t>
            </w:r>
          </w:p>
        </w:tc>
        <w:tc>
          <w:tcPr>
            <w:tcW w:w="2275" w:type="dxa"/>
            <w:vAlign w:val="center"/>
          </w:tcPr>
          <w:p w14:paraId="1CBB40A9" w14:textId="77777777" w:rsidR="00973F9E" w:rsidRPr="008879DF" w:rsidRDefault="00973F9E" w:rsidP="000B5EED">
            <w:pPr>
              <w:spacing w:line="276" w:lineRule="auto"/>
              <w:rPr>
                <w:rFonts w:cs="Times New Roman"/>
                <w:lang w:val="en-CA"/>
              </w:rPr>
            </w:pPr>
            <w:r w:rsidRPr="008879DF">
              <w:rPr>
                <w:rFonts w:cs="Times New Roman"/>
              </w:rPr>
              <w:t>Do you ever miss the medicines you are supposed to take?</w:t>
            </w:r>
          </w:p>
        </w:tc>
        <w:tc>
          <w:tcPr>
            <w:tcW w:w="4552" w:type="dxa"/>
            <w:vAlign w:val="center"/>
          </w:tcPr>
          <w:p w14:paraId="56AC5A93" w14:textId="77777777" w:rsidR="00973F9E" w:rsidRPr="008879DF" w:rsidRDefault="00973F9E" w:rsidP="000B5EED">
            <w:pPr>
              <w:pStyle w:val="ListParagraph"/>
              <w:numPr>
                <w:ilvl w:val="0"/>
                <w:numId w:val="40"/>
              </w:numPr>
              <w:spacing w:line="276" w:lineRule="auto"/>
              <w:rPr>
                <w:rFonts w:cs="Times New Roman"/>
                <w:lang w:val="en-CA"/>
              </w:rPr>
            </w:pPr>
            <w:r w:rsidRPr="008879DF">
              <w:rPr>
                <w:rFonts w:cs="Times New Roman"/>
                <w:lang w:val="en-CA"/>
              </w:rPr>
              <w:t>Once</w:t>
            </w:r>
          </w:p>
          <w:p w14:paraId="2D1BA8AC" w14:textId="77777777" w:rsidR="00973F9E" w:rsidRPr="008879DF" w:rsidRDefault="00973F9E" w:rsidP="000B5EED">
            <w:pPr>
              <w:pStyle w:val="ListParagraph"/>
              <w:numPr>
                <w:ilvl w:val="0"/>
                <w:numId w:val="40"/>
              </w:numPr>
              <w:spacing w:line="276" w:lineRule="auto"/>
              <w:rPr>
                <w:rFonts w:cs="Times New Roman"/>
                <w:lang w:val="en-CA"/>
              </w:rPr>
            </w:pPr>
            <w:r w:rsidRPr="008879DF">
              <w:rPr>
                <w:rFonts w:cs="Times New Roman"/>
                <w:lang w:val="en-CA"/>
              </w:rPr>
              <w:t>Sometimes</w:t>
            </w:r>
          </w:p>
          <w:p w14:paraId="19229E36" w14:textId="77777777" w:rsidR="00973F9E" w:rsidRPr="008879DF" w:rsidRDefault="00973F9E" w:rsidP="000B5EED">
            <w:pPr>
              <w:pStyle w:val="ListParagraph"/>
              <w:numPr>
                <w:ilvl w:val="0"/>
                <w:numId w:val="40"/>
              </w:numPr>
              <w:spacing w:line="276" w:lineRule="auto"/>
              <w:rPr>
                <w:rFonts w:cs="Times New Roman"/>
                <w:lang w:val="en-CA"/>
              </w:rPr>
            </w:pPr>
            <w:r w:rsidRPr="008879DF">
              <w:rPr>
                <w:rFonts w:cs="Times New Roman"/>
                <w:lang w:val="en-CA"/>
              </w:rPr>
              <w:t>Severally</w:t>
            </w:r>
          </w:p>
          <w:p w14:paraId="601C3B48" w14:textId="77777777" w:rsidR="00973F9E" w:rsidRPr="008879DF" w:rsidRDefault="00973F9E" w:rsidP="000B5EED">
            <w:pPr>
              <w:pStyle w:val="ListParagraph"/>
              <w:numPr>
                <w:ilvl w:val="0"/>
                <w:numId w:val="20"/>
              </w:numPr>
              <w:spacing w:line="276" w:lineRule="auto"/>
              <w:rPr>
                <w:rFonts w:cs="Times New Roman"/>
                <w:lang w:val="en-CA"/>
              </w:rPr>
            </w:pPr>
            <w:r w:rsidRPr="008879DF">
              <w:rPr>
                <w:rFonts w:cs="Times New Roman"/>
                <w:szCs w:val="20"/>
                <w:lang w:val="en-CA"/>
              </w:rPr>
              <w:t>Never</w:t>
            </w:r>
          </w:p>
        </w:tc>
        <w:tc>
          <w:tcPr>
            <w:tcW w:w="1043" w:type="dxa"/>
          </w:tcPr>
          <w:p w14:paraId="361B25CE" w14:textId="77777777" w:rsidR="00973F9E" w:rsidRPr="008879DF" w:rsidRDefault="00973F9E" w:rsidP="000B5EED">
            <w:pPr>
              <w:spacing w:line="276" w:lineRule="auto"/>
              <w:rPr>
                <w:rFonts w:cs="Times New Roman"/>
              </w:rPr>
            </w:pPr>
          </w:p>
        </w:tc>
      </w:tr>
      <w:tr w:rsidR="00973F9E" w:rsidRPr="008879DF" w14:paraId="4A738E8A" w14:textId="77777777" w:rsidTr="00AD2F7B">
        <w:tc>
          <w:tcPr>
            <w:tcW w:w="495" w:type="dxa"/>
            <w:vAlign w:val="center"/>
          </w:tcPr>
          <w:p w14:paraId="14678CA6" w14:textId="77777777" w:rsidR="00973F9E" w:rsidRPr="008879DF" w:rsidRDefault="00973F9E" w:rsidP="000B5EED">
            <w:pPr>
              <w:spacing w:line="276" w:lineRule="auto"/>
              <w:rPr>
                <w:rFonts w:cs="Times New Roman"/>
              </w:rPr>
            </w:pPr>
            <w:r w:rsidRPr="008879DF">
              <w:rPr>
                <w:rFonts w:cs="Times New Roman"/>
              </w:rPr>
              <w:t>54.</w:t>
            </w:r>
          </w:p>
        </w:tc>
        <w:tc>
          <w:tcPr>
            <w:tcW w:w="2275" w:type="dxa"/>
            <w:vAlign w:val="center"/>
          </w:tcPr>
          <w:p w14:paraId="638B7579" w14:textId="77777777" w:rsidR="00973F9E" w:rsidRPr="008879DF" w:rsidRDefault="00973F9E" w:rsidP="000B5EED">
            <w:pPr>
              <w:spacing w:line="276" w:lineRule="auto"/>
              <w:rPr>
                <w:rFonts w:cs="Times New Roman"/>
              </w:rPr>
            </w:pPr>
            <w:r w:rsidRPr="008879DF">
              <w:rPr>
                <w:rFonts w:cs="Times New Roman"/>
              </w:rPr>
              <w:t xml:space="preserve">Do you ever refuse to take the medicines you are supposed to take? </w:t>
            </w:r>
          </w:p>
          <w:p w14:paraId="7826937F" w14:textId="77777777" w:rsidR="00973F9E" w:rsidRPr="008879DF" w:rsidRDefault="00973F9E" w:rsidP="000B5EED">
            <w:pPr>
              <w:spacing w:line="276" w:lineRule="auto"/>
              <w:rPr>
                <w:rFonts w:cs="Times New Roman"/>
              </w:rPr>
            </w:pPr>
          </w:p>
        </w:tc>
        <w:tc>
          <w:tcPr>
            <w:tcW w:w="4552" w:type="dxa"/>
            <w:vAlign w:val="center"/>
          </w:tcPr>
          <w:p w14:paraId="7AF56898" w14:textId="77777777" w:rsidR="00973F9E" w:rsidRPr="008879DF" w:rsidRDefault="00973F9E" w:rsidP="000B5EED">
            <w:pPr>
              <w:pStyle w:val="ListParagraph"/>
              <w:numPr>
                <w:ilvl w:val="0"/>
                <w:numId w:val="41"/>
              </w:numPr>
              <w:spacing w:line="276" w:lineRule="auto"/>
              <w:rPr>
                <w:rFonts w:cs="Times New Roman"/>
                <w:lang w:val="en-CA"/>
              </w:rPr>
            </w:pPr>
            <w:r w:rsidRPr="008879DF">
              <w:rPr>
                <w:rFonts w:cs="Times New Roman"/>
                <w:lang w:val="en-CA"/>
              </w:rPr>
              <w:t>Once</w:t>
            </w:r>
          </w:p>
          <w:p w14:paraId="33BA79FE" w14:textId="77777777" w:rsidR="00973F9E" w:rsidRPr="008879DF" w:rsidRDefault="00973F9E" w:rsidP="000B5EED">
            <w:pPr>
              <w:pStyle w:val="ListParagraph"/>
              <w:numPr>
                <w:ilvl w:val="0"/>
                <w:numId w:val="41"/>
              </w:numPr>
              <w:spacing w:line="276" w:lineRule="auto"/>
              <w:rPr>
                <w:rFonts w:cs="Times New Roman"/>
                <w:lang w:val="en-CA"/>
              </w:rPr>
            </w:pPr>
            <w:r w:rsidRPr="008879DF">
              <w:rPr>
                <w:rFonts w:cs="Times New Roman"/>
                <w:lang w:val="en-CA"/>
              </w:rPr>
              <w:t>Sometimes</w:t>
            </w:r>
          </w:p>
          <w:p w14:paraId="13E6D8F9" w14:textId="77777777" w:rsidR="00973F9E" w:rsidRPr="008879DF" w:rsidRDefault="00973F9E" w:rsidP="000B5EED">
            <w:pPr>
              <w:pStyle w:val="ListParagraph"/>
              <w:numPr>
                <w:ilvl w:val="0"/>
                <w:numId w:val="41"/>
              </w:numPr>
              <w:spacing w:line="276" w:lineRule="auto"/>
              <w:rPr>
                <w:rFonts w:cs="Times New Roman"/>
                <w:lang w:val="en-CA"/>
              </w:rPr>
            </w:pPr>
            <w:r w:rsidRPr="008879DF">
              <w:rPr>
                <w:rFonts w:cs="Times New Roman"/>
                <w:lang w:val="en-CA"/>
              </w:rPr>
              <w:t>Severally</w:t>
            </w:r>
          </w:p>
          <w:p w14:paraId="1A1E77D0" w14:textId="77777777" w:rsidR="00973F9E" w:rsidRPr="008879DF" w:rsidRDefault="00973F9E" w:rsidP="000B5EED">
            <w:pPr>
              <w:pStyle w:val="ListParagraph"/>
              <w:numPr>
                <w:ilvl w:val="0"/>
                <w:numId w:val="41"/>
              </w:numPr>
              <w:spacing w:line="276" w:lineRule="auto"/>
              <w:rPr>
                <w:rFonts w:cs="Times New Roman"/>
                <w:lang w:val="en-CA"/>
              </w:rPr>
            </w:pPr>
            <w:r w:rsidRPr="008879DF">
              <w:rPr>
                <w:rFonts w:cs="Times New Roman"/>
                <w:szCs w:val="20"/>
                <w:lang w:val="en-CA"/>
              </w:rPr>
              <w:t>Never</w:t>
            </w:r>
          </w:p>
        </w:tc>
        <w:tc>
          <w:tcPr>
            <w:tcW w:w="1043" w:type="dxa"/>
          </w:tcPr>
          <w:p w14:paraId="1DE7389D" w14:textId="77777777" w:rsidR="00973F9E" w:rsidRPr="008879DF" w:rsidRDefault="00973F9E" w:rsidP="000B5EED">
            <w:pPr>
              <w:spacing w:line="276" w:lineRule="auto"/>
              <w:rPr>
                <w:rFonts w:cs="Times New Roman"/>
              </w:rPr>
            </w:pPr>
          </w:p>
        </w:tc>
      </w:tr>
      <w:tr w:rsidR="00973F9E" w:rsidRPr="008879DF" w14:paraId="05A7DD88" w14:textId="77777777" w:rsidTr="00AD2F7B">
        <w:tc>
          <w:tcPr>
            <w:tcW w:w="495" w:type="dxa"/>
            <w:vAlign w:val="center"/>
          </w:tcPr>
          <w:p w14:paraId="4E30241E" w14:textId="77777777" w:rsidR="00973F9E" w:rsidRPr="008879DF" w:rsidRDefault="00973F9E" w:rsidP="000B5EED">
            <w:pPr>
              <w:spacing w:line="276" w:lineRule="auto"/>
              <w:rPr>
                <w:rFonts w:cs="Times New Roman"/>
              </w:rPr>
            </w:pPr>
            <w:r w:rsidRPr="008879DF">
              <w:rPr>
                <w:rFonts w:cs="Times New Roman"/>
              </w:rPr>
              <w:t>55.</w:t>
            </w:r>
          </w:p>
        </w:tc>
        <w:tc>
          <w:tcPr>
            <w:tcW w:w="2275" w:type="dxa"/>
            <w:vAlign w:val="center"/>
          </w:tcPr>
          <w:p w14:paraId="27E66087" w14:textId="77777777" w:rsidR="00973F9E" w:rsidRPr="008879DF" w:rsidRDefault="00973F9E" w:rsidP="000B5EED">
            <w:pPr>
              <w:spacing w:line="276" w:lineRule="auto"/>
              <w:rPr>
                <w:rFonts w:cs="Times New Roman"/>
                <w:lang w:val="en-CA"/>
              </w:rPr>
            </w:pPr>
            <w:r w:rsidRPr="008879DF">
              <w:rPr>
                <w:rFonts w:cs="Times New Roman"/>
                <w:lang w:val="en-CA"/>
              </w:rPr>
              <w:t>Do you ever not take the medicines because you do not want to take them in front of other people?</w:t>
            </w:r>
          </w:p>
        </w:tc>
        <w:tc>
          <w:tcPr>
            <w:tcW w:w="4552" w:type="dxa"/>
            <w:vAlign w:val="center"/>
          </w:tcPr>
          <w:p w14:paraId="4C11D569" w14:textId="77777777" w:rsidR="00973F9E" w:rsidRPr="008879DF" w:rsidRDefault="00973F9E" w:rsidP="000B5EED">
            <w:pPr>
              <w:pStyle w:val="ListParagraph"/>
              <w:numPr>
                <w:ilvl w:val="0"/>
                <w:numId w:val="42"/>
              </w:numPr>
              <w:spacing w:line="276" w:lineRule="auto"/>
              <w:rPr>
                <w:rFonts w:cs="Times New Roman"/>
                <w:lang w:val="en-CA"/>
              </w:rPr>
            </w:pPr>
            <w:r w:rsidRPr="008879DF">
              <w:rPr>
                <w:rFonts w:cs="Times New Roman"/>
                <w:lang w:val="en-CA"/>
              </w:rPr>
              <w:t>Once</w:t>
            </w:r>
          </w:p>
          <w:p w14:paraId="63350A17" w14:textId="77777777" w:rsidR="00973F9E" w:rsidRPr="008879DF" w:rsidRDefault="00973F9E" w:rsidP="000B5EED">
            <w:pPr>
              <w:pStyle w:val="ListParagraph"/>
              <w:numPr>
                <w:ilvl w:val="0"/>
                <w:numId w:val="42"/>
              </w:numPr>
              <w:spacing w:line="276" w:lineRule="auto"/>
              <w:rPr>
                <w:rFonts w:cs="Times New Roman"/>
                <w:lang w:val="en-CA"/>
              </w:rPr>
            </w:pPr>
            <w:r w:rsidRPr="008879DF">
              <w:rPr>
                <w:rFonts w:cs="Times New Roman"/>
                <w:lang w:val="en-CA"/>
              </w:rPr>
              <w:t>Sometimes</w:t>
            </w:r>
          </w:p>
          <w:p w14:paraId="04D0F23F" w14:textId="77777777" w:rsidR="00973F9E" w:rsidRPr="008879DF" w:rsidRDefault="00973F9E" w:rsidP="000B5EED">
            <w:pPr>
              <w:pStyle w:val="ListParagraph"/>
              <w:numPr>
                <w:ilvl w:val="0"/>
                <w:numId w:val="42"/>
              </w:numPr>
              <w:spacing w:line="276" w:lineRule="auto"/>
              <w:rPr>
                <w:rFonts w:cs="Times New Roman"/>
                <w:lang w:val="en-CA"/>
              </w:rPr>
            </w:pPr>
            <w:r w:rsidRPr="008879DF">
              <w:rPr>
                <w:rFonts w:cs="Times New Roman"/>
                <w:lang w:val="en-CA"/>
              </w:rPr>
              <w:t>Severally</w:t>
            </w:r>
          </w:p>
          <w:p w14:paraId="5EE9FEDA" w14:textId="77777777" w:rsidR="00973F9E" w:rsidRPr="008879DF" w:rsidRDefault="00973F9E" w:rsidP="000B5EED">
            <w:pPr>
              <w:pStyle w:val="ListParagraph"/>
              <w:numPr>
                <w:ilvl w:val="0"/>
                <w:numId w:val="21"/>
              </w:numPr>
              <w:spacing w:line="276" w:lineRule="auto"/>
              <w:rPr>
                <w:rFonts w:cs="Times New Roman"/>
                <w:lang w:val="en-CA"/>
              </w:rPr>
            </w:pPr>
            <w:r w:rsidRPr="008879DF">
              <w:rPr>
                <w:rFonts w:cs="Times New Roman"/>
                <w:szCs w:val="20"/>
                <w:lang w:val="en-CA"/>
              </w:rPr>
              <w:t>Never</w:t>
            </w:r>
          </w:p>
        </w:tc>
        <w:tc>
          <w:tcPr>
            <w:tcW w:w="1043" w:type="dxa"/>
          </w:tcPr>
          <w:p w14:paraId="51E2D23A" w14:textId="77777777" w:rsidR="00973F9E" w:rsidRPr="008879DF" w:rsidRDefault="00973F9E" w:rsidP="000B5EED">
            <w:pPr>
              <w:spacing w:line="276" w:lineRule="auto"/>
              <w:rPr>
                <w:rFonts w:cs="Times New Roman"/>
              </w:rPr>
            </w:pPr>
          </w:p>
        </w:tc>
      </w:tr>
      <w:tr w:rsidR="00973F9E" w:rsidRPr="008879DF" w14:paraId="4C911E1D" w14:textId="77777777" w:rsidTr="00AD2F7B">
        <w:tc>
          <w:tcPr>
            <w:tcW w:w="495" w:type="dxa"/>
            <w:vAlign w:val="center"/>
          </w:tcPr>
          <w:p w14:paraId="13EA5172" w14:textId="77777777" w:rsidR="00973F9E" w:rsidRPr="008879DF" w:rsidRDefault="00973F9E" w:rsidP="000B5EED">
            <w:pPr>
              <w:spacing w:line="276" w:lineRule="auto"/>
              <w:rPr>
                <w:rFonts w:cs="Times New Roman"/>
              </w:rPr>
            </w:pPr>
            <w:r w:rsidRPr="008879DF">
              <w:rPr>
                <w:rFonts w:cs="Times New Roman"/>
              </w:rPr>
              <w:t>56.</w:t>
            </w:r>
          </w:p>
        </w:tc>
        <w:tc>
          <w:tcPr>
            <w:tcW w:w="2275" w:type="dxa"/>
            <w:vAlign w:val="center"/>
          </w:tcPr>
          <w:p w14:paraId="1F434E3E" w14:textId="77777777" w:rsidR="00973F9E" w:rsidRPr="008879DF" w:rsidRDefault="00973F9E" w:rsidP="000B5EED">
            <w:pPr>
              <w:spacing w:line="276" w:lineRule="auto"/>
              <w:rPr>
                <w:rFonts w:cs="Times New Roman"/>
                <w:lang w:val="en-CA"/>
              </w:rPr>
            </w:pPr>
            <w:r w:rsidRPr="008879DF">
              <w:rPr>
                <w:rFonts w:cs="Times New Roman"/>
              </w:rPr>
              <w:t xml:space="preserve">Do you ever have problems taking the </w:t>
            </w:r>
            <w:r w:rsidRPr="008879DF">
              <w:rPr>
                <w:rFonts w:cs="Times New Roman"/>
              </w:rPr>
              <w:lastRenderedPageBreak/>
              <w:t>medicines because you do not know why you are taking them?</w:t>
            </w:r>
          </w:p>
        </w:tc>
        <w:tc>
          <w:tcPr>
            <w:tcW w:w="4552" w:type="dxa"/>
            <w:vAlign w:val="center"/>
          </w:tcPr>
          <w:p w14:paraId="741D7377" w14:textId="77777777" w:rsidR="00973F9E" w:rsidRPr="008879DF" w:rsidRDefault="00973F9E" w:rsidP="000B5EED">
            <w:pPr>
              <w:pStyle w:val="ListParagraph"/>
              <w:numPr>
                <w:ilvl w:val="0"/>
                <w:numId w:val="22"/>
              </w:numPr>
              <w:spacing w:line="276" w:lineRule="auto"/>
              <w:rPr>
                <w:rFonts w:cs="Times New Roman"/>
                <w:lang w:val="en-CA"/>
              </w:rPr>
            </w:pPr>
            <w:r w:rsidRPr="008879DF">
              <w:rPr>
                <w:rFonts w:cs="Times New Roman"/>
                <w:lang w:val="en-CA"/>
              </w:rPr>
              <w:lastRenderedPageBreak/>
              <w:t>Once</w:t>
            </w:r>
          </w:p>
          <w:p w14:paraId="28E39F5B" w14:textId="77777777" w:rsidR="00973F9E" w:rsidRPr="008879DF" w:rsidRDefault="00973F9E" w:rsidP="000B5EED">
            <w:pPr>
              <w:pStyle w:val="ListParagraph"/>
              <w:numPr>
                <w:ilvl w:val="0"/>
                <w:numId w:val="22"/>
              </w:numPr>
              <w:spacing w:line="276" w:lineRule="auto"/>
              <w:rPr>
                <w:rFonts w:cs="Times New Roman"/>
                <w:lang w:val="en-CA"/>
              </w:rPr>
            </w:pPr>
            <w:r w:rsidRPr="008879DF">
              <w:rPr>
                <w:rFonts w:cs="Times New Roman"/>
                <w:lang w:val="en-CA"/>
              </w:rPr>
              <w:t>Sometimes</w:t>
            </w:r>
          </w:p>
          <w:p w14:paraId="3F653B1A" w14:textId="77777777" w:rsidR="00973F9E" w:rsidRPr="008879DF" w:rsidRDefault="00973F9E" w:rsidP="000B5EED">
            <w:pPr>
              <w:pStyle w:val="ListParagraph"/>
              <w:numPr>
                <w:ilvl w:val="0"/>
                <w:numId w:val="22"/>
              </w:numPr>
              <w:spacing w:line="276" w:lineRule="auto"/>
              <w:rPr>
                <w:rFonts w:cs="Times New Roman"/>
                <w:lang w:val="en-CA"/>
              </w:rPr>
            </w:pPr>
            <w:r w:rsidRPr="008879DF">
              <w:rPr>
                <w:rFonts w:cs="Times New Roman"/>
                <w:lang w:val="en-CA"/>
              </w:rPr>
              <w:lastRenderedPageBreak/>
              <w:t>Severally</w:t>
            </w:r>
          </w:p>
          <w:p w14:paraId="29993481" w14:textId="77777777" w:rsidR="00973F9E" w:rsidRPr="008879DF" w:rsidRDefault="00973F9E" w:rsidP="000B5EED">
            <w:pPr>
              <w:pStyle w:val="ListParagraph"/>
              <w:numPr>
                <w:ilvl w:val="0"/>
                <w:numId w:val="22"/>
              </w:numPr>
              <w:spacing w:line="276" w:lineRule="auto"/>
              <w:rPr>
                <w:rFonts w:cs="Times New Roman"/>
                <w:lang w:val="en-CA"/>
              </w:rPr>
            </w:pPr>
            <w:r w:rsidRPr="008879DF">
              <w:rPr>
                <w:rFonts w:cs="Times New Roman"/>
                <w:lang w:val="en-CA"/>
              </w:rPr>
              <w:t>Never</w:t>
            </w:r>
          </w:p>
        </w:tc>
        <w:tc>
          <w:tcPr>
            <w:tcW w:w="1043" w:type="dxa"/>
          </w:tcPr>
          <w:p w14:paraId="75800D74" w14:textId="77777777" w:rsidR="00973F9E" w:rsidRPr="008879DF" w:rsidRDefault="00973F9E" w:rsidP="000B5EED">
            <w:pPr>
              <w:spacing w:line="276" w:lineRule="auto"/>
              <w:rPr>
                <w:rFonts w:cs="Times New Roman"/>
              </w:rPr>
            </w:pPr>
          </w:p>
        </w:tc>
      </w:tr>
      <w:tr w:rsidR="00973F9E" w:rsidRPr="008879DF" w14:paraId="4430F31A" w14:textId="77777777" w:rsidTr="00AD2F7B">
        <w:tc>
          <w:tcPr>
            <w:tcW w:w="495" w:type="dxa"/>
            <w:vAlign w:val="center"/>
          </w:tcPr>
          <w:p w14:paraId="763D2BDA" w14:textId="77777777" w:rsidR="00973F9E" w:rsidRPr="008879DF" w:rsidRDefault="00973F9E" w:rsidP="000B5EED">
            <w:pPr>
              <w:spacing w:line="276" w:lineRule="auto"/>
              <w:rPr>
                <w:rFonts w:cs="Times New Roman"/>
              </w:rPr>
            </w:pPr>
            <w:r w:rsidRPr="008879DF">
              <w:rPr>
                <w:rFonts w:cs="Times New Roman"/>
              </w:rPr>
              <w:t>57.</w:t>
            </w:r>
          </w:p>
        </w:tc>
        <w:tc>
          <w:tcPr>
            <w:tcW w:w="2275" w:type="dxa"/>
            <w:vAlign w:val="center"/>
          </w:tcPr>
          <w:p w14:paraId="23C84AED" w14:textId="77777777" w:rsidR="00973F9E" w:rsidRPr="008879DF" w:rsidRDefault="00973F9E" w:rsidP="000B5EED">
            <w:pPr>
              <w:spacing w:line="276" w:lineRule="auto"/>
              <w:rPr>
                <w:rFonts w:cs="Times New Roman"/>
              </w:rPr>
            </w:pPr>
            <w:r w:rsidRPr="008879DF">
              <w:rPr>
                <w:rFonts w:cs="Times New Roman"/>
              </w:rPr>
              <w:t>Do you ever have problems taking the medicines on time or taking them every day?</w:t>
            </w:r>
          </w:p>
        </w:tc>
        <w:tc>
          <w:tcPr>
            <w:tcW w:w="4552" w:type="dxa"/>
            <w:vAlign w:val="center"/>
          </w:tcPr>
          <w:p w14:paraId="55EF1BF8" w14:textId="77777777" w:rsidR="00973F9E" w:rsidRPr="008879DF" w:rsidRDefault="00973F9E" w:rsidP="000B5EED">
            <w:pPr>
              <w:pStyle w:val="ListParagraph"/>
              <w:numPr>
                <w:ilvl w:val="0"/>
                <w:numId w:val="43"/>
              </w:numPr>
              <w:spacing w:line="276" w:lineRule="auto"/>
              <w:rPr>
                <w:rFonts w:cs="Times New Roman"/>
                <w:lang w:val="en-CA"/>
              </w:rPr>
            </w:pPr>
            <w:r w:rsidRPr="008879DF">
              <w:rPr>
                <w:rFonts w:cs="Times New Roman"/>
                <w:lang w:val="en-CA"/>
              </w:rPr>
              <w:t>Once</w:t>
            </w:r>
          </w:p>
          <w:p w14:paraId="5110E9EF" w14:textId="77777777" w:rsidR="00973F9E" w:rsidRPr="008879DF" w:rsidRDefault="00973F9E" w:rsidP="000B5EED">
            <w:pPr>
              <w:pStyle w:val="ListParagraph"/>
              <w:numPr>
                <w:ilvl w:val="0"/>
                <w:numId w:val="43"/>
              </w:numPr>
              <w:spacing w:line="276" w:lineRule="auto"/>
              <w:rPr>
                <w:rFonts w:cs="Times New Roman"/>
                <w:lang w:val="en-CA"/>
              </w:rPr>
            </w:pPr>
            <w:r w:rsidRPr="008879DF">
              <w:rPr>
                <w:rFonts w:cs="Times New Roman"/>
                <w:lang w:val="en-CA"/>
              </w:rPr>
              <w:t>Sometimes</w:t>
            </w:r>
          </w:p>
          <w:p w14:paraId="10EB64CC" w14:textId="77777777" w:rsidR="00973F9E" w:rsidRPr="008879DF" w:rsidRDefault="00973F9E" w:rsidP="000B5EED">
            <w:pPr>
              <w:pStyle w:val="ListParagraph"/>
              <w:numPr>
                <w:ilvl w:val="0"/>
                <w:numId w:val="43"/>
              </w:numPr>
              <w:spacing w:line="276" w:lineRule="auto"/>
              <w:rPr>
                <w:rFonts w:cs="Times New Roman"/>
                <w:lang w:val="en-CA"/>
              </w:rPr>
            </w:pPr>
            <w:r w:rsidRPr="008879DF">
              <w:rPr>
                <w:rFonts w:cs="Times New Roman"/>
                <w:lang w:val="en-CA"/>
              </w:rPr>
              <w:t>Severally</w:t>
            </w:r>
          </w:p>
          <w:p w14:paraId="318699F6" w14:textId="77777777" w:rsidR="00973F9E" w:rsidRPr="008879DF" w:rsidRDefault="00973F9E" w:rsidP="000B5EED">
            <w:pPr>
              <w:pStyle w:val="ListParagraph"/>
              <w:numPr>
                <w:ilvl w:val="0"/>
                <w:numId w:val="43"/>
              </w:numPr>
              <w:spacing w:line="276" w:lineRule="auto"/>
              <w:rPr>
                <w:rFonts w:cs="Times New Roman"/>
                <w:lang w:val="en-CA"/>
              </w:rPr>
            </w:pPr>
            <w:r w:rsidRPr="008879DF">
              <w:rPr>
                <w:rFonts w:cs="Times New Roman"/>
                <w:lang w:val="en-CA"/>
              </w:rPr>
              <w:t>Never</w:t>
            </w:r>
          </w:p>
        </w:tc>
        <w:tc>
          <w:tcPr>
            <w:tcW w:w="1043" w:type="dxa"/>
          </w:tcPr>
          <w:p w14:paraId="13CD4085" w14:textId="77777777" w:rsidR="00973F9E" w:rsidRPr="008879DF" w:rsidRDefault="00973F9E" w:rsidP="000B5EED">
            <w:pPr>
              <w:spacing w:line="276" w:lineRule="auto"/>
              <w:rPr>
                <w:rFonts w:cs="Times New Roman"/>
              </w:rPr>
            </w:pPr>
          </w:p>
        </w:tc>
      </w:tr>
    </w:tbl>
    <w:p w14:paraId="24EAFC8C" w14:textId="77777777" w:rsidR="00973F9E" w:rsidRDefault="00973F9E" w:rsidP="00973F9E">
      <w:pPr>
        <w:spacing w:line="276" w:lineRule="auto"/>
      </w:pPr>
    </w:p>
    <w:p w14:paraId="7558FF24" w14:textId="7AB81F19" w:rsidR="00A44170" w:rsidRDefault="004913EC" w:rsidP="00522E11">
      <w:pPr>
        <w:pStyle w:val="Heading2"/>
      </w:pPr>
      <w:bookmarkStart w:id="331" w:name="_Toc212149847"/>
      <w:r>
        <w:lastRenderedPageBreak/>
        <w:t xml:space="preserve">Appendix 2: </w:t>
      </w:r>
      <w:r w:rsidR="00A44170" w:rsidRPr="005646B2">
        <w:t>PATIENT HEALTH QUESTIONNAIRE-</w:t>
      </w:r>
      <w:r w:rsidR="00B47A7D">
        <w:t>A</w:t>
      </w:r>
      <w:bookmarkEnd w:id="331"/>
    </w:p>
    <w:p w14:paraId="442C1632" w14:textId="19F3BC1F" w:rsidR="00A44170" w:rsidRPr="005646B2" w:rsidRDefault="008879DF" w:rsidP="008879DF">
      <w:pPr>
        <w:rPr>
          <w:b/>
        </w:rPr>
      </w:pPr>
      <w:r>
        <w:rPr>
          <w:noProof/>
        </w:rPr>
        <w:drawing>
          <wp:anchor distT="0" distB="0" distL="114300" distR="114300" simplePos="0" relativeHeight="251657216" behindDoc="0" locked="0" layoutInCell="1" allowOverlap="1" wp14:anchorId="29BAE23F" wp14:editId="7237E8DC">
            <wp:simplePos x="0" y="0"/>
            <wp:positionH relativeFrom="column">
              <wp:posOffset>-392430</wp:posOffset>
            </wp:positionH>
            <wp:positionV relativeFrom="paragraph">
              <wp:posOffset>234950</wp:posOffset>
            </wp:positionV>
            <wp:extent cx="6085205" cy="82048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4).png"/>
                    <pic:cNvPicPr/>
                  </pic:nvPicPr>
                  <pic:blipFill rotWithShape="1">
                    <a:blip r:embed="rId19">
                      <a:extLst>
                        <a:ext uri="{28A0092B-C50C-407E-A947-70E740481C1C}">
                          <a14:useLocalDpi xmlns:a14="http://schemas.microsoft.com/office/drawing/2010/main" val="0"/>
                        </a:ext>
                      </a:extLst>
                    </a:blip>
                    <a:srcRect l="30807" t="6271" r="30258" b="6458"/>
                    <a:stretch/>
                  </pic:blipFill>
                  <pic:spPr bwMode="auto">
                    <a:xfrm>
                      <a:off x="0" y="0"/>
                      <a:ext cx="6085205" cy="82048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4170" w:rsidRPr="005646B2">
        <w:t xml:space="preserve"> </w:t>
      </w:r>
    </w:p>
    <w:p w14:paraId="3A820903" w14:textId="53A5C7ED" w:rsidR="00446CF1" w:rsidRDefault="00446CF1" w:rsidP="008879DF">
      <w:pPr>
        <w:jc w:val="center"/>
        <w:rPr>
          <w:rFonts w:cs="Times New Roman"/>
          <w:szCs w:val="24"/>
        </w:rPr>
      </w:pPr>
      <w:r>
        <w:rPr>
          <w:rFonts w:cs="Times New Roman"/>
          <w:szCs w:val="24"/>
        </w:rPr>
        <w:lastRenderedPageBreak/>
        <w:br w:type="page"/>
      </w:r>
    </w:p>
    <w:p w14:paraId="086B3333" w14:textId="11516520" w:rsidR="00A44170" w:rsidRDefault="00A44170" w:rsidP="000B5EED">
      <w:pPr>
        <w:spacing w:before="100" w:beforeAutospacing="1" w:after="100" w:afterAutospacing="1" w:line="240" w:lineRule="auto"/>
        <w:jc w:val="center"/>
        <w:rPr>
          <w:rFonts w:eastAsia="Times New Roman" w:cs="Times New Roman"/>
          <w:szCs w:val="24"/>
        </w:rPr>
      </w:pPr>
      <w:r w:rsidRPr="00A44170">
        <w:rPr>
          <w:rFonts w:eastAsia="Times New Roman" w:cs="Times New Roman"/>
          <w:noProof/>
          <w:szCs w:val="24"/>
        </w:rPr>
        <w:lastRenderedPageBreak/>
        <w:drawing>
          <wp:inline distT="0" distB="0" distL="0" distR="0" wp14:anchorId="1397D0C5" wp14:editId="027A5F8E">
            <wp:extent cx="5612524" cy="8119242"/>
            <wp:effectExtent l="0" t="0" r="7620" b="0"/>
            <wp:docPr id="4" name="Picture 4" descr="C:\Users\ss\AppData\Local\Packages\Microsoft.Windows.Photos_8wekyb3d8bbwe\TempState\ShareServiceTempFolder\Screenshot (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s\AppData\Local\Packages\Microsoft.Windows.Photos_8wekyb3d8bbwe\TempState\ShareServiceTempFolder\Screenshot (90).jpeg"/>
                    <pic:cNvPicPr>
                      <a:picLocks noChangeAspect="1" noChangeArrowheads="1"/>
                    </pic:cNvPicPr>
                  </pic:nvPicPr>
                  <pic:blipFill rotWithShape="1">
                    <a:blip r:embed="rId20">
                      <a:extLst>
                        <a:ext uri="{28A0092B-C50C-407E-A947-70E740481C1C}">
                          <a14:useLocalDpi xmlns:a14="http://schemas.microsoft.com/office/drawing/2010/main" val="0"/>
                        </a:ext>
                      </a:extLst>
                    </a:blip>
                    <a:srcRect t="1530" r="6715"/>
                    <a:stretch/>
                  </pic:blipFill>
                  <pic:spPr bwMode="auto">
                    <a:xfrm>
                      <a:off x="0" y="0"/>
                      <a:ext cx="5664094" cy="8193845"/>
                    </a:xfrm>
                    <a:prstGeom prst="rect">
                      <a:avLst/>
                    </a:prstGeom>
                    <a:noFill/>
                    <a:ln>
                      <a:noFill/>
                    </a:ln>
                    <a:extLst>
                      <a:ext uri="{53640926-AAD7-44D8-BBD7-CCE9431645EC}">
                        <a14:shadowObscured xmlns:a14="http://schemas.microsoft.com/office/drawing/2010/main"/>
                      </a:ext>
                    </a:extLst>
                  </pic:spPr>
                </pic:pic>
              </a:graphicData>
            </a:graphic>
          </wp:inline>
        </w:drawing>
      </w:r>
    </w:p>
    <w:p w14:paraId="495BC0DE" w14:textId="77777777" w:rsidR="000B5EED" w:rsidRDefault="000B5EED">
      <w:pPr>
        <w:rPr>
          <w:rFonts w:eastAsia="Times New Roman" w:cs="Times New Roman"/>
          <w:b/>
          <w:szCs w:val="24"/>
        </w:rPr>
      </w:pPr>
      <w:r>
        <w:rPr>
          <w:rFonts w:eastAsia="Times New Roman" w:cs="Times New Roman"/>
          <w:szCs w:val="24"/>
        </w:rPr>
        <w:br w:type="page"/>
      </w:r>
    </w:p>
    <w:p w14:paraId="7AA13112" w14:textId="5A9AFD03" w:rsidR="004913EC" w:rsidRPr="00516564" w:rsidRDefault="004913EC" w:rsidP="00522E11">
      <w:pPr>
        <w:pStyle w:val="Heading2"/>
        <w:rPr>
          <w:rFonts w:eastAsia="Times New Roman"/>
        </w:rPr>
      </w:pPr>
      <w:bookmarkStart w:id="332" w:name="_Toc212149848"/>
      <w:r w:rsidRPr="00516564">
        <w:rPr>
          <w:rFonts w:eastAsia="Times New Roman"/>
        </w:rPr>
        <w:lastRenderedPageBreak/>
        <w:t xml:space="preserve">Appendix 3: </w:t>
      </w:r>
      <w:r w:rsidR="002D5668">
        <w:rPr>
          <w:rFonts w:eastAsia="Times New Roman"/>
        </w:rPr>
        <w:t>Child and Adolescent Trauma Screen(CATS)</w:t>
      </w:r>
      <w:bookmarkEnd w:id="332"/>
    </w:p>
    <w:p w14:paraId="3A62E511" w14:textId="69883D40" w:rsidR="00057EA3" w:rsidRDefault="0048787E" w:rsidP="00446CF1">
      <w:pPr>
        <w:rPr>
          <w:noProof/>
        </w:rPr>
      </w:pPr>
      <w:r>
        <w:rPr>
          <w:noProof/>
        </w:rPr>
        <w:drawing>
          <wp:inline distT="0" distB="0" distL="0" distR="0" wp14:anchorId="2AA2BA4F" wp14:editId="6D79A1CE">
            <wp:extent cx="5274945" cy="694037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27988" t="2216" r="28674" b="5247"/>
                    <a:stretch/>
                  </pic:blipFill>
                  <pic:spPr bwMode="auto">
                    <a:xfrm>
                      <a:off x="0" y="0"/>
                      <a:ext cx="5274945" cy="6940372"/>
                    </a:xfrm>
                    <a:prstGeom prst="rect">
                      <a:avLst/>
                    </a:prstGeom>
                    <a:noFill/>
                    <a:ln>
                      <a:noFill/>
                    </a:ln>
                    <a:extLst>
                      <a:ext uri="{53640926-AAD7-44D8-BBD7-CCE9431645EC}">
                        <a14:shadowObscured xmlns:a14="http://schemas.microsoft.com/office/drawing/2010/main"/>
                      </a:ext>
                    </a:extLst>
                  </pic:spPr>
                </pic:pic>
              </a:graphicData>
            </a:graphic>
          </wp:inline>
        </w:drawing>
      </w:r>
    </w:p>
    <w:p w14:paraId="7DCEB631" w14:textId="69553E70" w:rsidR="00BC5B8F" w:rsidRPr="00BC5B8F" w:rsidRDefault="00221263" w:rsidP="00BC5B8F">
      <w:pPr>
        <w:rPr>
          <w:rFonts w:cs="Times New Roman"/>
          <w:szCs w:val="24"/>
        </w:rPr>
      </w:pPr>
      <w:bookmarkStart w:id="333" w:name="_Toc61385433"/>
      <w:bookmarkStart w:id="334" w:name="_Toc89031328"/>
      <w:bookmarkStart w:id="335" w:name="_Toc160357395"/>
      <w:r>
        <w:rPr>
          <w:noProof/>
        </w:rPr>
        <w:lastRenderedPageBreak/>
        <w:drawing>
          <wp:inline distT="0" distB="0" distL="0" distR="0" wp14:anchorId="405AE6AE" wp14:editId="63AFFCAA">
            <wp:extent cx="5406190" cy="8341360"/>
            <wp:effectExtent l="0" t="0" r="444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a:extLst>
                        <a:ext uri="{28A0092B-C50C-407E-A947-70E740481C1C}">
                          <a14:useLocalDpi xmlns:a14="http://schemas.microsoft.com/office/drawing/2010/main" val="0"/>
                        </a:ext>
                      </a:extLst>
                    </a:blip>
                    <a:srcRect l="27145" t="2557" r="27226" b="2462"/>
                    <a:stretch/>
                  </pic:blipFill>
                  <pic:spPr bwMode="auto">
                    <a:xfrm>
                      <a:off x="0" y="0"/>
                      <a:ext cx="5419640" cy="8362112"/>
                    </a:xfrm>
                    <a:prstGeom prst="rect">
                      <a:avLst/>
                    </a:prstGeom>
                    <a:noFill/>
                    <a:ln>
                      <a:noFill/>
                    </a:ln>
                    <a:extLst>
                      <a:ext uri="{53640926-AAD7-44D8-BBD7-CCE9431645EC}">
                        <a14:shadowObscured xmlns:a14="http://schemas.microsoft.com/office/drawing/2010/main"/>
                      </a:ext>
                    </a:extLst>
                  </pic:spPr>
                </pic:pic>
              </a:graphicData>
            </a:graphic>
          </wp:inline>
        </w:drawing>
      </w:r>
    </w:p>
    <w:p w14:paraId="129FC0E5" w14:textId="0E30D0A1" w:rsidR="00BC5B8F" w:rsidRDefault="00852CFE" w:rsidP="00522E11">
      <w:pPr>
        <w:pStyle w:val="Heading2"/>
        <w:rPr>
          <w:rFonts w:eastAsia="Times New Roman"/>
        </w:rPr>
      </w:pPr>
      <w:r>
        <w:br w:type="page"/>
      </w:r>
      <w:bookmarkStart w:id="336" w:name="_Toc212149849"/>
      <w:r w:rsidR="00BC5B8F">
        <w:rPr>
          <w:rFonts w:eastAsia="Times New Roman"/>
        </w:rPr>
        <w:lastRenderedPageBreak/>
        <w:t>Appendix 4: PTSD Checklist for DSM-5 (PCL-5)- Adults</w:t>
      </w:r>
      <w:bookmarkEnd w:id="336"/>
    </w:p>
    <w:p w14:paraId="01C05761" w14:textId="4AE4E221" w:rsidR="00BC5B8F" w:rsidRDefault="00BC5B8F" w:rsidP="00BC5B8F"/>
    <w:p w14:paraId="49C3E72E" w14:textId="681613E0" w:rsidR="00BC5B8F" w:rsidRDefault="00BC5B8F" w:rsidP="00BC5B8F">
      <w:r>
        <w:rPr>
          <w:noProof/>
        </w:rPr>
        <w:drawing>
          <wp:inline distT="0" distB="0" distL="0" distR="0" wp14:anchorId="2A18F8FA" wp14:editId="45131F0D">
            <wp:extent cx="5888355" cy="78766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3">
                      <a:extLst>
                        <a:ext uri="{28A0092B-C50C-407E-A947-70E740481C1C}">
                          <a14:useLocalDpi xmlns:a14="http://schemas.microsoft.com/office/drawing/2010/main" val="0"/>
                        </a:ext>
                      </a:extLst>
                    </a:blip>
                    <a:srcRect l="24948" r="24563" b="442"/>
                    <a:stretch/>
                  </pic:blipFill>
                  <pic:spPr bwMode="auto">
                    <a:xfrm>
                      <a:off x="0" y="0"/>
                      <a:ext cx="5917103" cy="7915130"/>
                    </a:xfrm>
                    <a:prstGeom prst="rect">
                      <a:avLst/>
                    </a:prstGeom>
                    <a:noFill/>
                    <a:ln>
                      <a:noFill/>
                    </a:ln>
                    <a:extLst>
                      <a:ext uri="{53640926-AAD7-44D8-BBD7-CCE9431645EC}">
                        <a14:shadowObscured xmlns:a14="http://schemas.microsoft.com/office/drawing/2010/main"/>
                      </a:ext>
                    </a:extLst>
                  </pic:spPr>
                </pic:pic>
              </a:graphicData>
            </a:graphic>
          </wp:inline>
        </w:drawing>
      </w:r>
    </w:p>
    <w:p w14:paraId="32055536" w14:textId="4AE664FF" w:rsidR="00BC5B8F" w:rsidRPr="00BC5B8F" w:rsidRDefault="00BC5B8F" w:rsidP="00BC5B8F">
      <w:r>
        <w:rPr>
          <w:noProof/>
        </w:rPr>
        <w:lastRenderedPageBreak/>
        <w:drawing>
          <wp:inline distT="0" distB="0" distL="0" distR="0" wp14:anchorId="3DB1E9D8" wp14:editId="56A502CA">
            <wp:extent cx="5438274" cy="85985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a:extLst>
                        <a:ext uri="{28A0092B-C50C-407E-A947-70E740481C1C}">
                          <a14:useLocalDpi xmlns:a14="http://schemas.microsoft.com/office/drawing/2010/main" val="0"/>
                        </a:ext>
                      </a:extLst>
                    </a:blip>
                    <a:srcRect l="26467" r="26986" b="-12"/>
                    <a:stretch/>
                  </pic:blipFill>
                  <pic:spPr bwMode="auto">
                    <a:xfrm>
                      <a:off x="0" y="0"/>
                      <a:ext cx="5451861" cy="8620018"/>
                    </a:xfrm>
                    <a:prstGeom prst="rect">
                      <a:avLst/>
                    </a:prstGeom>
                    <a:noFill/>
                    <a:ln>
                      <a:noFill/>
                    </a:ln>
                    <a:extLst>
                      <a:ext uri="{53640926-AAD7-44D8-BBD7-CCE9431645EC}">
                        <a14:shadowObscured xmlns:a14="http://schemas.microsoft.com/office/drawing/2010/main"/>
                      </a:ext>
                    </a:extLst>
                  </pic:spPr>
                </pic:pic>
              </a:graphicData>
            </a:graphic>
          </wp:inline>
        </w:drawing>
      </w:r>
    </w:p>
    <w:p w14:paraId="0285456C" w14:textId="65BBBBD2" w:rsidR="00EA3462" w:rsidRPr="00221263" w:rsidRDefault="00EA3462" w:rsidP="00522E11">
      <w:pPr>
        <w:pStyle w:val="Heading2"/>
        <w:rPr>
          <w:rFonts w:eastAsia="Times New Roman"/>
        </w:rPr>
      </w:pPr>
      <w:bookmarkStart w:id="337" w:name="_Toc212149850"/>
      <w:r w:rsidRPr="003964DE">
        <w:lastRenderedPageBreak/>
        <w:t xml:space="preserve">Appendix </w:t>
      </w:r>
      <w:r w:rsidR="009B5AE1">
        <w:t>5</w:t>
      </w:r>
      <w:r w:rsidRPr="003964DE">
        <w:t xml:space="preserve">: </w:t>
      </w:r>
      <w:bookmarkEnd w:id="333"/>
      <w:bookmarkEnd w:id="334"/>
      <w:bookmarkEnd w:id="335"/>
      <w:r w:rsidR="004913EC" w:rsidRPr="003964DE">
        <w:t>ASSENT FORM FOR MINORS</w:t>
      </w:r>
      <w:bookmarkEnd w:id="337"/>
    </w:p>
    <w:p w14:paraId="1A3BE279" w14:textId="77777777" w:rsidR="00EA3462" w:rsidRPr="006248D2" w:rsidRDefault="00EA3462" w:rsidP="00EA3462">
      <w:pPr>
        <w:spacing w:beforeAutospacing="1" w:after="100" w:afterAutospacing="1"/>
        <w:rPr>
          <w:rFonts w:eastAsia="Times New Roman" w:cs="Times New Roman"/>
          <w:szCs w:val="24"/>
        </w:rPr>
      </w:pPr>
      <w:r>
        <w:rPr>
          <w:rFonts w:eastAsia="Times New Roman" w:cs="Times New Roman"/>
          <w:szCs w:val="24"/>
        </w:rPr>
        <w:t>To p</w:t>
      </w:r>
      <w:r w:rsidRPr="006248D2">
        <w:rPr>
          <w:rFonts w:eastAsia="Times New Roman" w:cs="Times New Roman"/>
          <w:szCs w:val="24"/>
        </w:rPr>
        <w:t>articipant,</w:t>
      </w:r>
    </w:p>
    <w:p w14:paraId="066BF1D6" w14:textId="77777777" w:rsidR="00EA3462" w:rsidRPr="00957EF8" w:rsidRDefault="00EA3462" w:rsidP="00EA3462">
      <w:pPr>
        <w:spacing w:after="0" w:line="480" w:lineRule="auto"/>
        <w:rPr>
          <w:rFonts w:cs="Times New Roman"/>
          <w:bCs/>
          <w:szCs w:val="24"/>
          <w:lang w:eastAsia="ar-SA"/>
        </w:rPr>
      </w:pPr>
      <w:r w:rsidRPr="00957EF8">
        <w:rPr>
          <w:rFonts w:cs="Times New Roman"/>
          <w:bCs/>
          <w:szCs w:val="24"/>
          <w:lang w:eastAsia="ar-SA"/>
        </w:rPr>
        <w:t xml:space="preserve">I, </w:t>
      </w:r>
      <w:r w:rsidRPr="00957EF8">
        <w:rPr>
          <w:rFonts w:cs="Times New Roman"/>
          <w:b/>
          <w:bCs/>
          <w:szCs w:val="24"/>
          <w:lang w:eastAsia="ar-SA"/>
        </w:rPr>
        <w:t xml:space="preserve">Dr. Wariimi Karingi, </w:t>
      </w:r>
      <w:r w:rsidRPr="00957EF8">
        <w:rPr>
          <w:rFonts w:cs="Times New Roman"/>
          <w:bCs/>
          <w:szCs w:val="24"/>
          <w:lang w:eastAsia="ar-SA"/>
        </w:rPr>
        <w:t>a student undertaking a F</w:t>
      </w:r>
      <w:r w:rsidRPr="00957EF8">
        <w:rPr>
          <w:rFonts w:cs="Times New Roman"/>
          <w:szCs w:val="24"/>
        </w:rPr>
        <w:t>ellowship in Epidemiology and Biostatistics</w:t>
      </w:r>
      <w:r w:rsidRPr="00957EF8">
        <w:rPr>
          <w:rFonts w:cs="Times New Roman"/>
          <w:bCs/>
          <w:szCs w:val="24"/>
          <w:lang w:eastAsia="ar-SA"/>
        </w:rPr>
        <w:t xml:space="preserve"> at the Department of Pediatrics and Child Health, University of Nairobi</w:t>
      </w:r>
      <w:r>
        <w:rPr>
          <w:rFonts w:cs="Times New Roman"/>
          <w:bCs/>
          <w:szCs w:val="24"/>
          <w:lang w:eastAsia="ar-SA"/>
        </w:rPr>
        <w:t>,</w:t>
      </w:r>
      <w:r w:rsidRPr="00957EF8">
        <w:rPr>
          <w:rFonts w:cs="Times New Roman"/>
          <w:bCs/>
          <w:szCs w:val="24"/>
          <w:lang w:eastAsia="ar-SA"/>
        </w:rPr>
        <w:t xml:space="preserve"> request you</w:t>
      </w:r>
      <w:r>
        <w:rPr>
          <w:rFonts w:cs="Times New Roman"/>
          <w:bCs/>
          <w:szCs w:val="24"/>
          <w:lang w:eastAsia="ar-SA"/>
        </w:rPr>
        <w:t xml:space="preserve"> to</w:t>
      </w:r>
      <w:r w:rsidRPr="00957EF8">
        <w:rPr>
          <w:rFonts w:cs="Times New Roman"/>
          <w:bCs/>
          <w:szCs w:val="24"/>
          <w:lang w:eastAsia="ar-SA"/>
        </w:rPr>
        <w:t xml:space="preserve"> participate in a study that I am carrying out at your facility on the prevalence of depression and </w:t>
      </w:r>
      <w:r>
        <w:rPr>
          <w:rFonts w:cs="Times New Roman"/>
          <w:bCs/>
          <w:szCs w:val="24"/>
          <w:lang w:eastAsia="ar-SA"/>
        </w:rPr>
        <w:t>post-traumatic stress disorder (</w:t>
      </w:r>
      <w:r w:rsidRPr="00957EF8">
        <w:rPr>
          <w:rFonts w:cs="Times New Roman"/>
          <w:bCs/>
          <w:szCs w:val="24"/>
          <w:lang w:eastAsia="ar-SA"/>
        </w:rPr>
        <w:t>PTSD</w:t>
      </w:r>
      <w:r>
        <w:rPr>
          <w:rFonts w:cs="Times New Roman"/>
          <w:bCs/>
          <w:szCs w:val="24"/>
          <w:lang w:eastAsia="ar-SA"/>
        </w:rPr>
        <w:t>)</w:t>
      </w:r>
      <w:r w:rsidRPr="00957EF8">
        <w:rPr>
          <w:rFonts w:cs="Times New Roman"/>
          <w:bCs/>
          <w:szCs w:val="24"/>
          <w:lang w:eastAsia="ar-SA"/>
        </w:rPr>
        <w:t xml:space="preserve"> among adolescents attending CCC in hospitals in Ruiru Subcounty. </w:t>
      </w:r>
    </w:p>
    <w:p w14:paraId="762942DB" w14:textId="77777777" w:rsidR="00EA3462" w:rsidRPr="006248D2" w:rsidRDefault="00EA3462" w:rsidP="00EA3462">
      <w:pPr>
        <w:spacing w:before="100" w:beforeAutospacing="1" w:after="100" w:afterAutospacing="1"/>
        <w:rPr>
          <w:rFonts w:eastAsia="Times New Roman" w:cs="Times New Roman"/>
          <w:b/>
          <w:iCs/>
          <w:szCs w:val="24"/>
        </w:rPr>
      </w:pPr>
      <w:r w:rsidRPr="006248D2">
        <w:rPr>
          <w:rFonts w:eastAsia="Times New Roman" w:cs="Times New Roman"/>
          <w:b/>
          <w:iCs/>
          <w:szCs w:val="24"/>
        </w:rPr>
        <w:t>Purpose of the research study</w:t>
      </w:r>
    </w:p>
    <w:p w14:paraId="27F6BA87" w14:textId="77777777" w:rsidR="00EA3462" w:rsidRDefault="00EA3462" w:rsidP="00EA3462">
      <w:pPr>
        <w:spacing w:after="0"/>
        <w:rPr>
          <w:rFonts w:cs="Times New Roman"/>
          <w:szCs w:val="24"/>
        </w:rPr>
      </w:pPr>
      <w:r w:rsidRPr="0069221E">
        <w:rPr>
          <w:rFonts w:cs="Times New Roman"/>
          <w:szCs w:val="24"/>
        </w:rPr>
        <w:t>The purpose of the study is t</w:t>
      </w:r>
      <w:r w:rsidRPr="00007C48">
        <w:rPr>
          <w:rFonts w:cs="Times New Roman"/>
          <w:szCs w:val="24"/>
        </w:rPr>
        <w:t>o</w:t>
      </w:r>
      <w:r>
        <w:rPr>
          <w:rFonts w:cs="Times New Roman"/>
          <w:szCs w:val="24"/>
        </w:rPr>
        <w:t xml:space="preserve"> use validated study tools to</w:t>
      </w:r>
      <w:r w:rsidRPr="00007C48">
        <w:rPr>
          <w:rFonts w:cs="Times New Roman"/>
          <w:szCs w:val="24"/>
        </w:rPr>
        <w:t xml:space="preserve"> determine</w:t>
      </w:r>
      <w:r>
        <w:rPr>
          <w:rFonts w:cs="Times New Roman"/>
          <w:szCs w:val="24"/>
        </w:rPr>
        <w:t xml:space="preserve"> the prevalence of depression and PTSD</w:t>
      </w:r>
      <w:r w:rsidRPr="00007C48">
        <w:rPr>
          <w:rFonts w:cs="Times New Roman"/>
          <w:szCs w:val="24"/>
        </w:rPr>
        <w:t xml:space="preserve"> </w:t>
      </w:r>
      <w:r>
        <w:rPr>
          <w:rFonts w:cs="Times New Roman"/>
          <w:szCs w:val="24"/>
        </w:rPr>
        <w:t xml:space="preserve">among the adolescents aged 10 -19 years on follow up at CCC in hospitals in Ruiru Subcounty. </w:t>
      </w:r>
    </w:p>
    <w:p w14:paraId="3F5EA755" w14:textId="2D96BFD3" w:rsidR="00EA3462" w:rsidRPr="004B150C" w:rsidRDefault="00EA3462" w:rsidP="00EA3462">
      <w:pPr>
        <w:spacing w:after="0"/>
        <w:rPr>
          <w:rFonts w:eastAsia="Calibri" w:cs="Times New Roman"/>
          <w:bCs/>
          <w:szCs w:val="24"/>
        </w:rPr>
      </w:pPr>
      <w:r w:rsidRPr="004B150C">
        <w:rPr>
          <w:rFonts w:eastAsia="Calibri" w:cs="Times New Roman"/>
          <w:bCs/>
          <w:szCs w:val="24"/>
        </w:rPr>
        <w:t xml:space="preserve">The process of data collection will involve 3 short questionnaires being administered to you. </w:t>
      </w:r>
      <w:r w:rsidR="00917A7E" w:rsidRPr="004B150C">
        <w:rPr>
          <w:rFonts w:eastAsia="Calibri" w:cs="Times New Roman"/>
          <w:bCs/>
          <w:szCs w:val="24"/>
        </w:rPr>
        <w:t xml:space="preserve">It will take between 20 to 30 minutes to complete the questionnaires. </w:t>
      </w:r>
      <w:r w:rsidR="00CF1BC8" w:rsidRPr="004B150C">
        <w:rPr>
          <w:rFonts w:eastAsia="Calibri" w:cs="Times New Roman"/>
          <w:bCs/>
          <w:szCs w:val="24"/>
        </w:rPr>
        <w:t xml:space="preserve">You will be taken to a quiet room and given a chance to fill out the questionnaire or have it read to you then you pick the suitable responses. </w:t>
      </w:r>
    </w:p>
    <w:p w14:paraId="2D463D00" w14:textId="77777777" w:rsidR="00EA3462" w:rsidRPr="004B150C" w:rsidRDefault="00EA3462" w:rsidP="00EA3462">
      <w:pPr>
        <w:rPr>
          <w:rFonts w:cs="Times New Roman"/>
          <w:b/>
          <w:bCs/>
          <w:szCs w:val="24"/>
        </w:rPr>
      </w:pPr>
      <w:r w:rsidRPr="004B150C">
        <w:rPr>
          <w:rFonts w:cs="Times New Roman"/>
          <w:b/>
          <w:bCs/>
          <w:szCs w:val="24"/>
        </w:rPr>
        <w:t>Risks:</w:t>
      </w:r>
    </w:p>
    <w:p w14:paraId="3F3CD2C3" w14:textId="3E7DCCC4" w:rsidR="00917A7E" w:rsidRPr="006248D2" w:rsidRDefault="00EA3462" w:rsidP="00EA3462">
      <w:pPr>
        <w:rPr>
          <w:rFonts w:cs="Times New Roman"/>
          <w:szCs w:val="24"/>
        </w:rPr>
      </w:pPr>
      <w:r w:rsidRPr="004B150C">
        <w:rPr>
          <w:rFonts w:cs="Times New Roman"/>
          <w:szCs w:val="24"/>
        </w:rPr>
        <w:t xml:space="preserve">There </w:t>
      </w:r>
      <w:r w:rsidR="00917A7E" w:rsidRPr="004B150C">
        <w:rPr>
          <w:rFonts w:cs="Times New Roman"/>
          <w:szCs w:val="24"/>
        </w:rPr>
        <w:t>are minimal</w:t>
      </w:r>
      <w:r w:rsidRPr="004B150C">
        <w:rPr>
          <w:rFonts w:cs="Times New Roman"/>
          <w:szCs w:val="24"/>
        </w:rPr>
        <w:t xml:space="preserve"> risks involved in participating in the study</w:t>
      </w:r>
      <w:r w:rsidR="00917A7E" w:rsidRPr="004B150C">
        <w:rPr>
          <w:rFonts w:cs="Times New Roman"/>
          <w:szCs w:val="24"/>
        </w:rPr>
        <w:t>: discomfort from some sensitive questions and extra time spent at the hospital during data collection. These will be minimized by ensuring that the questions are asked in a professional manner and delay is minimized during data collection.</w:t>
      </w:r>
      <w:r w:rsidR="00917A7E">
        <w:rPr>
          <w:rFonts w:cs="Times New Roman"/>
          <w:szCs w:val="24"/>
        </w:rPr>
        <w:t xml:space="preserve"> </w:t>
      </w:r>
    </w:p>
    <w:p w14:paraId="3D76EF3B" w14:textId="77777777" w:rsidR="00EA3462" w:rsidRDefault="00EA3462" w:rsidP="00EA3462">
      <w:pPr>
        <w:spacing w:after="0"/>
        <w:rPr>
          <w:rFonts w:cs="Times New Roman"/>
          <w:b/>
          <w:bCs/>
          <w:szCs w:val="24"/>
        </w:rPr>
      </w:pPr>
      <w:r w:rsidRPr="006248D2">
        <w:rPr>
          <w:rFonts w:cs="Times New Roman"/>
          <w:b/>
          <w:bCs/>
          <w:szCs w:val="24"/>
        </w:rPr>
        <w:t>Benefits:</w:t>
      </w:r>
    </w:p>
    <w:p w14:paraId="16C48793" w14:textId="77777777" w:rsidR="00EA3462" w:rsidRDefault="00EA3462" w:rsidP="00EA3462">
      <w:pPr>
        <w:rPr>
          <w:rFonts w:cs="Times New Roman"/>
          <w:szCs w:val="24"/>
        </w:rPr>
      </w:pPr>
      <w:r>
        <w:rPr>
          <w:rFonts w:cs="Times New Roman"/>
          <w:szCs w:val="24"/>
        </w:rPr>
        <w:t xml:space="preserve">The study will not make payments for participating in it.  However, </w:t>
      </w:r>
      <w:r w:rsidRPr="00800BF2">
        <w:rPr>
          <w:rFonts w:cs="Times New Roman"/>
          <w:szCs w:val="24"/>
        </w:rPr>
        <w:t>the findings of the study will</w:t>
      </w:r>
      <w:r>
        <w:rPr>
          <w:rFonts w:cs="Times New Roman"/>
          <w:szCs w:val="24"/>
        </w:rPr>
        <w:t xml:space="preserve"> help identify those adolescents who are depressed and having PTSD and refer them for the appropriate management. It will also give information that will be used to show the burden of  depression and PTSD and hence recommend to the relevant stakeholders the need of incorporating mental health services as part of routine adolescent health services.</w:t>
      </w:r>
    </w:p>
    <w:p w14:paraId="0C91BD6A" w14:textId="77777777" w:rsidR="00EA3462" w:rsidRPr="006248D2" w:rsidRDefault="00EA3462" w:rsidP="00EA3462">
      <w:pPr>
        <w:rPr>
          <w:rFonts w:cs="Times New Roman"/>
          <w:b/>
          <w:bCs/>
          <w:szCs w:val="24"/>
        </w:rPr>
      </w:pPr>
      <w:r w:rsidRPr="006248D2">
        <w:rPr>
          <w:rFonts w:cs="Times New Roman"/>
          <w:b/>
          <w:bCs/>
          <w:szCs w:val="24"/>
        </w:rPr>
        <w:t xml:space="preserve"> Study participation &amp; Right to Withdraw:</w:t>
      </w:r>
    </w:p>
    <w:p w14:paraId="5115E1CA" w14:textId="77777777" w:rsidR="00917A7E" w:rsidRDefault="00EA3462" w:rsidP="00917A7E">
      <w:pPr>
        <w:tabs>
          <w:tab w:val="left" w:pos="0"/>
        </w:tabs>
        <w:suppressAutoHyphens/>
        <w:spacing w:after="0"/>
        <w:rPr>
          <w:rFonts w:cs="Times New Roman"/>
          <w:bCs/>
          <w:szCs w:val="24"/>
          <w:lang w:eastAsia="ar-SA"/>
        </w:rPr>
      </w:pPr>
      <w:r w:rsidRPr="006248D2">
        <w:rPr>
          <w:rFonts w:cs="Times New Roman"/>
          <w:szCs w:val="24"/>
        </w:rPr>
        <w:lastRenderedPageBreak/>
        <w:t xml:space="preserve">Your </w:t>
      </w:r>
      <w:r>
        <w:rPr>
          <w:rFonts w:cs="Times New Roman"/>
          <w:szCs w:val="24"/>
        </w:rPr>
        <w:t xml:space="preserve">participation </w:t>
      </w:r>
      <w:r w:rsidRPr="006248D2">
        <w:rPr>
          <w:rFonts w:cs="Times New Roman"/>
          <w:szCs w:val="24"/>
        </w:rPr>
        <w:t>is voluntary and is</w:t>
      </w:r>
      <w:r w:rsidRPr="006248D2">
        <w:rPr>
          <w:rFonts w:cs="Times New Roman"/>
          <w:bCs/>
          <w:szCs w:val="24"/>
          <w:lang w:eastAsia="ar-SA"/>
        </w:rPr>
        <w:t xml:space="preserve"> </w:t>
      </w:r>
      <w:r>
        <w:rPr>
          <w:rFonts w:cs="Times New Roman"/>
          <w:bCs/>
          <w:szCs w:val="24"/>
          <w:lang w:eastAsia="ar-SA"/>
        </w:rPr>
        <w:t xml:space="preserve">appreciated.  You are at liberty </w:t>
      </w:r>
      <w:r w:rsidRPr="006248D2">
        <w:rPr>
          <w:rFonts w:cs="Times New Roman"/>
          <w:bCs/>
          <w:szCs w:val="24"/>
          <w:lang w:eastAsia="ar-SA"/>
        </w:rPr>
        <w:t xml:space="preserve">to terminate your participation any moment </w:t>
      </w:r>
      <w:r>
        <w:rPr>
          <w:rFonts w:cs="Times New Roman"/>
          <w:bCs/>
          <w:szCs w:val="24"/>
          <w:lang w:eastAsia="ar-SA"/>
        </w:rPr>
        <w:t>with no consequences.</w:t>
      </w:r>
    </w:p>
    <w:p w14:paraId="27617A15" w14:textId="63D3D817" w:rsidR="00EA3462" w:rsidRPr="00917A7E" w:rsidRDefault="00EA3462" w:rsidP="00917A7E">
      <w:pPr>
        <w:tabs>
          <w:tab w:val="left" w:pos="0"/>
        </w:tabs>
        <w:suppressAutoHyphens/>
        <w:spacing w:after="0"/>
        <w:rPr>
          <w:rFonts w:cs="Times New Roman"/>
          <w:bCs/>
          <w:szCs w:val="24"/>
          <w:lang w:eastAsia="ar-SA"/>
        </w:rPr>
      </w:pPr>
      <w:r w:rsidRPr="006248D2">
        <w:rPr>
          <w:rFonts w:cs="Times New Roman"/>
          <w:b/>
          <w:bCs/>
          <w:szCs w:val="24"/>
        </w:rPr>
        <w:t>Confidentiality:</w:t>
      </w:r>
    </w:p>
    <w:p w14:paraId="619551B1" w14:textId="77777777" w:rsidR="00EA3462" w:rsidRPr="00A348D8" w:rsidRDefault="00EA3462" w:rsidP="00EA3462">
      <w:pPr>
        <w:tabs>
          <w:tab w:val="left" w:pos="0"/>
        </w:tabs>
        <w:suppressAutoHyphens/>
        <w:spacing w:after="0"/>
        <w:rPr>
          <w:rFonts w:cs="Times New Roman"/>
          <w:bCs/>
          <w:szCs w:val="24"/>
          <w:lang w:eastAsia="ar-SA"/>
        </w:rPr>
      </w:pPr>
      <w:r>
        <w:rPr>
          <w:rFonts w:cs="Times New Roman"/>
          <w:bCs/>
          <w:szCs w:val="24"/>
          <w:lang w:eastAsia="ar-SA"/>
        </w:rPr>
        <w:t xml:space="preserve">The </w:t>
      </w:r>
      <w:r w:rsidRPr="00A348D8">
        <w:rPr>
          <w:rFonts w:cs="Times New Roman"/>
          <w:bCs/>
          <w:szCs w:val="24"/>
          <w:lang w:eastAsia="ar-SA"/>
        </w:rPr>
        <w:t xml:space="preserve">information collected </w:t>
      </w:r>
      <w:r>
        <w:rPr>
          <w:rFonts w:cs="Times New Roman"/>
          <w:bCs/>
          <w:szCs w:val="24"/>
          <w:lang w:eastAsia="ar-SA"/>
        </w:rPr>
        <w:t xml:space="preserve">from you </w:t>
      </w:r>
      <w:r w:rsidRPr="00A348D8">
        <w:rPr>
          <w:rFonts w:cs="Times New Roman"/>
          <w:bCs/>
          <w:szCs w:val="24"/>
          <w:lang w:eastAsia="ar-SA"/>
        </w:rPr>
        <w:t xml:space="preserve">for the study will be kept confidential.  Your privacy will be observed by issuing you with a study number as identification.  No identifiable data will be obtained from you. Your name will not be used on any data collection tools. Data collected will exclusively be used for the study thesis.  Hard copies </w:t>
      </w:r>
      <w:r>
        <w:rPr>
          <w:rFonts w:cs="Times New Roman"/>
          <w:bCs/>
          <w:szCs w:val="24"/>
          <w:lang w:eastAsia="ar-SA"/>
        </w:rPr>
        <w:t xml:space="preserve">of data </w:t>
      </w:r>
      <w:r w:rsidRPr="00A348D8">
        <w:rPr>
          <w:rFonts w:cs="Times New Roman"/>
          <w:bCs/>
          <w:szCs w:val="24"/>
          <w:lang w:eastAsia="ar-SA"/>
        </w:rPr>
        <w:t xml:space="preserve">will be </w:t>
      </w:r>
      <w:r>
        <w:rPr>
          <w:rFonts w:cs="Times New Roman"/>
          <w:bCs/>
          <w:szCs w:val="24"/>
          <w:lang w:eastAsia="ar-SA"/>
        </w:rPr>
        <w:t>kept under loc</w:t>
      </w:r>
      <w:r w:rsidRPr="00A348D8">
        <w:rPr>
          <w:rFonts w:cs="Times New Roman"/>
          <w:bCs/>
          <w:szCs w:val="24"/>
          <w:lang w:eastAsia="ar-SA"/>
        </w:rPr>
        <w:t>k a</w:t>
      </w:r>
      <w:r>
        <w:rPr>
          <w:rFonts w:cs="Times New Roman"/>
          <w:bCs/>
          <w:szCs w:val="24"/>
          <w:lang w:eastAsia="ar-SA"/>
        </w:rPr>
        <w:t>nd</w:t>
      </w:r>
      <w:r w:rsidRPr="00A348D8">
        <w:rPr>
          <w:rFonts w:cs="Times New Roman"/>
          <w:bCs/>
          <w:szCs w:val="24"/>
          <w:lang w:eastAsia="ar-SA"/>
        </w:rPr>
        <w:t xml:space="preserve"> key, soft data will be stored on a password protected computer.</w:t>
      </w:r>
    </w:p>
    <w:p w14:paraId="386BD9E1" w14:textId="77777777" w:rsidR="00EA3462" w:rsidRPr="006248D2" w:rsidRDefault="00EA3462" w:rsidP="00EA3462">
      <w:pPr>
        <w:tabs>
          <w:tab w:val="left" w:pos="0"/>
        </w:tabs>
        <w:suppressAutoHyphens/>
        <w:spacing w:after="0"/>
        <w:rPr>
          <w:rFonts w:cs="Times New Roman"/>
          <w:b/>
          <w:bCs/>
          <w:szCs w:val="24"/>
          <w:lang w:eastAsia="ar-SA"/>
        </w:rPr>
      </w:pPr>
    </w:p>
    <w:p w14:paraId="1C9259C4" w14:textId="77777777" w:rsidR="00EA3462" w:rsidRPr="006248D2" w:rsidRDefault="00EA3462" w:rsidP="00EA3462">
      <w:pPr>
        <w:rPr>
          <w:rFonts w:cs="Times New Roman"/>
          <w:b/>
          <w:bCs/>
          <w:szCs w:val="24"/>
        </w:rPr>
      </w:pPr>
      <w:r w:rsidRPr="006248D2">
        <w:rPr>
          <w:rFonts w:cs="Times New Roman"/>
          <w:b/>
          <w:bCs/>
          <w:szCs w:val="24"/>
        </w:rPr>
        <w:t>Investigators Contacts:</w:t>
      </w:r>
    </w:p>
    <w:p w14:paraId="358A838E" w14:textId="77777777" w:rsidR="00EA3462" w:rsidRPr="00D40919" w:rsidRDefault="00EA3462" w:rsidP="00EA3462">
      <w:pPr>
        <w:rPr>
          <w:rFonts w:cs="Times New Roman"/>
          <w:b/>
          <w:szCs w:val="24"/>
        </w:rPr>
      </w:pPr>
      <w:r w:rsidRPr="006248D2">
        <w:rPr>
          <w:rFonts w:cs="Times New Roman"/>
          <w:szCs w:val="24"/>
        </w:rPr>
        <w:t xml:space="preserve">You can contact the researcher on Telephone number: </w:t>
      </w:r>
      <w:r w:rsidRPr="00CD080D">
        <w:rPr>
          <w:rFonts w:cs="Times New Roman"/>
          <w:b/>
          <w:szCs w:val="24"/>
        </w:rPr>
        <w:t>072</w:t>
      </w:r>
      <w:r>
        <w:rPr>
          <w:rFonts w:cs="Times New Roman"/>
          <w:b/>
          <w:szCs w:val="24"/>
        </w:rPr>
        <w:t>3847478</w:t>
      </w:r>
      <w:r>
        <w:rPr>
          <w:rFonts w:cs="Times New Roman"/>
          <w:szCs w:val="24"/>
        </w:rPr>
        <w:t xml:space="preserve"> </w:t>
      </w:r>
      <w:r w:rsidRPr="006248D2">
        <w:rPr>
          <w:rFonts w:cs="Times New Roman"/>
          <w:szCs w:val="24"/>
        </w:rPr>
        <w:t xml:space="preserve">or email: </w:t>
      </w:r>
      <w:r>
        <w:rPr>
          <w:rFonts w:cs="Times New Roman"/>
          <w:b/>
          <w:szCs w:val="24"/>
        </w:rPr>
        <w:t>wariimi.k@gmail</w:t>
      </w:r>
      <w:r w:rsidRPr="00CD080D">
        <w:rPr>
          <w:rFonts w:cs="Times New Roman"/>
          <w:b/>
          <w:szCs w:val="24"/>
        </w:rPr>
        <w:t>.com</w:t>
      </w:r>
    </w:p>
    <w:p w14:paraId="0D2F49D2" w14:textId="1E0BA1B2" w:rsidR="00EA3462" w:rsidRPr="00347655" w:rsidRDefault="00EA3462" w:rsidP="00EA3462">
      <w:pPr>
        <w:spacing w:line="480" w:lineRule="auto"/>
        <w:rPr>
          <w:b/>
          <w:color w:val="000000"/>
          <w:szCs w:val="24"/>
          <w:lang w:val="fr-FR"/>
        </w:rPr>
      </w:pPr>
      <w:r w:rsidRPr="00347655">
        <w:rPr>
          <w:b/>
          <w:color w:val="000000"/>
          <w:szCs w:val="24"/>
          <w:lang w:val="fr-FR"/>
        </w:rPr>
        <w:t>Participant’s statement</w:t>
      </w:r>
    </w:p>
    <w:p w14:paraId="328CF169" w14:textId="0659C3F6" w:rsidR="00917A7E" w:rsidRPr="00F75F65" w:rsidRDefault="00EA3462" w:rsidP="00EA3462">
      <w:pPr>
        <w:spacing w:line="480" w:lineRule="auto"/>
        <w:rPr>
          <w:color w:val="000000"/>
          <w:szCs w:val="24"/>
        </w:rPr>
      </w:pPr>
      <w:r w:rsidRPr="00F75F65">
        <w:rPr>
          <w:color w:val="000000"/>
          <w:szCs w:val="24"/>
        </w:rPr>
        <w:t>I have read and understood the information provided above.</w:t>
      </w:r>
    </w:p>
    <w:p w14:paraId="1657B692" w14:textId="77777777" w:rsidR="00917A7E" w:rsidRDefault="00917A7E" w:rsidP="00EA3462">
      <w:pPr>
        <w:spacing w:line="480" w:lineRule="auto"/>
        <w:rPr>
          <w:color w:val="000000"/>
          <w:szCs w:val="24"/>
        </w:rPr>
      </w:pPr>
      <w:r w:rsidRPr="00F75F65">
        <w:rPr>
          <w:color w:val="000000"/>
          <w:szCs w:val="24"/>
        </w:rPr>
        <w:t>The above details have been read out to me.</w:t>
      </w:r>
    </w:p>
    <w:p w14:paraId="6A2FBD6D" w14:textId="4F83F0C0" w:rsidR="00EA3462" w:rsidRDefault="00EA3462" w:rsidP="00EA3462">
      <w:pPr>
        <w:spacing w:line="480" w:lineRule="auto"/>
        <w:rPr>
          <w:color w:val="000000"/>
          <w:szCs w:val="24"/>
        </w:rPr>
      </w:pPr>
      <w:r w:rsidRPr="00AC685E">
        <w:rPr>
          <w:color w:val="000000"/>
          <w:szCs w:val="24"/>
        </w:rPr>
        <w:t>All my queries and concerns have been addressed to my satisfaction. I hereby give/</w:t>
      </w:r>
      <w:r>
        <w:rPr>
          <w:color w:val="000000"/>
          <w:szCs w:val="24"/>
        </w:rPr>
        <w:t>d</w:t>
      </w:r>
      <w:r w:rsidRPr="00AC685E">
        <w:rPr>
          <w:color w:val="000000"/>
          <w:szCs w:val="24"/>
        </w:rPr>
        <w:t>e</w:t>
      </w:r>
      <w:r>
        <w:rPr>
          <w:color w:val="000000"/>
          <w:szCs w:val="24"/>
        </w:rPr>
        <w:t>cline</w:t>
      </w:r>
      <w:r w:rsidRPr="00AC685E">
        <w:rPr>
          <w:color w:val="000000"/>
          <w:szCs w:val="24"/>
        </w:rPr>
        <w:t xml:space="preserve"> to give my consent </w:t>
      </w:r>
      <w:r>
        <w:rPr>
          <w:color w:val="000000"/>
          <w:szCs w:val="24"/>
        </w:rPr>
        <w:t xml:space="preserve">for my child </w:t>
      </w:r>
      <w:r w:rsidRPr="00AC685E">
        <w:rPr>
          <w:color w:val="000000"/>
          <w:szCs w:val="24"/>
        </w:rPr>
        <w:t>to participate in this study.</w:t>
      </w:r>
    </w:p>
    <w:p w14:paraId="4482EB05" w14:textId="73903718" w:rsidR="00EA3462" w:rsidRDefault="00EA3462" w:rsidP="00EA3462">
      <w:pPr>
        <w:rPr>
          <w:szCs w:val="24"/>
        </w:rPr>
      </w:pPr>
      <w:r w:rsidRPr="00AC685E">
        <w:rPr>
          <w:szCs w:val="24"/>
        </w:rPr>
        <w:t>Initials of pa</w:t>
      </w:r>
      <w:r>
        <w:rPr>
          <w:szCs w:val="24"/>
        </w:rPr>
        <w:t>rticipant</w:t>
      </w:r>
      <w:r w:rsidRPr="00AC685E">
        <w:rPr>
          <w:szCs w:val="24"/>
        </w:rPr>
        <w:t>: ………………</w:t>
      </w:r>
      <w:r w:rsidR="00917A7E">
        <w:rPr>
          <w:szCs w:val="24"/>
        </w:rPr>
        <w:t xml:space="preserve">      </w:t>
      </w:r>
      <w:r>
        <w:rPr>
          <w:szCs w:val="24"/>
        </w:rPr>
        <w:t>Study ID number of child ………………</w:t>
      </w:r>
      <w:r w:rsidRPr="00AC685E">
        <w:rPr>
          <w:szCs w:val="24"/>
        </w:rPr>
        <w:tab/>
      </w:r>
    </w:p>
    <w:p w14:paraId="6D7EF249" w14:textId="2CA7F005" w:rsidR="00EA3462" w:rsidRPr="00AC685E" w:rsidRDefault="00EA3462" w:rsidP="00EA3462">
      <w:pPr>
        <w:rPr>
          <w:szCs w:val="24"/>
        </w:rPr>
      </w:pPr>
      <w:r w:rsidRPr="00AC685E">
        <w:rPr>
          <w:szCs w:val="24"/>
        </w:rPr>
        <w:t>Signature</w:t>
      </w:r>
      <w:r w:rsidR="00917A7E">
        <w:rPr>
          <w:szCs w:val="24"/>
        </w:rPr>
        <w:t xml:space="preserve"> </w:t>
      </w:r>
      <w:r w:rsidRPr="00AC685E">
        <w:rPr>
          <w:szCs w:val="24"/>
        </w:rPr>
        <w:t>of par</w:t>
      </w:r>
      <w:r>
        <w:rPr>
          <w:szCs w:val="24"/>
        </w:rPr>
        <w:t>ticipant:………………….</w:t>
      </w:r>
      <w:r>
        <w:rPr>
          <w:szCs w:val="24"/>
        </w:rPr>
        <w:tab/>
        <w:t>Date…</w:t>
      </w:r>
      <w:r w:rsidRPr="00AC685E">
        <w:rPr>
          <w:szCs w:val="24"/>
        </w:rPr>
        <w:t>……………………………….</w:t>
      </w:r>
    </w:p>
    <w:p w14:paraId="74D11CE4" w14:textId="77777777" w:rsidR="00EA3462" w:rsidRDefault="00EA3462" w:rsidP="00EA3462">
      <w:pPr>
        <w:spacing w:line="480" w:lineRule="auto"/>
        <w:rPr>
          <w:b/>
          <w:color w:val="000000"/>
          <w:szCs w:val="24"/>
        </w:rPr>
      </w:pPr>
    </w:p>
    <w:p w14:paraId="3A21C1B2" w14:textId="3C96809F" w:rsidR="00EA3462" w:rsidRPr="00503471" w:rsidRDefault="00EA3462" w:rsidP="00EA3462">
      <w:pPr>
        <w:spacing w:line="480" w:lineRule="auto"/>
        <w:rPr>
          <w:b/>
          <w:color w:val="000000"/>
          <w:szCs w:val="24"/>
        </w:rPr>
      </w:pPr>
      <w:r>
        <w:rPr>
          <w:b/>
          <w:color w:val="000000"/>
          <w:szCs w:val="24"/>
        </w:rPr>
        <w:t>Researcher</w:t>
      </w:r>
      <w:r w:rsidRPr="00503471">
        <w:rPr>
          <w:b/>
          <w:color w:val="000000"/>
          <w:szCs w:val="24"/>
        </w:rPr>
        <w:t>’s statement</w:t>
      </w:r>
    </w:p>
    <w:p w14:paraId="3C10A826" w14:textId="77777777" w:rsidR="00EA3462" w:rsidRDefault="00EA3462" w:rsidP="00EA3462">
      <w:pPr>
        <w:rPr>
          <w:szCs w:val="24"/>
        </w:rPr>
      </w:pPr>
      <w:r>
        <w:rPr>
          <w:szCs w:val="24"/>
        </w:rPr>
        <w:t>I, the undersigned, have fully explained the relevant details of this research study to the participant named above and believe that the participant has understood and has knowingly given their consent.</w:t>
      </w:r>
    </w:p>
    <w:p w14:paraId="660F9584" w14:textId="3C8EF3FB" w:rsidR="00EA3462" w:rsidRPr="00AC685E" w:rsidRDefault="00EA3462" w:rsidP="00EA3462">
      <w:pPr>
        <w:rPr>
          <w:szCs w:val="24"/>
        </w:rPr>
      </w:pPr>
      <w:r w:rsidRPr="00AC685E">
        <w:rPr>
          <w:szCs w:val="24"/>
        </w:rPr>
        <w:t>Name of researcher: …………………………</w:t>
      </w:r>
      <w:r w:rsidRPr="00AC685E">
        <w:rPr>
          <w:szCs w:val="24"/>
        </w:rPr>
        <w:tab/>
      </w:r>
      <w:r>
        <w:rPr>
          <w:szCs w:val="24"/>
        </w:rPr>
        <w:t>Date: ……………………</w:t>
      </w:r>
    </w:p>
    <w:p w14:paraId="7EE7CF60" w14:textId="77777777" w:rsidR="00EA3462" w:rsidRPr="0073671F" w:rsidRDefault="00EA3462" w:rsidP="00EA3462">
      <w:pPr>
        <w:rPr>
          <w:szCs w:val="24"/>
        </w:rPr>
      </w:pPr>
      <w:r w:rsidRPr="00AC685E">
        <w:rPr>
          <w:szCs w:val="24"/>
        </w:rPr>
        <w:t xml:space="preserve">Signature </w:t>
      </w:r>
      <w:r>
        <w:rPr>
          <w:szCs w:val="24"/>
        </w:rPr>
        <w:t>………………</w:t>
      </w:r>
      <w:r w:rsidRPr="00AC685E">
        <w:rPr>
          <w:szCs w:val="24"/>
        </w:rPr>
        <w:t>…………………….</w:t>
      </w:r>
      <w:r w:rsidRPr="00AC685E">
        <w:rPr>
          <w:szCs w:val="24"/>
        </w:rPr>
        <w:tab/>
      </w:r>
    </w:p>
    <w:p w14:paraId="3836CD0D" w14:textId="6D0F4A98" w:rsidR="00EA3462" w:rsidRPr="00456692" w:rsidRDefault="004913EC" w:rsidP="00522E11">
      <w:pPr>
        <w:pStyle w:val="Heading2"/>
      </w:pPr>
      <w:bookmarkStart w:id="338" w:name="_Toc212149851"/>
      <w:r w:rsidRPr="00456692">
        <w:lastRenderedPageBreak/>
        <w:t xml:space="preserve">Appendix </w:t>
      </w:r>
      <w:r w:rsidR="009B5AE1">
        <w:t>6</w:t>
      </w:r>
      <w:r w:rsidRPr="00456692">
        <w:t>: INFORMED CONSENT FORM</w:t>
      </w:r>
      <w:bookmarkEnd w:id="338"/>
    </w:p>
    <w:p w14:paraId="2B5E8BAE" w14:textId="77777777" w:rsidR="00EA3462" w:rsidRPr="006248D2" w:rsidRDefault="00EA3462" w:rsidP="00EA3462">
      <w:pPr>
        <w:spacing w:beforeAutospacing="1" w:after="100" w:afterAutospacing="1"/>
        <w:rPr>
          <w:rFonts w:eastAsia="Times New Roman" w:cs="Times New Roman"/>
          <w:szCs w:val="24"/>
        </w:rPr>
      </w:pPr>
      <w:r>
        <w:rPr>
          <w:rFonts w:eastAsia="Times New Roman" w:cs="Times New Roman"/>
          <w:szCs w:val="24"/>
        </w:rPr>
        <w:t>To p</w:t>
      </w:r>
      <w:r w:rsidRPr="006248D2">
        <w:rPr>
          <w:rFonts w:eastAsia="Times New Roman" w:cs="Times New Roman"/>
          <w:szCs w:val="24"/>
        </w:rPr>
        <w:t>articipant,</w:t>
      </w:r>
    </w:p>
    <w:p w14:paraId="65214C6E" w14:textId="77777777" w:rsidR="00EA3462" w:rsidRPr="00957EF8" w:rsidRDefault="00EA3462" w:rsidP="00EA3462">
      <w:pPr>
        <w:spacing w:after="0" w:line="480" w:lineRule="auto"/>
        <w:rPr>
          <w:rFonts w:cs="Times New Roman"/>
          <w:bCs/>
          <w:szCs w:val="24"/>
          <w:lang w:eastAsia="ar-SA"/>
        </w:rPr>
      </w:pPr>
      <w:r w:rsidRPr="00957EF8">
        <w:rPr>
          <w:rFonts w:cs="Times New Roman"/>
          <w:bCs/>
          <w:szCs w:val="24"/>
          <w:lang w:eastAsia="ar-SA"/>
        </w:rPr>
        <w:t xml:space="preserve">I, </w:t>
      </w:r>
      <w:r w:rsidRPr="00957EF8">
        <w:rPr>
          <w:rFonts w:cs="Times New Roman"/>
          <w:b/>
          <w:bCs/>
          <w:szCs w:val="24"/>
          <w:lang w:eastAsia="ar-SA"/>
        </w:rPr>
        <w:t xml:space="preserve">Dr. Wariimi Karingi, </w:t>
      </w:r>
      <w:r w:rsidRPr="00957EF8">
        <w:rPr>
          <w:rFonts w:cs="Times New Roman"/>
          <w:bCs/>
          <w:szCs w:val="24"/>
          <w:lang w:eastAsia="ar-SA"/>
        </w:rPr>
        <w:t>a student undertaking a F</w:t>
      </w:r>
      <w:r w:rsidRPr="00957EF8">
        <w:rPr>
          <w:rFonts w:cs="Times New Roman"/>
          <w:szCs w:val="24"/>
        </w:rPr>
        <w:t>ellowship in Epidemiology and Biostatistics</w:t>
      </w:r>
      <w:r w:rsidRPr="00957EF8">
        <w:rPr>
          <w:rFonts w:cs="Times New Roman"/>
          <w:bCs/>
          <w:szCs w:val="24"/>
          <w:lang w:eastAsia="ar-SA"/>
        </w:rPr>
        <w:t xml:space="preserve"> at the Department of Pediatrics and Child Health, University of Nairobi</w:t>
      </w:r>
      <w:r>
        <w:rPr>
          <w:rFonts w:cs="Times New Roman"/>
          <w:bCs/>
          <w:szCs w:val="24"/>
          <w:lang w:eastAsia="ar-SA"/>
        </w:rPr>
        <w:t>,</w:t>
      </w:r>
      <w:r w:rsidRPr="00957EF8">
        <w:rPr>
          <w:rFonts w:cs="Times New Roman"/>
          <w:bCs/>
          <w:szCs w:val="24"/>
          <w:lang w:eastAsia="ar-SA"/>
        </w:rPr>
        <w:t xml:space="preserve"> request you participate in a study that I am carrying out at your facility on the prevalence of depression and </w:t>
      </w:r>
      <w:r>
        <w:rPr>
          <w:rFonts w:cs="Times New Roman"/>
          <w:bCs/>
          <w:szCs w:val="24"/>
          <w:lang w:eastAsia="ar-SA"/>
        </w:rPr>
        <w:t>post-traumatic stress disorder (</w:t>
      </w:r>
      <w:r w:rsidRPr="00957EF8">
        <w:rPr>
          <w:rFonts w:cs="Times New Roman"/>
          <w:bCs/>
          <w:szCs w:val="24"/>
          <w:lang w:eastAsia="ar-SA"/>
        </w:rPr>
        <w:t>PTSD</w:t>
      </w:r>
      <w:r>
        <w:rPr>
          <w:rFonts w:cs="Times New Roman"/>
          <w:bCs/>
          <w:szCs w:val="24"/>
          <w:lang w:eastAsia="ar-SA"/>
        </w:rPr>
        <w:t>)</w:t>
      </w:r>
      <w:r w:rsidRPr="00957EF8">
        <w:rPr>
          <w:rFonts w:cs="Times New Roman"/>
          <w:bCs/>
          <w:szCs w:val="24"/>
          <w:lang w:eastAsia="ar-SA"/>
        </w:rPr>
        <w:t xml:space="preserve"> among adolescents attending CCC in hospitals in Ruiru Subcounty. </w:t>
      </w:r>
    </w:p>
    <w:p w14:paraId="497DF6F8" w14:textId="77777777" w:rsidR="00EA3462" w:rsidRPr="006248D2" w:rsidRDefault="00EA3462" w:rsidP="00EA3462">
      <w:pPr>
        <w:spacing w:before="100" w:beforeAutospacing="1" w:after="100" w:afterAutospacing="1"/>
        <w:rPr>
          <w:rFonts w:eastAsia="Times New Roman" w:cs="Times New Roman"/>
          <w:b/>
          <w:iCs/>
          <w:szCs w:val="24"/>
        </w:rPr>
      </w:pPr>
      <w:r w:rsidRPr="006248D2">
        <w:rPr>
          <w:rFonts w:eastAsia="Times New Roman" w:cs="Times New Roman"/>
          <w:b/>
          <w:iCs/>
          <w:szCs w:val="24"/>
        </w:rPr>
        <w:t>Purpose of the research study</w:t>
      </w:r>
    </w:p>
    <w:p w14:paraId="00786E3A" w14:textId="77777777" w:rsidR="00EA3462" w:rsidRDefault="00EA3462" w:rsidP="00EA3462">
      <w:pPr>
        <w:spacing w:after="0"/>
        <w:rPr>
          <w:rFonts w:cs="Times New Roman"/>
          <w:szCs w:val="24"/>
        </w:rPr>
      </w:pPr>
      <w:r w:rsidRPr="0069221E">
        <w:rPr>
          <w:rFonts w:cs="Times New Roman"/>
          <w:szCs w:val="24"/>
        </w:rPr>
        <w:t>The purpose of the study is t</w:t>
      </w:r>
      <w:r w:rsidRPr="00007C48">
        <w:rPr>
          <w:rFonts w:cs="Times New Roman"/>
          <w:szCs w:val="24"/>
        </w:rPr>
        <w:t>o</w:t>
      </w:r>
      <w:r>
        <w:rPr>
          <w:rFonts w:cs="Times New Roman"/>
          <w:szCs w:val="24"/>
        </w:rPr>
        <w:t xml:space="preserve"> use validated study tools to</w:t>
      </w:r>
      <w:r w:rsidRPr="00007C48">
        <w:rPr>
          <w:rFonts w:cs="Times New Roman"/>
          <w:szCs w:val="24"/>
        </w:rPr>
        <w:t xml:space="preserve"> determine</w:t>
      </w:r>
      <w:r>
        <w:rPr>
          <w:rFonts w:cs="Times New Roman"/>
          <w:szCs w:val="24"/>
        </w:rPr>
        <w:t xml:space="preserve"> the prevalence of depression and PTSD</w:t>
      </w:r>
      <w:r w:rsidRPr="00007C48">
        <w:rPr>
          <w:rFonts w:cs="Times New Roman"/>
          <w:szCs w:val="24"/>
        </w:rPr>
        <w:t xml:space="preserve"> </w:t>
      </w:r>
      <w:r>
        <w:rPr>
          <w:rFonts w:cs="Times New Roman"/>
          <w:szCs w:val="24"/>
        </w:rPr>
        <w:t xml:space="preserve">among the adolescents aged 10 -19 years on follow up at CCC in hospitals in Ruiru Subcounty. </w:t>
      </w:r>
    </w:p>
    <w:p w14:paraId="2C18AD79" w14:textId="77777777" w:rsidR="00CF1BC8" w:rsidRPr="00F75F65" w:rsidRDefault="00EA3462" w:rsidP="00CF1BC8">
      <w:pPr>
        <w:spacing w:after="0"/>
        <w:rPr>
          <w:rFonts w:eastAsia="Calibri" w:cs="Times New Roman"/>
          <w:bCs/>
          <w:szCs w:val="24"/>
        </w:rPr>
      </w:pPr>
      <w:r w:rsidRPr="00F75F65">
        <w:rPr>
          <w:rFonts w:eastAsia="Calibri" w:cs="Times New Roman"/>
          <w:bCs/>
          <w:szCs w:val="24"/>
        </w:rPr>
        <w:t xml:space="preserve">The process of data collection will involve 3 short questionnaires being administered to you. </w:t>
      </w:r>
      <w:r w:rsidR="00917A7E" w:rsidRPr="00F75F65">
        <w:rPr>
          <w:rFonts w:eastAsia="Calibri" w:cs="Times New Roman"/>
          <w:bCs/>
          <w:szCs w:val="24"/>
        </w:rPr>
        <w:t>It will take between 20 to 30 minutes to complete the questionnaires.</w:t>
      </w:r>
      <w:r w:rsidR="00CF1BC8" w:rsidRPr="00F75F65">
        <w:rPr>
          <w:rFonts w:eastAsia="Calibri" w:cs="Times New Roman"/>
          <w:bCs/>
          <w:szCs w:val="24"/>
        </w:rPr>
        <w:t xml:space="preserve"> You will be taken to a quiet room and given a chance to fill out the questionnaire or have it read to you then you pick the suitable responses. </w:t>
      </w:r>
    </w:p>
    <w:p w14:paraId="7613BA98" w14:textId="49C3D8B1" w:rsidR="00EA3462" w:rsidRPr="00F75F65" w:rsidRDefault="00EA3462" w:rsidP="00EA3462">
      <w:pPr>
        <w:rPr>
          <w:rFonts w:cs="Times New Roman"/>
          <w:b/>
          <w:bCs/>
          <w:szCs w:val="24"/>
        </w:rPr>
      </w:pPr>
      <w:r w:rsidRPr="00F75F65">
        <w:rPr>
          <w:rFonts w:cs="Times New Roman"/>
          <w:b/>
          <w:bCs/>
          <w:szCs w:val="24"/>
        </w:rPr>
        <w:t>Risks:</w:t>
      </w:r>
    </w:p>
    <w:p w14:paraId="11FD70AC" w14:textId="77777777" w:rsidR="00917A7E" w:rsidRPr="006248D2" w:rsidRDefault="00917A7E" w:rsidP="00917A7E">
      <w:pPr>
        <w:rPr>
          <w:rFonts w:cs="Times New Roman"/>
          <w:szCs w:val="24"/>
        </w:rPr>
      </w:pPr>
      <w:r w:rsidRPr="00F75F65">
        <w:rPr>
          <w:rFonts w:cs="Times New Roman"/>
          <w:szCs w:val="24"/>
        </w:rPr>
        <w:t>There are minimal risks involved in participating in the study: discomfort from some sensitive questions and extra time spent at the hospital during data collection. These will be minimized by ensuring that the questions are asked in a professional manner and delay is minimized during data collection.</w:t>
      </w:r>
      <w:r>
        <w:rPr>
          <w:rFonts w:cs="Times New Roman"/>
          <w:szCs w:val="24"/>
        </w:rPr>
        <w:t xml:space="preserve"> </w:t>
      </w:r>
    </w:p>
    <w:p w14:paraId="5026A085" w14:textId="77777777" w:rsidR="00EA3462" w:rsidRDefault="00EA3462" w:rsidP="00EA3462">
      <w:pPr>
        <w:spacing w:after="0"/>
        <w:rPr>
          <w:rFonts w:cs="Times New Roman"/>
          <w:b/>
          <w:bCs/>
          <w:szCs w:val="24"/>
        </w:rPr>
      </w:pPr>
      <w:r w:rsidRPr="006248D2">
        <w:rPr>
          <w:rFonts w:cs="Times New Roman"/>
          <w:b/>
          <w:bCs/>
          <w:szCs w:val="24"/>
        </w:rPr>
        <w:t>Benefits:</w:t>
      </w:r>
    </w:p>
    <w:p w14:paraId="74E8EE26" w14:textId="77777777" w:rsidR="00EA3462" w:rsidRDefault="00EA3462" w:rsidP="00EA3462">
      <w:pPr>
        <w:rPr>
          <w:rFonts w:cs="Times New Roman"/>
          <w:szCs w:val="24"/>
        </w:rPr>
      </w:pPr>
      <w:r>
        <w:rPr>
          <w:rFonts w:cs="Times New Roman"/>
          <w:szCs w:val="24"/>
        </w:rPr>
        <w:t xml:space="preserve">The study will not make payments for participating in it.  However, </w:t>
      </w:r>
      <w:r w:rsidRPr="00800BF2">
        <w:rPr>
          <w:rFonts w:cs="Times New Roman"/>
          <w:szCs w:val="24"/>
        </w:rPr>
        <w:t>the findings of the study will</w:t>
      </w:r>
      <w:r>
        <w:rPr>
          <w:rFonts w:cs="Times New Roman"/>
          <w:szCs w:val="24"/>
        </w:rPr>
        <w:t xml:space="preserve"> help identify those adolescents who are depressed and having PTSD and refer them for the appropriate management. It will also give information that will be used to show how much of a problem depression and PTSD are and hence recommend to the relevant stakeholders the need of incorporating mental health services as part of routine adolescent health services.</w:t>
      </w:r>
    </w:p>
    <w:p w14:paraId="27050DDC" w14:textId="77777777" w:rsidR="00EA3462" w:rsidRPr="006248D2" w:rsidRDefault="00EA3462" w:rsidP="00EA3462">
      <w:pPr>
        <w:rPr>
          <w:rFonts w:cs="Times New Roman"/>
          <w:b/>
          <w:bCs/>
          <w:szCs w:val="24"/>
        </w:rPr>
      </w:pPr>
      <w:r w:rsidRPr="006248D2">
        <w:rPr>
          <w:rFonts w:cs="Times New Roman"/>
          <w:b/>
          <w:bCs/>
          <w:szCs w:val="24"/>
        </w:rPr>
        <w:t xml:space="preserve"> Study participation &amp; Right to Withdraw:</w:t>
      </w:r>
    </w:p>
    <w:p w14:paraId="07F173B0" w14:textId="77777777" w:rsidR="00EA3462" w:rsidRPr="006248D2" w:rsidRDefault="00EA3462" w:rsidP="00EA3462">
      <w:pPr>
        <w:tabs>
          <w:tab w:val="left" w:pos="0"/>
        </w:tabs>
        <w:suppressAutoHyphens/>
        <w:spacing w:after="0"/>
        <w:rPr>
          <w:rFonts w:cs="Times New Roman"/>
          <w:bCs/>
          <w:szCs w:val="24"/>
          <w:lang w:eastAsia="ar-SA"/>
        </w:rPr>
      </w:pPr>
      <w:r w:rsidRPr="006248D2">
        <w:rPr>
          <w:rFonts w:cs="Times New Roman"/>
          <w:szCs w:val="24"/>
        </w:rPr>
        <w:lastRenderedPageBreak/>
        <w:t xml:space="preserve">Your </w:t>
      </w:r>
      <w:r>
        <w:rPr>
          <w:rFonts w:cs="Times New Roman"/>
          <w:szCs w:val="24"/>
        </w:rPr>
        <w:t xml:space="preserve">participation </w:t>
      </w:r>
      <w:r w:rsidRPr="006248D2">
        <w:rPr>
          <w:rFonts w:cs="Times New Roman"/>
          <w:szCs w:val="24"/>
        </w:rPr>
        <w:t>is voluntary and is</w:t>
      </w:r>
      <w:r w:rsidRPr="006248D2">
        <w:rPr>
          <w:rFonts w:cs="Times New Roman"/>
          <w:bCs/>
          <w:szCs w:val="24"/>
          <w:lang w:eastAsia="ar-SA"/>
        </w:rPr>
        <w:t xml:space="preserve"> </w:t>
      </w:r>
      <w:r>
        <w:rPr>
          <w:rFonts w:cs="Times New Roman"/>
          <w:bCs/>
          <w:szCs w:val="24"/>
          <w:lang w:eastAsia="ar-SA"/>
        </w:rPr>
        <w:t xml:space="preserve">appreciated.  You are at liberty </w:t>
      </w:r>
      <w:r w:rsidRPr="006248D2">
        <w:rPr>
          <w:rFonts w:cs="Times New Roman"/>
          <w:bCs/>
          <w:szCs w:val="24"/>
          <w:lang w:eastAsia="ar-SA"/>
        </w:rPr>
        <w:t xml:space="preserve">to terminate your participation any moment </w:t>
      </w:r>
      <w:r>
        <w:rPr>
          <w:rFonts w:cs="Times New Roman"/>
          <w:bCs/>
          <w:szCs w:val="24"/>
          <w:lang w:eastAsia="ar-SA"/>
        </w:rPr>
        <w:t>with no consequences.</w:t>
      </w:r>
    </w:p>
    <w:p w14:paraId="0FB210A9" w14:textId="61FBCB07" w:rsidR="00EA3462" w:rsidRPr="006248D2" w:rsidRDefault="00EA3462" w:rsidP="00EA3462">
      <w:pPr>
        <w:rPr>
          <w:rFonts w:cs="Times New Roman"/>
          <w:b/>
          <w:bCs/>
          <w:szCs w:val="24"/>
        </w:rPr>
      </w:pPr>
      <w:r w:rsidRPr="006248D2">
        <w:rPr>
          <w:rFonts w:cs="Times New Roman"/>
          <w:b/>
          <w:bCs/>
          <w:szCs w:val="24"/>
        </w:rPr>
        <w:t>Confidentiality:</w:t>
      </w:r>
    </w:p>
    <w:p w14:paraId="3D35CAF5" w14:textId="77777777" w:rsidR="00EA3462" w:rsidRPr="00A348D8" w:rsidRDefault="00EA3462" w:rsidP="00EA3462">
      <w:pPr>
        <w:tabs>
          <w:tab w:val="left" w:pos="0"/>
        </w:tabs>
        <w:suppressAutoHyphens/>
        <w:spacing w:after="0"/>
        <w:rPr>
          <w:rFonts w:cs="Times New Roman"/>
          <w:bCs/>
          <w:szCs w:val="24"/>
          <w:lang w:eastAsia="ar-SA"/>
        </w:rPr>
      </w:pPr>
      <w:r>
        <w:rPr>
          <w:rFonts w:cs="Times New Roman"/>
          <w:bCs/>
          <w:szCs w:val="24"/>
          <w:lang w:eastAsia="ar-SA"/>
        </w:rPr>
        <w:t xml:space="preserve">The </w:t>
      </w:r>
      <w:r w:rsidRPr="00A348D8">
        <w:rPr>
          <w:rFonts w:cs="Times New Roman"/>
          <w:bCs/>
          <w:szCs w:val="24"/>
          <w:lang w:eastAsia="ar-SA"/>
        </w:rPr>
        <w:t xml:space="preserve">information collected </w:t>
      </w:r>
      <w:r>
        <w:rPr>
          <w:rFonts w:cs="Times New Roman"/>
          <w:bCs/>
          <w:szCs w:val="24"/>
          <w:lang w:eastAsia="ar-SA"/>
        </w:rPr>
        <w:t xml:space="preserve">from you </w:t>
      </w:r>
      <w:r w:rsidRPr="00A348D8">
        <w:rPr>
          <w:rFonts w:cs="Times New Roman"/>
          <w:bCs/>
          <w:szCs w:val="24"/>
          <w:lang w:eastAsia="ar-SA"/>
        </w:rPr>
        <w:t xml:space="preserve">for the study will be kept confidential.  Your privacy will be observed by issuing you with a study number as identification.  No identifiable data will be obtained from you. Your name will not be used on any data collection tools. Data collected will exclusively be used for the study thesis.  Hard copies </w:t>
      </w:r>
      <w:r>
        <w:rPr>
          <w:rFonts w:cs="Times New Roman"/>
          <w:bCs/>
          <w:szCs w:val="24"/>
          <w:lang w:eastAsia="ar-SA"/>
        </w:rPr>
        <w:t xml:space="preserve">of data </w:t>
      </w:r>
      <w:r w:rsidRPr="00A348D8">
        <w:rPr>
          <w:rFonts w:cs="Times New Roman"/>
          <w:bCs/>
          <w:szCs w:val="24"/>
          <w:lang w:eastAsia="ar-SA"/>
        </w:rPr>
        <w:t xml:space="preserve">will be </w:t>
      </w:r>
      <w:r>
        <w:rPr>
          <w:rFonts w:cs="Times New Roman"/>
          <w:bCs/>
          <w:szCs w:val="24"/>
          <w:lang w:eastAsia="ar-SA"/>
        </w:rPr>
        <w:t>kept under loc</w:t>
      </w:r>
      <w:r w:rsidRPr="00A348D8">
        <w:rPr>
          <w:rFonts w:cs="Times New Roman"/>
          <w:bCs/>
          <w:szCs w:val="24"/>
          <w:lang w:eastAsia="ar-SA"/>
        </w:rPr>
        <w:t>k a</w:t>
      </w:r>
      <w:r>
        <w:rPr>
          <w:rFonts w:cs="Times New Roman"/>
          <w:bCs/>
          <w:szCs w:val="24"/>
          <w:lang w:eastAsia="ar-SA"/>
        </w:rPr>
        <w:t>nd</w:t>
      </w:r>
      <w:r w:rsidRPr="00A348D8">
        <w:rPr>
          <w:rFonts w:cs="Times New Roman"/>
          <w:bCs/>
          <w:szCs w:val="24"/>
          <w:lang w:eastAsia="ar-SA"/>
        </w:rPr>
        <w:t xml:space="preserve"> key, soft data will be stored on a password protected computer.</w:t>
      </w:r>
    </w:p>
    <w:p w14:paraId="53B7EF3F" w14:textId="77777777" w:rsidR="00EA3462" w:rsidRPr="006248D2" w:rsidRDefault="00EA3462" w:rsidP="00EA3462">
      <w:pPr>
        <w:tabs>
          <w:tab w:val="left" w:pos="0"/>
        </w:tabs>
        <w:suppressAutoHyphens/>
        <w:spacing w:after="0"/>
        <w:rPr>
          <w:rFonts w:cs="Times New Roman"/>
          <w:b/>
          <w:bCs/>
          <w:szCs w:val="24"/>
          <w:lang w:eastAsia="ar-SA"/>
        </w:rPr>
      </w:pPr>
    </w:p>
    <w:p w14:paraId="52622059" w14:textId="77777777" w:rsidR="00EA3462" w:rsidRPr="006248D2" w:rsidRDefault="00EA3462" w:rsidP="00EA3462">
      <w:pPr>
        <w:rPr>
          <w:rFonts w:cs="Times New Roman"/>
          <w:b/>
          <w:bCs/>
          <w:szCs w:val="24"/>
        </w:rPr>
      </w:pPr>
      <w:r w:rsidRPr="006248D2">
        <w:rPr>
          <w:rFonts w:cs="Times New Roman"/>
          <w:b/>
          <w:bCs/>
          <w:szCs w:val="24"/>
        </w:rPr>
        <w:t>Investigators Contacts:</w:t>
      </w:r>
    </w:p>
    <w:p w14:paraId="197FD5B8" w14:textId="77777777" w:rsidR="00EA3462" w:rsidRPr="00D40919" w:rsidRDefault="00EA3462" w:rsidP="00EA3462">
      <w:pPr>
        <w:rPr>
          <w:rFonts w:cs="Times New Roman"/>
          <w:b/>
          <w:szCs w:val="24"/>
        </w:rPr>
      </w:pPr>
      <w:r w:rsidRPr="006248D2">
        <w:rPr>
          <w:rFonts w:cs="Times New Roman"/>
          <w:szCs w:val="24"/>
        </w:rPr>
        <w:t xml:space="preserve">You can contact the researcher on Telephone number: </w:t>
      </w:r>
      <w:r w:rsidRPr="00CD080D">
        <w:rPr>
          <w:rFonts w:cs="Times New Roman"/>
          <w:b/>
          <w:szCs w:val="24"/>
        </w:rPr>
        <w:t>072</w:t>
      </w:r>
      <w:r>
        <w:rPr>
          <w:rFonts w:cs="Times New Roman"/>
          <w:b/>
          <w:szCs w:val="24"/>
        </w:rPr>
        <w:t>3847478</w:t>
      </w:r>
      <w:r>
        <w:rPr>
          <w:rFonts w:cs="Times New Roman"/>
          <w:szCs w:val="24"/>
        </w:rPr>
        <w:t xml:space="preserve"> </w:t>
      </w:r>
      <w:r w:rsidRPr="006248D2">
        <w:rPr>
          <w:rFonts w:cs="Times New Roman"/>
          <w:szCs w:val="24"/>
        </w:rPr>
        <w:t xml:space="preserve">or email: </w:t>
      </w:r>
      <w:r>
        <w:rPr>
          <w:rFonts w:cs="Times New Roman"/>
          <w:b/>
          <w:szCs w:val="24"/>
        </w:rPr>
        <w:t>wariimi.k@gmail</w:t>
      </w:r>
      <w:r w:rsidRPr="00CD080D">
        <w:rPr>
          <w:rFonts w:cs="Times New Roman"/>
          <w:b/>
          <w:szCs w:val="24"/>
        </w:rPr>
        <w:t>.com</w:t>
      </w:r>
    </w:p>
    <w:p w14:paraId="450E1754" w14:textId="490506E9" w:rsidR="00EA3462" w:rsidRPr="00347655" w:rsidRDefault="00EA3462" w:rsidP="00EA3462">
      <w:pPr>
        <w:spacing w:line="480" w:lineRule="auto"/>
        <w:rPr>
          <w:b/>
          <w:color w:val="000000"/>
          <w:szCs w:val="24"/>
          <w:lang w:val="fr-FR"/>
        </w:rPr>
      </w:pPr>
      <w:r w:rsidRPr="00347655">
        <w:rPr>
          <w:b/>
          <w:color w:val="000000"/>
          <w:szCs w:val="24"/>
          <w:lang w:val="fr-FR"/>
        </w:rPr>
        <w:t>Participant’s statement</w:t>
      </w:r>
    </w:p>
    <w:p w14:paraId="7B330400" w14:textId="77777777" w:rsidR="00917A7E" w:rsidRPr="004B150C" w:rsidRDefault="00EA3462" w:rsidP="00EA3462">
      <w:pPr>
        <w:rPr>
          <w:color w:val="000000"/>
          <w:szCs w:val="24"/>
        </w:rPr>
      </w:pPr>
      <w:r w:rsidRPr="004B150C">
        <w:rPr>
          <w:color w:val="000000"/>
          <w:szCs w:val="24"/>
        </w:rPr>
        <w:t xml:space="preserve">I have read out and understood the information provided above. </w:t>
      </w:r>
    </w:p>
    <w:p w14:paraId="06C51498" w14:textId="77777777" w:rsidR="00917A7E" w:rsidRDefault="00917A7E" w:rsidP="00EA3462">
      <w:pPr>
        <w:rPr>
          <w:color w:val="000000"/>
          <w:szCs w:val="24"/>
        </w:rPr>
      </w:pPr>
      <w:r w:rsidRPr="004B150C">
        <w:rPr>
          <w:color w:val="000000"/>
          <w:szCs w:val="24"/>
        </w:rPr>
        <w:t>The above details have been read out to me and I have understood.</w:t>
      </w:r>
      <w:r>
        <w:rPr>
          <w:color w:val="000000"/>
          <w:szCs w:val="24"/>
        </w:rPr>
        <w:t xml:space="preserve"> </w:t>
      </w:r>
    </w:p>
    <w:p w14:paraId="48A1DB77" w14:textId="497ACADB" w:rsidR="00EA3462" w:rsidRDefault="00EA3462" w:rsidP="00EA3462">
      <w:pPr>
        <w:rPr>
          <w:color w:val="000000"/>
          <w:szCs w:val="24"/>
        </w:rPr>
      </w:pPr>
      <w:r w:rsidRPr="00AC685E">
        <w:rPr>
          <w:color w:val="000000"/>
          <w:szCs w:val="24"/>
        </w:rPr>
        <w:t>All my queries and concerns have been addressed to my satisfaction. I hereby give/</w:t>
      </w:r>
      <w:r>
        <w:rPr>
          <w:color w:val="000000"/>
          <w:szCs w:val="24"/>
        </w:rPr>
        <w:t>d</w:t>
      </w:r>
      <w:r w:rsidRPr="00AC685E">
        <w:rPr>
          <w:color w:val="000000"/>
          <w:szCs w:val="24"/>
        </w:rPr>
        <w:t>e</w:t>
      </w:r>
      <w:r>
        <w:rPr>
          <w:color w:val="000000"/>
          <w:szCs w:val="24"/>
        </w:rPr>
        <w:t>cline</w:t>
      </w:r>
      <w:r w:rsidRPr="00AC685E">
        <w:rPr>
          <w:color w:val="000000"/>
          <w:szCs w:val="24"/>
        </w:rPr>
        <w:t xml:space="preserve"> to give my consent to participate in this study.</w:t>
      </w:r>
    </w:p>
    <w:p w14:paraId="046D37EE" w14:textId="5464036E" w:rsidR="00EA3462" w:rsidRDefault="00EA3462" w:rsidP="00EA3462">
      <w:pPr>
        <w:rPr>
          <w:szCs w:val="24"/>
        </w:rPr>
      </w:pPr>
      <w:r w:rsidRPr="00AC685E">
        <w:rPr>
          <w:szCs w:val="24"/>
        </w:rPr>
        <w:t>Initials of participant: ……………………….</w:t>
      </w:r>
      <w:r w:rsidRPr="00AC685E">
        <w:rPr>
          <w:szCs w:val="24"/>
        </w:rPr>
        <w:tab/>
      </w:r>
    </w:p>
    <w:p w14:paraId="6D0754D0" w14:textId="7F4D5B86" w:rsidR="00EA3462" w:rsidRPr="00AC685E" w:rsidRDefault="00EA3462" w:rsidP="00EA3462">
      <w:pPr>
        <w:rPr>
          <w:szCs w:val="24"/>
        </w:rPr>
      </w:pPr>
      <w:r w:rsidRPr="00AC685E">
        <w:rPr>
          <w:szCs w:val="24"/>
        </w:rPr>
        <w:t>Signature of particip</w:t>
      </w:r>
      <w:r>
        <w:rPr>
          <w:szCs w:val="24"/>
        </w:rPr>
        <w:t>ant: …………….</w:t>
      </w:r>
      <w:r>
        <w:rPr>
          <w:szCs w:val="24"/>
        </w:rPr>
        <w:tab/>
      </w:r>
      <w:r w:rsidR="00917A7E">
        <w:rPr>
          <w:szCs w:val="24"/>
        </w:rPr>
        <w:t xml:space="preserve">  </w:t>
      </w:r>
      <w:r>
        <w:rPr>
          <w:szCs w:val="24"/>
        </w:rPr>
        <w:t>Date…</w:t>
      </w:r>
      <w:r w:rsidRPr="00AC685E">
        <w:rPr>
          <w:szCs w:val="24"/>
        </w:rPr>
        <w:t>……………………………….</w:t>
      </w:r>
    </w:p>
    <w:p w14:paraId="4D4DA7F9" w14:textId="77777777" w:rsidR="00EA3462" w:rsidRPr="00503471" w:rsidRDefault="00EA3462" w:rsidP="00EA3462">
      <w:pPr>
        <w:spacing w:line="480" w:lineRule="auto"/>
        <w:rPr>
          <w:b/>
          <w:color w:val="000000"/>
          <w:szCs w:val="24"/>
        </w:rPr>
      </w:pPr>
      <w:r>
        <w:rPr>
          <w:b/>
          <w:color w:val="000000"/>
          <w:szCs w:val="24"/>
        </w:rPr>
        <w:t>Researcher</w:t>
      </w:r>
      <w:r w:rsidRPr="00503471">
        <w:rPr>
          <w:b/>
          <w:color w:val="000000"/>
          <w:szCs w:val="24"/>
        </w:rPr>
        <w:t>’s statement</w:t>
      </w:r>
    </w:p>
    <w:p w14:paraId="3731D167" w14:textId="77777777" w:rsidR="00EA3462" w:rsidRDefault="00EA3462" w:rsidP="00EA3462">
      <w:pPr>
        <w:rPr>
          <w:szCs w:val="24"/>
        </w:rPr>
      </w:pPr>
      <w:r>
        <w:rPr>
          <w:szCs w:val="24"/>
        </w:rPr>
        <w:t>I, the undersigned, have fully explained the relevant details of this research study to the participant named above and believe that the participant has understood and has knowingly given their consent.</w:t>
      </w:r>
    </w:p>
    <w:p w14:paraId="0D3B1D02" w14:textId="44579A2D" w:rsidR="00EA3462" w:rsidRPr="00AC685E" w:rsidRDefault="00EA3462" w:rsidP="00EA3462">
      <w:pPr>
        <w:rPr>
          <w:szCs w:val="24"/>
        </w:rPr>
      </w:pPr>
      <w:r w:rsidRPr="00AC685E">
        <w:rPr>
          <w:szCs w:val="24"/>
        </w:rPr>
        <w:t>Name of researcher: …………………………</w:t>
      </w:r>
      <w:r w:rsidRPr="00AC685E">
        <w:rPr>
          <w:szCs w:val="24"/>
        </w:rPr>
        <w:tab/>
      </w:r>
      <w:r>
        <w:rPr>
          <w:szCs w:val="24"/>
        </w:rPr>
        <w:t>Date: ……………………</w:t>
      </w:r>
    </w:p>
    <w:p w14:paraId="2FD49F3C" w14:textId="77777777" w:rsidR="00EA3462" w:rsidRPr="0084293E" w:rsidRDefault="00EA3462" w:rsidP="00EA3462">
      <w:pPr>
        <w:rPr>
          <w:szCs w:val="24"/>
        </w:rPr>
      </w:pPr>
      <w:r w:rsidRPr="00AC685E">
        <w:rPr>
          <w:szCs w:val="24"/>
        </w:rPr>
        <w:t xml:space="preserve">Signature </w:t>
      </w:r>
      <w:r>
        <w:rPr>
          <w:szCs w:val="24"/>
        </w:rPr>
        <w:t>………………</w:t>
      </w:r>
      <w:r w:rsidRPr="00AC685E">
        <w:rPr>
          <w:szCs w:val="24"/>
        </w:rPr>
        <w:t>…………………….</w:t>
      </w:r>
      <w:r w:rsidRPr="00AC685E">
        <w:rPr>
          <w:szCs w:val="24"/>
        </w:rPr>
        <w:tab/>
      </w:r>
    </w:p>
    <w:p w14:paraId="59434A0C" w14:textId="60D46E4E" w:rsidR="00EA3462" w:rsidRDefault="00EA3462" w:rsidP="00EA3462">
      <w:pPr>
        <w:rPr>
          <w:rFonts w:cs="Times New Roman"/>
          <w:szCs w:val="24"/>
        </w:rPr>
      </w:pPr>
    </w:p>
    <w:p w14:paraId="34D98D1C" w14:textId="7A4EC08C" w:rsidR="00EA3462" w:rsidRPr="00456692" w:rsidRDefault="00EA3462" w:rsidP="00522E11">
      <w:pPr>
        <w:pStyle w:val="Heading2"/>
      </w:pPr>
      <w:bookmarkStart w:id="339" w:name="_Toc212149852"/>
      <w:r w:rsidRPr="00456692">
        <w:lastRenderedPageBreak/>
        <w:t xml:space="preserve">Appendix </w:t>
      </w:r>
      <w:r w:rsidR="00057EA3">
        <w:t>6</w:t>
      </w:r>
      <w:r w:rsidR="004913EC" w:rsidRPr="00456692">
        <w:t>: INFORMED CONSENT FORM FOR PARENTS OF MINORS</w:t>
      </w:r>
      <w:bookmarkEnd w:id="339"/>
    </w:p>
    <w:p w14:paraId="19073FD8" w14:textId="77777777" w:rsidR="00EA3462" w:rsidRPr="006248D2" w:rsidRDefault="00EA3462" w:rsidP="00EA3462">
      <w:pPr>
        <w:rPr>
          <w:rFonts w:cs="Times New Roman"/>
          <w:b/>
          <w:bCs/>
          <w:szCs w:val="24"/>
        </w:rPr>
      </w:pPr>
    </w:p>
    <w:p w14:paraId="4628FEAF" w14:textId="77777777" w:rsidR="00EA3462" w:rsidRPr="006248D2" w:rsidRDefault="00EA3462" w:rsidP="00EA3462">
      <w:pPr>
        <w:spacing w:beforeAutospacing="1" w:after="100" w:afterAutospacing="1"/>
        <w:rPr>
          <w:rFonts w:eastAsia="Times New Roman" w:cs="Times New Roman"/>
          <w:szCs w:val="24"/>
        </w:rPr>
      </w:pPr>
      <w:r>
        <w:rPr>
          <w:rFonts w:eastAsia="Times New Roman" w:cs="Times New Roman"/>
          <w:szCs w:val="24"/>
        </w:rPr>
        <w:t>To p</w:t>
      </w:r>
      <w:r w:rsidRPr="006248D2">
        <w:rPr>
          <w:rFonts w:eastAsia="Times New Roman" w:cs="Times New Roman"/>
          <w:szCs w:val="24"/>
        </w:rPr>
        <w:t>articipant,</w:t>
      </w:r>
    </w:p>
    <w:p w14:paraId="2DBF68C6" w14:textId="77777777" w:rsidR="00EA3462" w:rsidRPr="00957EF8" w:rsidRDefault="00EA3462" w:rsidP="00EA3462">
      <w:pPr>
        <w:spacing w:after="0" w:line="480" w:lineRule="auto"/>
        <w:rPr>
          <w:rFonts w:cs="Times New Roman"/>
          <w:bCs/>
          <w:szCs w:val="24"/>
          <w:lang w:eastAsia="ar-SA"/>
        </w:rPr>
      </w:pPr>
      <w:r w:rsidRPr="00957EF8">
        <w:rPr>
          <w:rFonts w:cs="Times New Roman"/>
          <w:bCs/>
          <w:szCs w:val="24"/>
          <w:lang w:eastAsia="ar-SA"/>
        </w:rPr>
        <w:t xml:space="preserve">I, </w:t>
      </w:r>
      <w:r w:rsidRPr="00957EF8">
        <w:rPr>
          <w:rFonts w:cs="Times New Roman"/>
          <w:b/>
          <w:bCs/>
          <w:szCs w:val="24"/>
          <w:lang w:eastAsia="ar-SA"/>
        </w:rPr>
        <w:t xml:space="preserve">Dr. Wariimi Karingi, </w:t>
      </w:r>
      <w:r w:rsidRPr="00957EF8">
        <w:rPr>
          <w:rFonts w:cs="Times New Roman"/>
          <w:bCs/>
          <w:szCs w:val="24"/>
          <w:lang w:eastAsia="ar-SA"/>
        </w:rPr>
        <w:t>a student undertaking a F</w:t>
      </w:r>
      <w:r w:rsidRPr="00957EF8">
        <w:rPr>
          <w:rFonts w:cs="Times New Roman"/>
          <w:szCs w:val="24"/>
        </w:rPr>
        <w:t>ellowship in Epidemiology and Biostatistics</w:t>
      </w:r>
      <w:r w:rsidRPr="00957EF8">
        <w:rPr>
          <w:rFonts w:cs="Times New Roman"/>
          <w:bCs/>
          <w:szCs w:val="24"/>
          <w:lang w:eastAsia="ar-SA"/>
        </w:rPr>
        <w:t xml:space="preserve"> at the Department of Pediatrics and Child Health, University of Nairobi</w:t>
      </w:r>
      <w:r>
        <w:rPr>
          <w:rFonts w:cs="Times New Roman"/>
          <w:bCs/>
          <w:szCs w:val="24"/>
          <w:lang w:eastAsia="ar-SA"/>
        </w:rPr>
        <w:t>,</w:t>
      </w:r>
      <w:r w:rsidRPr="00957EF8">
        <w:rPr>
          <w:rFonts w:cs="Times New Roman"/>
          <w:bCs/>
          <w:szCs w:val="24"/>
          <w:lang w:eastAsia="ar-SA"/>
        </w:rPr>
        <w:t xml:space="preserve"> request you</w:t>
      </w:r>
      <w:r>
        <w:rPr>
          <w:rFonts w:cs="Times New Roman"/>
          <w:bCs/>
          <w:szCs w:val="24"/>
          <w:lang w:eastAsia="ar-SA"/>
        </w:rPr>
        <w:t xml:space="preserve"> to allow your child to</w:t>
      </w:r>
      <w:r w:rsidRPr="00957EF8">
        <w:rPr>
          <w:rFonts w:cs="Times New Roman"/>
          <w:bCs/>
          <w:szCs w:val="24"/>
          <w:lang w:eastAsia="ar-SA"/>
        </w:rPr>
        <w:t xml:space="preserve"> participate in a study that I am carrying out at your facility on the prevalence of depression and </w:t>
      </w:r>
      <w:r>
        <w:rPr>
          <w:rFonts w:cs="Times New Roman"/>
          <w:bCs/>
          <w:szCs w:val="24"/>
          <w:lang w:eastAsia="ar-SA"/>
        </w:rPr>
        <w:t>post-traumatic stress disorder (</w:t>
      </w:r>
      <w:r w:rsidRPr="00957EF8">
        <w:rPr>
          <w:rFonts w:cs="Times New Roman"/>
          <w:bCs/>
          <w:szCs w:val="24"/>
          <w:lang w:eastAsia="ar-SA"/>
        </w:rPr>
        <w:t>PTSD</w:t>
      </w:r>
      <w:r>
        <w:rPr>
          <w:rFonts w:cs="Times New Roman"/>
          <w:bCs/>
          <w:szCs w:val="24"/>
          <w:lang w:eastAsia="ar-SA"/>
        </w:rPr>
        <w:t>)</w:t>
      </w:r>
      <w:r w:rsidRPr="00957EF8">
        <w:rPr>
          <w:rFonts w:cs="Times New Roman"/>
          <w:bCs/>
          <w:szCs w:val="24"/>
          <w:lang w:eastAsia="ar-SA"/>
        </w:rPr>
        <w:t xml:space="preserve"> among adolescents attending CCC in hospitals in Ruiru Subcounty. </w:t>
      </w:r>
    </w:p>
    <w:p w14:paraId="23234EAC" w14:textId="77777777" w:rsidR="00EA3462" w:rsidRPr="006248D2" w:rsidRDefault="00EA3462" w:rsidP="00EA3462">
      <w:pPr>
        <w:spacing w:before="100" w:beforeAutospacing="1" w:after="100" w:afterAutospacing="1"/>
        <w:rPr>
          <w:rFonts w:eastAsia="Times New Roman" w:cs="Times New Roman"/>
          <w:b/>
          <w:iCs/>
          <w:szCs w:val="24"/>
        </w:rPr>
      </w:pPr>
      <w:r w:rsidRPr="006248D2">
        <w:rPr>
          <w:rFonts w:eastAsia="Times New Roman" w:cs="Times New Roman"/>
          <w:b/>
          <w:iCs/>
          <w:szCs w:val="24"/>
        </w:rPr>
        <w:t>Purpose of the research study</w:t>
      </w:r>
    </w:p>
    <w:p w14:paraId="1C8DCEB0" w14:textId="77777777" w:rsidR="00EA3462" w:rsidRDefault="00EA3462" w:rsidP="00EA3462">
      <w:pPr>
        <w:spacing w:after="0" w:line="480" w:lineRule="auto"/>
        <w:rPr>
          <w:rFonts w:cs="Times New Roman"/>
          <w:szCs w:val="24"/>
        </w:rPr>
      </w:pPr>
      <w:r w:rsidRPr="0069221E">
        <w:rPr>
          <w:rFonts w:cs="Times New Roman"/>
          <w:szCs w:val="24"/>
        </w:rPr>
        <w:t>The purpose of the study is t</w:t>
      </w:r>
      <w:r w:rsidRPr="00007C48">
        <w:rPr>
          <w:rFonts w:cs="Times New Roman"/>
          <w:szCs w:val="24"/>
        </w:rPr>
        <w:t>o</w:t>
      </w:r>
      <w:r>
        <w:rPr>
          <w:rFonts w:cs="Times New Roman"/>
          <w:szCs w:val="24"/>
        </w:rPr>
        <w:t xml:space="preserve"> use validated study tools to</w:t>
      </w:r>
      <w:r w:rsidRPr="00007C48">
        <w:rPr>
          <w:rFonts w:cs="Times New Roman"/>
          <w:szCs w:val="24"/>
        </w:rPr>
        <w:t xml:space="preserve"> determine</w:t>
      </w:r>
      <w:r>
        <w:rPr>
          <w:rFonts w:cs="Times New Roman"/>
          <w:szCs w:val="24"/>
        </w:rPr>
        <w:t xml:space="preserve"> the prevalence of depression and PTSD</w:t>
      </w:r>
      <w:r w:rsidRPr="00007C48">
        <w:rPr>
          <w:rFonts w:cs="Times New Roman"/>
          <w:szCs w:val="24"/>
        </w:rPr>
        <w:t xml:space="preserve"> </w:t>
      </w:r>
      <w:r>
        <w:rPr>
          <w:rFonts w:cs="Times New Roman"/>
          <w:szCs w:val="24"/>
        </w:rPr>
        <w:t xml:space="preserve">among the adolescents aged 10 -19 years on follow up at CCC in hospitals in Ruiru Subcounty. </w:t>
      </w:r>
    </w:p>
    <w:p w14:paraId="64E40E34" w14:textId="2FFCE370" w:rsidR="00CF1BC8" w:rsidRPr="004B150C" w:rsidRDefault="00EA3462" w:rsidP="00CF1BC8">
      <w:pPr>
        <w:spacing w:after="0"/>
        <w:rPr>
          <w:rFonts w:eastAsia="Calibri" w:cs="Times New Roman"/>
          <w:bCs/>
          <w:szCs w:val="24"/>
        </w:rPr>
      </w:pPr>
      <w:r w:rsidRPr="004B150C">
        <w:rPr>
          <w:rFonts w:eastAsia="Calibri" w:cs="Times New Roman"/>
          <w:bCs/>
          <w:szCs w:val="24"/>
        </w:rPr>
        <w:t>The process of data collection will involve 3 short questionnaires being administered to you</w:t>
      </w:r>
      <w:r w:rsidR="00917A7E" w:rsidRPr="004B150C">
        <w:rPr>
          <w:rFonts w:eastAsia="Calibri" w:cs="Times New Roman"/>
          <w:bCs/>
          <w:szCs w:val="24"/>
        </w:rPr>
        <w:t>r child. It will take about 20 -30 minutes to complete the questionnaire.</w:t>
      </w:r>
      <w:r w:rsidR="00CF1BC8" w:rsidRPr="004B150C">
        <w:rPr>
          <w:rFonts w:eastAsia="Calibri" w:cs="Times New Roman"/>
          <w:bCs/>
          <w:szCs w:val="24"/>
        </w:rPr>
        <w:t xml:space="preserve"> Your child will be taken to a quiet room and given a chance to fill out the questionnaire or have it read to them then they pick the suitable responses. </w:t>
      </w:r>
    </w:p>
    <w:p w14:paraId="17926AE2" w14:textId="77777777" w:rsidR="00EA3462" w:rsidRPr="004B150C" w:rsidRDefault="00EA3462" w:rsidP="00EA3462">
      <w:pPr>
        <w:rPr>
          <w:rFonts w:cs="Times New Roman"/>
          <w:b/>
          <w:bCs/>
          <w:szCs w:val="24"/>
        </w:rPr>
      </w:pPr>
      <w:r w:rsidRPr="004B150C">
        <w:rPr>
          <w:rFonts w:cs="Times New Roman"/>
          <w:b/>
          <w:bCs/>
          <w:szCs w:val="24"/>
        </w:rPr>
        <w:t>Risks:</w:t>
      </w:r>
    </w:p>
    <w:p w14:paraId="7EC1F46D" w14:textId="77777777" w:rsidR="00917A7E" w:rsidRPr="006248D2" w:rsidRDefault="00917A7E" w:rsidP="00917A7E">
      <w:pPr>
        <w:rPr>
          <w:rFonts w:cs="Times New Roman"/>
          <w:szCs w:val="24"/>
        </w:rPr>
      </w:pPr>
      <w:r w:rsidRPr="004B150C">
        <w:rPr>
          <w:rFonts w:cs="Times New Roman"/>
          <w:szCs w:val="24"/>
        </w:rPr>
        <w:t>There are minimal risks involved in participating in the study: discomfort from some sensitive questions and extra time spent at the hospital during data collection. These will be minimized by ensuring that the questions are asked in a professional manner and delay is minimized during data collection.</w:t>
      </w:r>
      <w:r>
        <w:rPr>
          <w:rFonts w:cs="Times New Roman"/>
          <w:szCs w:val="24"/>
        </w:rPr>
        <w:t xml:space="preserve"> </w:t>
      </w:r>
    </w:p>
    <w:p w14:paraId="671B27F5" w14:textId="1D5270E6" w:rsidR="00EA3462" w:rsidRPr="006248D2" w:rsidRDefault="00EA3462" w:rsidP="00EA3462">
      <w:pPr>
        <w:rPr>
          <w:rFonts w:cs="Times New Roman"/>
          <w:szCs w:val="24"/>
        </w:rPr>
      </w:pPr>
    </w:p>
    <w:p w14:paraId="17D8C343" w14:textId="77777777" w:rsidR="00EA3462" w:rsidRDefault="00EA3462" w:rsidP="00EA3462">
      <w:pPr>
        <w:spacing w:after="0"/>
        <w:rPr>
          <w:rFonts w:cs="Times New Roman"/>
          <w:b/>
          <w:bCs/>
          <w:szCs w:val="24"/>
        </w:rPr>
      </w:pPr>
      <w:r w:rsidRPr="006248D2">
        <w:rPr>
          <w:rFonts w:cs="Times New Roman"/>
          <w:b/>
          <w:bCs/>
          <w:szCs w:val="24"/>
        </w:rPr>
        <w:t>Benefits:</w:t>
      </w:r>
    </w:p>
    <w:p w14:paraId="71C7B256" w14:textId="77777777" w:rsidR="00EA3462" w:rsidRDefault="00EA3462" w:rsidP="00EA3462">
      <w:pPr>
        <w:rPr>
          <w:rFonts w:cs="Times New Roman"/>
          <w:szCs w:val="24"/>
        </w:rPr>
      </w:pPr>
      <w:r>
        <w:rPr>
          <w:rFonts w:cs="Times New Roman"/>
          <w:szCs w:val="24"/>
        </w:rPr>
        <w:t xml:space="preserve">The study will not make payments for participating in it.  However, </w:t>
      </w:r>
      <w:r w:rsidRPr="00800BF2">
        <w:rPr>
          <w:rFonts w:cs="Times New Roman"/>
          <w:szCs w:val="24"/>
        </w:rPr>
        <w:t>the findings of the study will</w:t>
      </w:r>
      <w:r>
        <w:rPr>
          <w:rFonts w:cs="Times New Roman"/>
          <w:szCs w:val="24"/>
        </w:rPr>
        <w:t xml:space="preserve"> help identify those adolescents who are depressed and having PTSD and refer them for the appropriate management. It will also give information that will be used to show how much of a problem depression and PTSD are and hence recommend to the </w:t>
      </w:r>
      <w:r>
        <w:rPr>
          <w:rFonts w:cs="Times New Roman"/>
          <w:szCs w:val="24"/>
        </w:rPr>
        <w:lastRenderedPageBreak/>
        <w:t>relevant stakeholders the need of incorporating mental health services as part of routine adolescent health services.</w:t>
      </w:r>
    </w:p>
    <w:p w14:paraId="151174A5" w14:textId="77777777" w:rsidR="00EA3462" w:rsidRPr="006248D2" w:rsidRDefault="00EA3462" w:rsidP="00EA3462">
      <w:pPr>
        <w:rPr>
          <w:rFonts w:cs="Times New Roman"/>
          <w:b/>
          <w:bCs/>
          <w:szCs w:val="24"/>
        </w:rPr>
      </w:pPr>
      <w:r w:rsidRPr="006248D2">
        <w:rPr>
          <w:rFonts w:cs="Times New Roman"/>
          <w:b/>
          <w:bCs/>
          <w:szCs w:val="24"/>
        </w:rPr>
        <w:t xml:space="preserve"> Study participation &amp; Right to Withdraw:</w:t>
      </w:r>
    </w:p>
    <w:p w14:paraId="59B4AAE4" w14:textId="77777777" w:rsidR="00EA3462" w:rsidRPr="006248D2" w:rsidRDefault="00EA3462" w:rsidP="00EA3462">
      <w:pPr>
        <w:tabs>
          <w:tab w:val="left" w:pos="0"/>
        </w:tabs>
        <w:suppressAutoHyphens/>
        <w:spacing w:after="0"/>
        <w:rPr>
          <w:rFonts w:cs="Times New Roman"/>
          <w:bCs/>
          <w:szCs w:val="24"/>
          <w:lang w:eastAsia="ar-SA"/>
        </w:rPr>
      </w:pPr>
      <w:r w:rsidRPr="006248D2">
        <w:rPr>
          <w:rFonts w:cs="Times New Roman"/>
          <w:szCs w:val="24"/>
        </w:rPr>
        <w:t xml:space="preserve">Your </w:t>
      </w:r>
      <w:r>
        <w:rPr>
          <w:rFonts w:cs="Times New Roman"/>
          <w:szCs w:val="24"/>
        </w:rPr>
        <w:t xml:space="preserve">participation </w:t>
      </w:r>
      <w:r w:rsidRPr="006248D2">
        <w:rPr>
          <w:rFonts w:cs="Times New Roman"/>
          <w:szCs w:val="24"/>
        </w:rPr>
        <w:t>is voluntary and is</w:t>
      </w:r>
      <w:r w:rsidRPr="006248D2">
        <w:rPr>
          <w:rFonts w:cs="Times New Roman"/>
          <w:bCs/>
          <w:szCs w:val="24"/>
          <w:lang w:eastAsia="ar-SA"/>
        </w:rPr>
        <w:t xml:space="preserve"> </w:t>
      </w:r>
      <w:r>
        <w:rPr>
          <w:rFonts w:cs="Times New Roman"/>
          <w:bCs/>
          <w:szCs w:val="24"/>
          <w:lang w:eastAsia="ar-SA"/>
        </w:rPr>
        <w:t xml:space="preserve">appreciated.  You are at liberty </w:t>
      </w:r>
      <w:r w:rsidRPr="006248D2">
        <w:rPr>
          <w:rFonts w:cs="Times New Roman"/>
          <w:bCs/>
          <w:szCs w:val="24"/>
          <w:lang w:eastAsia="ar-SA"/>
        </w:rPr>
        <w:t xml:space="preserve">to terminate your participation any moment </w:t>
      </w:r>
      <w:r>
        <w:rPr>
          <w:rFonts w:cs="Times New Roman"/>
          <w:bCs/>
          <w:szCs w:val="24"/>
          <w:lang w:eastAsia="ar-SA"/>
        </w:rPr>
        <w:t>with no consequences.</w:t>
      </w:r>
    </w:p>
    <w:p w14:paraId="030CDB94" w14:textId="77777777" w:rsidR="00EA3462" w:rsidRDefault="00EA3462" w:rsidP="00EA3462">
      <w:pPr>
        <w:rPr>
          <w:rFonts w:cs="Times New Roman"/>
          <w:b/>
          <w:bCs/>
          <w:szCs w:val="24"/>
        </w:rPr>
      </w:pPr>
    </w:p>
    <w:p w14:paraId="1F505BB7" w14:textId="77777777" w:rsidR="00EA3462" w:rsidRPr="006248D2" w:rsidRDefault="00EA3462" w:rsidP="00EA3462">
      <w:pPr>
        <w:rPr>
          <w:rFonts w:cs="Times New Roman"/>
          <w:b/>
          <w:bCs/>
          <w:szCs w:val="24"/>
        </w:rPr>
      </w:pPr>
      <w:r w:rsidRPr="006248D2">
        <w:rPr>
          <w:rFonts w:cs="Times New Roman"/>
          <w:b/>
          <w:bCs/>
          <w:szCs w:val="24"/>
        </w:rPr>
        <w:t>Confidentiality:</w:t>
      </w:r>
    </w:p>
    <w:p w14:paraId="68DB2FA1" w14:textId="77777777" w:rsidR="00EA3462" w:rsidRPr="00A348D8" w:rsidRDefault="00EA3462" w:rsidP="00EA3462">
      <w:pPr>
        <w:tabs>
          <w:tab w:val="left" w:pos="0"/>
        </w:tabs>
        <w:suppressAutoHyphens/>
        <w:spacing w:after="0"/>
        <w:rPr>
          <w:rFonts w:cs="Times New Roman"/>
          <w:bCs/>
          <w:szCs w:val="24"/>
          <w:lang w:eastAsia="ar-SA"/>
        </w:rPr>
      </w:pPr>
      <w:r>
        <w:rPr>
          <w:rFonts w:cs="Times New Roman"/>
          <w:bCs/>
          <w:szCs w:val="24"/>
          <w:lang w:eastAsia="ar-SA"/>
        </w:rPr>
        <w:t xml:space="preserve">The </w:t>
      </w:r>
      <w:r w:rsidRPr="00A348D8">
        <w:rPr>
          <w:rFonts w:cs="Times New Roman"/>
          <w:bCs/>
          <w:szCs w:val="24"/>
          <w:lang w:eastAsia="ar-SA"/>
        </w:rPr>
        <w:t xml:space="preserve">information collected </w:t>
      </w:r>
      <w:r>
        <w:rPr>
          <w:rFonts w:cs="Times New Roman"/>
          <w:bCs/>
          <w:szCs w:val="24"/>
          <w:lang w:eastAsia="ar-SA"/>
        </w:rPr>
        <w:t xml:space="preserve">from you </w:t>
      </w:r>
      <w:r w:rsidRPr="00A348D8">
        <w:rPr>
          <w:rFonts w:cs="Times New Roman"/>
          <w:bCs/>
          <w:szCs w:val="24"/>
          <w:lang w:eastAsia="ar-SA"/>
        </w:rPr>
        <w:t xml:space="preserve">for the study will be kept confidential.  Your privacy will be observed by issuing you with a study number as identification.  No identifiable data will be obtained from you. Your name will not be used on any data collection tools. Data collected will exclusively be used for the study thesis.  Hard copies </w:t>
      </w:r>
      <w:r>
        <w:rPr>
          <w:rFonts w:cs="Times New Roman"/>
          <w:bCs/>
          <w:szCs w:val="24"/>
          <w:lang w:eastAsia="ar-SA"/>
        </w:rPr>
        <w:t xml:space="preserve">of data </w:t>
      </w:r>
      <w:r w:rsidRPr="00A348D8">
        <w:rPr>
          <w:rFonts w:cs="Times New Roman"/>
          <w:bCs/>
          <w:szCs w:val="24"/>
          <w:lang w:eastAsia="ar-SA"/>
        </w:rPr>
        <w:t xml:space="preserve">will be </w:t>
      </w:r>
      <w:r>
        <w:rPr>
          <w:rFonts w:cs="Times New Roman"/>
          <w:bCs/>
          <w:szCs w:val="24"/>
          <w:lang w:eastAsia="ar-SA"/>
        </w:rPr>
        <w:t>kept under loc</w:t>
      </w:r>
      <w:r w:rsidRPr="00A348D8">
        <w:rPr>
          <w:rFonts w:cs="Times New Roman"/>
          <w:bCs/>
          <w:szCs w:val="24"/>
          <w:lang w:eastAsia="ar-SA"/>
        </w:rPr>
        <w:t>k a</w:t>
      </w:r>
      <w:r>
        <w:rPr>
          <w:rFonts w:cs="Times New Roman"/>
          <w:bCs/>
          <w:szCs w:val="24"/>
          <w:lang w:eastAsia="ar-SA"/>
        </w:rPr>
        <w:t>nd</w:t>
      </w:r>
      <w:r w:rsidRPr="00A348D8">
        <w:rPr>
          <w:rFonts w:cs="Times New Roman"/>
          <w:bCs/>
          <w:szCs w:val="24"/>
          <w:lang w:eastAsia="ar-SA"/>
        </w:rPr>
        <w:t xml:space="preserve"> key, soft data will be stored on a password protected computer.</w:t>
      </w:r>
    </w:p>
    <w:p w14:paraId="314E7D8D" w14:textId="77777777" w:rsidR="00EA3462" w:rsidRPr="006248D2" w:rsidRDefault="00EA3462" w:rsidP="00EA3462">
      <w:pPr>
        <w:rPr>
          <w:rFonts w:cs="Times New Roman"/>
          <w:b/>
          <w:bCs/>
          <w:szCs w:val="24"/>
        </w:rPr>
      </w:pPr>
      <w:r w:rsidRPr="006248D2">
        <w:rPr>
          <w:rFonts w:cs="Times New Roman"/>
          <w:b/>
          <w:bCs/>
          <w:szCs w:val="24"/>
        </w:rPr>
        <w:t>Investigators Contacts:</w:t>
      </w:r>
    </w:p>
    <w:p w14:paraId="2B335CA5" w14:textId="77777777" w:rsidR="00EA3462" w:rsidRPr="00D40919" w:rsidRDefault="00EA3462" w:rsidP="00EA3462">
      <w:pPr>
        <w:rPr>
          <w:rFonts w:cs="Times New Roman"/>
          <w:b/>
          <w:szCs w:val="24"/>
        </w:rPr>
      </w:pPr>
      <w:r w:rsidRPr="006248D2">
        <w:rPr>
          <w:rFonts w:cs="Times New Roman"/>
          <w:szCs w:val="24"/>
        </w:rPr>
        <w:t xml:space="preserve">You can contact the researcher on Telephone number: </w:t>
      </w:r>
      <w:r w:rsidRPr="00CD080D">
        <w:rPr>
          <w:rFonts w:cs="Times New Roman"/>
          <w:b/>
          <w:szCs w:val="24"/>
        </w:rPr>
        <w:t>072</w:t>
      </w:r>
      <w:r>
        <w:rPr>
          <w:rFonts w:cs="Times New Roman"/>
          <w:b/>
          <w:szCs w:val="24"/>
        </w:rPr>
        <w:t>3847478</w:t>
      </w:r>
      <w:r>
        <w:rPr>
          <w:rFonts w:cs="Times New Roman"/>
          <w:szCs w:val="24"/>
        </w:rPr>
        <w:t xml:space="preserve"> </w:t>
      </w:r>
      <w:r w:rsidRPr="006248D2">
        <w:rPr>
          <w:rFonts w:cs="Times New Roman"/>
          <w:szCs w:val="24"/>
        </w:rPr>
        <w:t xml:space="preserve">or email: </w:t>
      </w:r>
      <w:r>
        <w:rPr>
          <w:rFonts w:cs="Times New Roman"/>
          <w:b/>
          <w:szCs w:val="24"/>
        </w:rPr>
        <w:t>wariimi.k@gmail</w:t>
      </w:r>
      <w:r w:rsidRPr="00CD080D">
        <w:rPr>
          <w:rFonts w:cs="Times New Roman"/>
          <w:b/>
          <w:szCs w:val="24"/>
        </w:rPr>
        <w:t>.com</w:t>
      </w:r>
    </w:p>
    <w:p w14:paraId="04C2FA44" w14:textId="77777777" w:rsidR="00EA3462" w:rsidRPr="00347655" w:rsidRDefault="00EA3462" w:rsidP="00EA3462">
      <w:pPr>
        <w:spacing w:line="480" w:lineRule="auto"/>
        <w:rPr>
          <w:b/>
          <w:color w:val="000000"/>
          <w:szCs w:val="24"/>
          <w:lang w:val="fr-FR"/>
        </w:rPr>
      </w:pPr>
      <w:r w:rsidRPr="00347655">
        <w:rPr>
          <w:b/>
          <w:color w:val="000000"/>
          <w:szCs w:val="24"/>
          <w:lang w:val="fr-FR"/>
        </w:rPr>
        <w:t>Participant’s statement</w:t>
      </w:r>
    </w:p>
    <w:p w14:paraId="6A735BEC" w14:textId="77777777" w:rsidR="00917A7E" w:rsidRPr="004B150C" w:rsidRDefault="00EA3462" w:rsidP="00EA3462">
      <w:pPr>
        <w:rPr>
          <w:color w:val="000000"/>
          <w:szCs w:val="24"/>
        </w:rPr>
      </w:pPr>
      <w:r w:rsidRPr="004B150C">
        <w:rPr>
          <w:color w:val="000000"/>
          <w:szCs w:val="24"/>
        </w:rPr>
        <w:t>I have rea</w:t>
      </w:r>
      <w:r w:rsidR="00917A7E" w:rsidRPr="004B150C">
        <w:rPr>
          <w:color w:val="000000"/>
          <w:szCs w:val="24"/>
        </w:rPr>
        <w:t>d</w:t>
      </w:r>
      <w:r w:rsidRPr="004B150C">
        <w:rPr>
          <w:color w:val="000000"/>
          <w:szCs w:val="24"/>
        </w:rPr>
        <w:t xml:space="preserve"> and understood the information provided above.</w:t>
      </w:r>
    </w:p>
    <w:p w14:paraId="484EA79D" w14:textId="77777777" w:rsidR="00917A7E" w:rsidRDefault="00917A7E" w:rsidP="00EA3462">
      <w:pPr>
        <w:rPr>
          <w:color w:val="000000"/>
          <w:szCs w:val="24"/>
        </w:rPr>
      </w:pPr>
      <w:r w:rsidRPr="004B150C">
        <w:rPr>
          <w:color w:val="000000"/>
          <w:szCs w:val="24"/>
        </w:rPr>
        <w:t>The above information has been read out to me and I have understood.</w:t>
      </w:r>
    </w:p>
    <w:p w14:paraId="4707ABFD" w14:textId="0C8115D8" w:rsidR="00EA3462" w:rsidRDefault="00EA3462" w:rsidP="00EA3462">
      <w:pPr>
        <w:rPr>
          <w:color w:val="000000"/>
          <w:szCs w:val="24"/>
        </w:rPr>
      </w:pPr>
      <w:r w:rsidRPr="00AC685E">
        <w:rPr>
          <w:color w:val="000000"/>
          <w:szCs w:val="24"/>
        </w:rPr>
        <w:t>All my queries and concerns have been addressed to my satisfaction. I hereby give/</w:t>
      </w:r>
      <w:r>
        <w:rPr>
          <w:color w:val="000000"/>
          <w:szCs w:val="24"/>
        </w:rPr>
        <w:t>d</w:t>
      </w:r>
      <w:r w:rsidRPr="00AC685E">
        <w:rPr>
          <w:color w:val="000000"/>
          <w:szCs w:val="24"/>
        </w:rPr>
        <w:t>e</w:t>
      </w:r>
      <w:r>
        <w:rPr>
          <w:color w:val="000000"/>
          <w:szCs w:val="24"/>
        </w:rPr>
        <w:t>cline</w:t>
      </w:r>
      <w:r w:rsidRPr="00AC685E">
        <w:rPr>
          <w:color w:val="000000"/>
          <w:szCs w:val="24"/>
        </w:rPr>
        <w:t xml:space="preserve"> to give my consent </w:t>
      </w:r>
      <w:r>
        <w:rPr>
          <w:color w:val="000000"/>
          <w:szCs w:val="24"/>
        </w:rPr>
        <w:t xml:space="preserve">for my child </w:t>
      </w:r>
      <w:r w:rsidRPr="00AC685E">
        <w:rPr>
          <w:color w:val="000000"/>
          <w:szCs w:val="24"/>
        </w:rPr>
        <w:t>to participate in this study.</w:t>
      </w:r>
    </w:p>
    <w:p w14:paraId="0C5DE5F9" w14:textId="72A48F1C" w:rsidR="00EA3462" w:rsidRDefault="00EA3462" w:rsidP="00EA3462">
      <w:pPr>
        <w:rPr>
          <w:szCs w:val="24"/>
        </w:rPr>
      </w:pPr>
      <w:r w:rsidRPr="00AC685E">
        <w:rPr>
          <w:szCs w:val="24"/>
        </w:rPr>
        <w:t>Initials of par</w:t>
      </w:r>
      <w:r>
        <w:rPr>
          <w:szCs w:val="24"/>
        </w:rPr>
        <w:t>ent</w:t>
      </w:r>
      <w:r w:rsidRPr="00AC685E">
        <w:rPr>
          <w:szCs w:val="24"/>
        </w:rPr>
        <w:t>: ………………</w:t>
      </w:r>
      <w:r w:rsidR="000E4D5A">
        <w:rPr>
          <w:szCs w:val="24"/>
        </w:rPr>
        <w:t xml:space="preserve">       </w:t>
      </w:r>
      <w:r>
        <w:rPr>
          <w:szCs w:val="24"/>
        </w:rPr>
        <w:t>Study  ID number o</w:t>
      </w:r>
      <w:r w:rsidR="00917A7E">
        <w:rPr>
          <w:szCs w:val="24"/>
        </w:rPr>
        <w:t xml:space="preserve">f </w:t>
      </w:r>
      <w:r>
        <w:rPr>
          <w:szCs w:val="24"/>
        </w:rPr>
        <w:t>child………………</w:t>
      </w:r>
      <w:r w:rsidRPr="00AC685E">
        <w:rPr>
          <w:szCs w:val="24"/>
        </w:rPr>
        <w:tab/>
      </w:r>
    </w:p>
    <w:p w14:paraId="094C4BDD" w14:textId="37570AB3" w:rsidR="00EA3462" w:rsidRPr="00AC685E" w:rsidRDefault="00EA3462" w:rsidP="00EA3462">
      <w:pPr>
        <w:rPr>
          <w:szCs w:val="24"/>
        </w:rPr>
      </w:pPr>
      <w:r w:rsidRPr="00AC685E">
        <w:rPr>
          <w:szCs w:val="24"/>
        </w:rPr>
        <w:t>Signature of par</w:t>
      </w:r>
      <w:r>
        <w:rPr>
          <w:szCs w:val="24"/>
        </w:rPr>
        <w:t>ent: …………………</w:t>
      </w:r>
      <w:r>
        <w:rPr>
          <w:szCs w:val="24"/>
        </w:rPr>
        <w:tab/>
        <w:t>Date…</w:t>
      </w:r>
      <w:r w:rsidRPr="00AC685E">
        <w:rPr>
          <w:szCs w:val="24"/>
        </w:rPr>
        <w:t>……………………………….</w:t>
      </w:r>
    </w:p>
    <w:p w14:paraId="4F071EEC" w14:textId="77777777" w:rsidR="00EA3462" w:rsidRPr="00503471" w:rsidRDefault="00EA3462" w:rsidP="00EA3462">
      <w:pPr>
        <w:spacing w:line="480" w:lineRule="auto"/>
        <w:rPr>
          <w:b/>
          <w:color w:val="000000"/>
          <w:szCs w:val="24"/>
        </w:rPr>
      </w:pPr>
      <w:r>
        <w:rPr>
          <w:b/>
          <w:color w:val="000000"/>
          <w:szCs w:val="24"/>
        </w:rPr>
        <w:t>Researcher</w:t>
      </w:r>
      <w:r w:rsidRPr="00503471">
        <w:rPr>
          <w:b/>
          <w:color w:val="000000"/>
          <w:szCs w:val="24"/>
        </w:rPr>
        <w:t>’s statement</w:t>
      </w:r>
    </w:p>
    <w:p w14:paraId="5F3A2211" w14:textId="77777777" w:rsidR="00EA3462" w:rsidRDefault="00EA3462" w:rsidP="00EA3462">
      <w:pPr>
        <w:rPr>
          <w:szCs w:val="24"/>
        </w:rPr>
      </w:pPr>
      <w:r>
        <w:rPr>
          <w:szCs w:val="24"/>
        </w:rPr>
        <w:t>I, the undersigned, have fully explained the relevant details of this research study to the participant named above and believe that the participant has understood and has knowingly given their consent.</w:t>
      </w:r>
    </w:p>
    <w:p w14:paraId="5439DA50" w14:textId="1888D3BC" w:rsidR="00EA3462" w:rsidRPr="00AC685E" w:rsidRDefault="00EA3462" w:rsidP="00EA3462">
      <w:pPr>
        <w:rPr>
          <w:szCs w:val="24"/>
        </w:rPr>
      </w:pPr>
      <w:r w:rsidRPr="00AC685E">
        <w:rPr>
          <w:szCs w:val="24"/>
        </w:rPr>
        <w:lastRenderedPageBreak/>
        <w:t>Name of researcher: …………………………</w:t>
      </w:r>
      <w:r w:rsidRPr="00AC685E">
        <w:rPr>
          <w:szCs w:val="24"/>
        </w:rPr>
        <w:tab/>
      </w:r>
      <w:r>
        <w:rPr>
          <w:szCs w:val="24"/>
        </w:rPr>
        <w:t>Date: ……………………………</w:t>
      </w:r>
    </w:p>
    <w:p w14:paraId="24F5F7AA" w14:textId="77777777" w:rsidR="00416EEF" w:rsidRDefault="00EA3462" w:rsidP="00EA3462">
      <w:pPr>
        <w:rPr>
          <w:szCs w:val="24"/>
        </w:rPr>
      </w:pPr>
      <w:r w:rsidRPr="00AC685E">
        <w:rPr>
          <w:szCs w:val="24"/>
        </w:rPr>
        <w:t xml:space="preserve">Signature </w:t>
      </w:r>
      <w:r>
        <w:rPr>
          <w:szCs w:val="24"/>
        </w:rPr>
        <w:t>………………</w:t>
      </w:r>
      <w:r w:rsidRPr="00AC685E">
        <w:rPr>
          <w:szCs w:val="24"/>
        </w:rPr>
        <w:t>…………………….</w:t>
      </w:r>
      <w:r w:rsidRPr="00AC685E">
        <w:rPr>
          <w:szCs w:val="24"/>
        </w:rPr>
        <w:tab/>
      </w:r>
      <w:bookmarkEnd w:id="2"/>
    </w:p>
    <w:p w14:paraId="3F9C3EEF" w14:textId="77777777" w:rsidR="00416EEF" w:rsidRDefault="00416EEF" w:rsidP="00416EEF">
      <w:pPr>
        <w:pStyle w:val="Title"/>
      </w:pPr>
      <w:r>
        <w:t>Prevalence of Depression and Post-Traumatic Stress Disorder Among Adolescents with HIV/AIDS Attending Comprehensive Care Clinics in Public Hospitals in Ruiru Sub County</w:t>
      </w:r>
    </w:p>
    <w:p w14:paraId="46C00BF1" w14:textId="77777777" w:rsidR="00416EEF" w:rsidRDefault="00416EEF" w:rsidP="00416EEF">
      <w:pPr>
        <w:pStyle w:val="Subtitle"/>
      </w:pPr>
      <w:r>
        <w:t>Submitted in Partial Fulfillment of the Requirements for the Fellowship in Epidemiology and Biostatistics, University of Nairobi</w:t>
      </w:r>
    </w:p>
    <w:p w14:paraId="3BB33EB7" w14:textId="77777777" w:rsidR="00416EEF" w:rsidRDefault="00416EEF" w:rsidP="00416EEF">
      <w:pPr>
        <w:pStyle w:val="Heading1"/>
      </w:pPr>
      <w:r>
        <w:t>Student and Supervisors' Declarations</w:t>
      </w:r>
    </w:p>
    <w:p w14:paraId="3EFBD70C" w14:textId="77777777" w:rsidR="00416EEF" w:rsidRDefault="00416EEF" w:rsidP="00416EEF">
      <w:r w:rsidRPr="00416EEF">
        <w:t>Student’s Declaration</w:t>
      </w:r>
    </w:p>
    <w:p w14:paraId="4240841F" w14:textId="77777777" w:rsidR="00416EEF" w:rsidRDefault="00416EEF" w:rsidP="00416EEF">
      <w:r w:rsidRPr="00416EEF">
        <w:t>I certify that this dissertation is my original work and has not been presented anywhere else or in any other university.</w:t>
      </w:r>
    </w:p>
    <w:p w14:paraId="07928970" w14:textId="77777777" w:rsidR="00416EEF" w:rsidRDefault="00416EEF" w:rsidP="00416EEF">
      <w:r w:rsidRPr="00416EEF">
        <w:t>DR. WARIIMI KARINGI</w:t>
      </w:r>
    </w:p>
    <w:p w14:paraId="11184275" w14:textId="77777777" w:rsidR="00416EEF" w:rsidRDefault="00416EEF" w:rsidP="00416EEF">
      <w:r w:rsidRPr="00416EEF">
        <w:t>H118/42195/2022</w:t>
      </w:r>
    </w:p>
    <w:p w14:paraId="1B8BED12" w14:textId="77777777" w:rsidR="00416EEF" w:rsidRDefault="00416EEF" w:rsidP="00416EEF">
      <w:r w:rsidRPr="00416EEF">
        <w:t>Department of Paediatrics and Child Health</w:t>
      </w:r>
    </w:p>
    <w:p w14:paraId="7D8DD1EE" w14:textId="77777777" w:rsidR="00416EEF" w:rsidRDefault="00416EEF" w:rsidP="00416EEF">
      <w:r w:rsidRPr="00416EEF">
        <w:t>Signed:……  …         Date:……29/11/24…………….</w:t>
      </w:r>
    </w:p>
    <w:p w14:paraId="184E21A1" w14:textId="77777777" w:rsidR="00416EEF" w:rsidRDefault="00416EEF" w:rsidP="00416EEF">
      <w:r w:rsidRPr="00416EEF">
        <w:t>Supervisors’ Approval</w:t>
      </w:r>
    </w:p>
    <w:p w14:paraId="36B072A7" w14:textId="77777777" w:rsidR="00416EEF" w:rsidRDefault="00416EEF" w:rsidP="00416EEF">
      <w:r w:rsidRPr="00416EEF">
        <w:t>Prof. Ruth Nduati</w:t>
      </w:r>
    </w:p>
    <w:p w14:paraId="21100A6A" w14:textId="77777777" w:rsidR="00416EEF" w:rsidRDefault="00416EEF" w:rsidP="00416EEF">
      <w:r w:rsidRPr="00416EEF">
        <w:t>Department of Child Health and Pediatrics</w:t>
      </w:r>
    </w:p>
    <w:p w14:paraId="25281DE4" w14:textId="77777777" w:rsidR="00416EEF" w:rsidRDefault="00416EEF" w:rsidP="00416EEF">
      <w:r w:rsidRPr="00416EEF">
        <w:t xml:space="preserve">Signed:…………………………………. </w:t>
      </w:r>
      <w:r w:rsidRPr="00416EEF">
        <w:tab/>
        <w:t>Date:………………………………….</w:t>
      </w:r>
    </w:p>
    <w:p w14:paraId="1DC1EEC4" w14:textId="77777777" w:rsidR="00416EEF" w:rsidRDefault="00416EEF" w:rsidP="00416EEF">
      <w:r w:rsidRPr="00416EEF">
        <w:t>Prof Muthoni Mathai</w:t>
      </w:r>
    </w:p>
    <w:p w14:paraId="7B8031B9" w14:textId="77777777" w:rsidR="00416EEF" w:rsidRDefault="00416EEF" w:rsidP="00416EEF">
      <w:r w:rsidRPr="00416EEF">
        <w:t>University of Nairobi</w:t>
      </w:r>
    </w:p>
    <w:p w14:paraId="296156B8" w14:textId="77777777" w:rsidR="00416EEF" w:rsidRDefault="00416EEF" w:rsidP="00416EEF">
      <w:r w:rsidRPr="00416EEF">
        <w:t xml:space="preserve">Signed:…………………………………. </w:t>
      </w:r>
      <w:r w:rsidRPr="00416EEF">
        <w:tab/>
        <w:t>Date:………………………………….</w:t>
      </w:r>
    </w:p>
    <w:p w14:paraId="53A84F14" w14:textId="77777777" w:rsidR="00416EEF" w:rsidRDefault="00416EEF" w:rsidP="00416EEF">
      <w:r w:rsidRPr="00416EEF">
        <w:lastRenderedPageBreak/>
        <w:t>Dr. Cyrus Mugo</w:t>
      </w:r>
    </w:p>
    <w:p w14:paraId="07240C62" w14:textId="77777777" w:rsidR="00416EEF" w:rsidRDefault="00416EEF" w:rsidP="00416EEF">
      <w:r w:rsidRPr="00416EEF">
        <w:t>Kenyatta National Hospital</w:t>
      </w:r>
    </w:p>
    <w:p w14:paraId="51C230C9" w14:textId="77777777" w:rsidR="00416EEF" w:rsidRDefault="00416EEF" w:rsidP="00416EEF">
      <w:r w:rsidRPr="00416EEF">
        <w:t xml:space="preserve">Signed:…………………………………. </w:t>
      </w:r>
      <w:r w:rsidRPr="00416EEF">
        <w:tab/>
        <w:t>Date:………………………………….</w:t>
      </w:r>
    </w:p>
    <w:p w14:paraId="4E622D96" w14:textId="77777777" w:rsidR="00416EEF" w:rsidRDefault="00416EEF" w:rsidP="00416EEF">
      <w:pPr>
        <w:pStyle w:val="Heading1"/>
      </w:pPr>
      <w:r>
        <w:t>Dedication</w:t>
      </w:r>
    </w:p>
    <w:p w14:paraId="43E9F55A" w14:textId="77777777" w:rsidR="00416EEF" w:rsidRDefault="00416EEF" w:rsidP="00416EEF">
      <w:r w:rsidRPr="00416EEF">
        <w:t>I dedicate this study to adolescents living with HIV and handling depression and PTSD concurrently.</w:t>
      </w:r>
    </w:p>
    <w:p w14:paraId="5D9D6DDC" w14:textId="77777777" w:rsidR="00416EEF" w:rsidRDefault="00416EEF" w:rsidP="00416EEF">
      <w:pPr>
        <w:pStyle w:val="Heading1"/>
      </w:pPr>
      <w:r>
        <w:t>Abbreviations and Acronyms</w:t>
      </w:r>
    </w:p>
    <w:p w14:paraId="0A15815F" w14:textId="77777777" w:rsidR="00416EEF" w:rsidRDefault="00416EEF" w:rsidP="00416EEF">
      <w:pPr>
        <w:pStyle w:val="ListParagraph"/>
        <w:numPr>
          <w:ilvl w:val="0"/>
          <w:numId w:val="70"/>
        </w:numPr>
      </w:pPr>
      <w:r w:rsidRPr="00416EEF">
        <w:t>AIDS: Acquired Immunodeficiency Syndrome</w:t>
      </w:r>
    </w:p>
    <w:p w14:paraId="234055E6" w14:textId="77777777" w:rsidR="00416EEF" w:rsidRDefault="00416EEF" w:rsidP="00416EEF">
      <w:pPr>
        <w:pStyle w:val="ListParagraph"/>
        <w:numPr>
          <w:ilvl w:val="0"/>
          <w:numId w:val="70"/>
        </w:numPr>
      </w:pPr>
      <w:r w:rsidRPr="00416EEF">
        <w:t>ALHIV: Adolescents living with HIV</w:t>
      </w:r>
    </w:p>
    <w:p w14:paraId="25A44678" w14:textId="77777777" w:rsidR="00416EEF" w:rsidRDefault="00416EEF" w:rsidP="00416EEF">
      <w:pPr>
        <w:pStyle w:val="ListParagraph"/>
        <w:numPr>
          <w:ilvl w:val="0"/>
          <w:numId w:val="70"/>
        </w:numPr>
      </w:pPr>
      <w:r w:rsidRPr="00416EEF">
        <w:t>ART: Antiretroviral therapy</w:t>
      </w:r>
    </w:p>
    <w:p w14:paraId="6FEC8397" w14:textId="77777777" w:rsidR="00416EEF" w:rsidRDefault="00416EEF" w:rsidP="00416EEF">
      <w:pPr>
        <w:pStyle w:val="ListParagraph"/>
        <w:numPr>
          <w:ilvl w:val="0"/>
          <w:numId w:val="70"/>
        </w:numPr>
      </w:pPr>
      <w:r w:rsidRPr="00416EEF">
        <w:t>CCC: Comprehensive care clinics</w:t>
      </w:r>
    </w:p>
    <w:p w14:paraId="1075F2FA" w14:textId="77777777" w:rsidR="00416EEF" w:rsidRDefault="00416EEF" w:rsidP="00416EEF">
      <w:pPr>
        <w:pStyle w:val="ListParagraph"/>
        <w:numPr>
          <w:ilvl w:val="0"/>
          <w:numId w:val="70"/>
        </w:numPr>
      </w:pPr>
      <w:r w:rsidRPr="00416EEF">
        <w:t>HAART: Highly active antiretroviral therapy</w:t>
      </w:r>
    </w:p>
    <w:p w14:paraId="33C427F4" w14:textId="77777777" w:rsidR="00416EEF" w:rsidRDefault="00416EEF" w:rsidP="00416EEF">
      <w:pPr>
        <w:pStyle w:val="ListParagraph"/>
        <w:numPr>
          <w:ilvl w:val="0"/>
          <w:numId w:val="70"/>
        </w:numPr>
      </w:pPr>
      <w:r w:rsidRPr="00416EEF">
        <w:t>HIV: Human Immunodeficiency Virus</w:t>
      </w:r>
    </w:p>
    <w:p w14:paraId="41EA5282" w14:textId="77777777" w:rsidR="00416EEF" w:rsidRDefault="00416EEF" w:rsidP="00416EEF">
      <w:pPr>
        <w:pStyle w:val="ListParagraph"/>
        <w:numPr>
          <w:ilvl w:val="0"/>
          <w:numId w:val="70"/>
        </w:numPr>
      </w:pPr>
      <w:r w:rsidRPr="00416EEF">
        <w:t>MHD: Mental health disorders</w:t>
      </w:r>
    </w:p>
    <w:p w14:paraId="59FB9A27" w14:textId="77777777" w:rsidR="00416EEF" w:rsidRDefault="00416EEF" w:rsidP="00416EEF">
      <w:pPr>
        <w:pStyle w:val="ListParagraph"/>
        <w:numPr>
          <w:ilvl w:val="0"/>
          <w:numId w:val="70"/>
        </w:numPr>
      </w:pPr>
      <w:r w:rsidRPr="00416EEF">
        <w:t>PTSD: Post-traumatic stress disorder</w:t>
      </w:r>
    </w:p>
    <w:p w14:paraId="40C1D450" w14:textId="77777777" w:rsidR="00416EEF" w:rsidRDefault="00416EEF" w:rsidP="00416EEF">
      <w:pPr>
        <w:pStyle w:val="Heading1"/>
      </w:pPr>
      <w:r>
        <w:t>Operational Definition of Terms</w:t>
      </w:r>
    </w:p>
    <w:p w14:paraId="7F0B6E39" w14:textId="77777777" w:rsidR="00416EEF" w:rsidRDefault="00416EEF" w:rsidP="00416EEF">
      <w:pPr>
        <w:pStyle w:val="ListParagraph"/>
        <w:numPr>
          <w:ilvl w:val="0"/>
          <w:numId w:val="71"/>
        </w:numPr>
      </w:pPr>
      <w:r w:rsidRPr="00416EEF">
        <w:t>Acquired Immunodeficiency Syndrome (AIDS): Refers to progressed HIV.</w:t>
      </w:r>
    </w:p>
    <w:p w14:paraId="6EC48B9E" w14:textId="77777777" w:rsidR="00416EEF" w:rsidRDefault="00416EEF" w:rsidP="00416EEF">
      <w:pPr>
        <w:pStyle w:val="ListParagraph"/>
        <w:numPr>
          <w:ilvl w:val="0"/>
          <w:numId w:val="71"/>
        </w:numPr>
      </w:pPr>
      <w:r w:rsidRPr="00416EEF">
        <w:t>Adherence: Considered adherent by answering “no” to any of the following questions: Do you ever miss the medicines you are supposed to take? Do you ever refuse to take the medicines you are supposed to take? Do you ever not take the medicines because you do not want to take them in front of other people? Do you ever have problems taking the medicines because you do not know why you are taking them? Do you ever have problems taking the medicines on time or taking them every day?</w:t>
      </w:r>
    </w:p>
    <w:p w14:paraId="6218DA7B" w14:textId="77777777" w:rsidR="00416EEF" w:rsidRDefault="00416EEF" w:rsidP="00416EEF">
      <w:pPr>
        <w:pStyle w:val="ListParagraph"/>
        <w:numPr>
          <w:ilvl w:val="0"/>
          <w:numId w:val="71"/>
        </w:numPr>
      </w:pPr>
      <w:r w:rsidRPr="00416EEF">
        <w:t>Adolescent: Child aged between 10 and 19 years.</w:t>
      </w:r>
    </w:p>
    <w:p w14:paraId="77C414EE" w14:textId="77777777" w:rsidR="00416EEF" w:rsidRDefault="00416EEF" w:rsidP="00416EEF">
      <w:pPr>
        <w:pStyle w:val="ListParagraph"/>
        <w:numPr>
          <w:ilvl w:val="0"/>
          <w:numId w:val="71"/>
        </w:numPr>
      </w:pPr>
      <w:r w:rsidRPr="00416EEF">
        <w:t>Disclosure: Considered disclosed to by answering correctly to either of these questions: Why do you come for visits at this clinic? Do you know what your illness is called? Why do you have to take medicines?</w:t>
      </w:r>
    </w:p>
    <w:p w14:paraId="2F8054E1" w14:textId="77777777" w:rsidR="00416EEF" w:rsidRDefault="00416EEF" w:rsidP="00416EEF">
      <w:pPr>
        <w:pStyle w:val="ListParagraph"/>
        <w:numPr>
          <w:ilvl w:val="0"/>
          <w:numId w:val="71"/>
        </w:numPr>
      </w:pPr>
      <w:r w:rsidRPr="00416EEF">
        <w:t>Human Immunodeficiency Virus (HIV): A viral infection that is transmitted through body fluids and is chronic in nature. It is defined as having one positive HIV DNA PCR test or one positive HIV ELISA antibody test.</w:t>
      </w:r>
    </w:p>
    <w:p w14:paraId="7182DEEF" w14:textId="77777777" w:rsidR="00416EEF" w:rsidRDefault="00416EEF" w:rsidP="00416EEF">
      <w:pPr>
        <w:pStyle w:val="ListParagraph"/>
        <w:numPr>
          <w:ilvl w:val="0"/>
          <w:numId w:val="71"/>
        </w:numPr>
      </w:pPr>
      <w:r w:rsidRPr="00416EEF">
        <w:lastRenderedPageBreak/>
        <w:t>Mental Health Disorder (MHD): Conditions including depression, post-traumatic stress disorder (PTSD), generalized anxiety disorder (GAD), panic disorder, phobias, social anxiety disorder, and obsessive-compulsive disorder (OCD).</w:t>
      </w:r>
    </w:p>
    <w:p w14:paraId="15524666" w14:textId="77777777" w:rsidR="00416EEF" w:rsidRDefault="00416EEF" w:rsidP="00416EEF">
      <w:pPr>
        <w:pStyle w:val="Heading1"/>
      </w:pPr>
      <w:r>
        <w:t>Abstract</w:t>
      </w:r>
    </w:p>
    <w:p w14:paraId="25234852" w14:textId="77777777" w:rsidR="00416EEF" w:rsidRDefault="00416EEF" w:rsidP="00416EEF">
      <w:pPr>
        <w:pStyle w:val="Heading2"/>
      </w:pPr>
      <w:r>
        <w:t>Background</w:t>
      </w:r>
    </w:p>
    <w:p w14:paraId="7494B80E" w14:textId="77777777" w:rsidR="00416EEF" w:rsidRDefault="00416EEF" w:rsidP="00416EEF">
      <w:r w:rsidRPr="00416EEF">
        <w:t>The incidence of mental health disorders (MHDs) among adolescents has been steadily increasing, with depression, anxiety disorders, and post-traumatic stress disorder being among the most common. MHDs negatively impact the overall care provided to adolescents living with HIV (ALHIV) by reducing adherence to medication, which leads to increased viral load.</w:t>
      </w:r>
    </w:p>
    <w:p w14:paraId="5D3CD0A0" w14:textId="77777777" w:rsidR="00416EEF" w:rsidRDefault="00416EEF" w:rsidP="00416EEF">
      <w:pPr>
        <w:pStyle w:val="Heading2"/>
      </w:pPr>
      <w:r>
        <w:t>Goals and Objectives</w:t>
      </w:r>
    </w:p>
    <w:p w14:paraId="2A5F7B25" w14:textId="77777777" w:rsidR="00416EEF" w:rsidRDefault="00416EEF" w:rsidP="00416EEF">
      <w:r w:rsidRPr="00416EEF">
        <w:t>This study aims to determine the psychosocial wellbeing and prevalence of depression and PTSD among adolescents with HIV/AIDS attending comprehensive care clinics in public hospitals within Ruiru Sub County.</w:t>
      </w:r>
    </w:p>
    <w:p w14:paraId="0EC1BEED" w14:textId="77777777" w:rsidR="00416EEF" w:rsidRDefault="00416EEF" w:rsidP="00416EEF">
      <w:pPr>
        <w:pStyle w:val="Heading2"/>
      </w:pPr>
      <w:r>
        <w:t>Methods</w:t>
      </w:r>
    </w:p>
    <w:p w14:paraId="658675A2" w14:textId="77777777" w:rsidR="00416EEF" w:rsidRDefault="00416EEF" w:rsidP="00416EEF">
      <w:r w:rsidRPr="00416EEF">
        <w:t>A cross-sectional descriptive study was conducted. Participants were recruited from various health facilities within Ruiru Sub County that have comprehensive care clinics for adolescents with HIV/AIDS aged 10 to 19 years. The HEEADSS assessment tool was used to evaluate psychosocial wellbeing. Depression was assessed using the Patient Health Questionnaire (PHQ-A), while PTSD was screened using the Child and Adolescent Trauma Screen (CATS) for those under 18 and the PTSD Checklist for DSM-5 (PCL-5) for those over 18. Data analysis was performed using R software version 4.1.3. Descriptive statistics were computed, with continuous data presented as medians and interquartile ranges (IQR), and categorical data as frequencies and percentages. Univariate and multivariate linear regression analyses were used to determine factors associated with depression and PTSD. Chi-square statistics and binary logistic regression assessed associations between dependent and independent variables.</w:t>
      </w:r>
    </w:p>
    <w:p w14:paraId="0C3BD998" w14:textId="77777777" w:rsidR="00416EEF" w:rsidRDefault="00416EEF" w:rsidP="00416EEF">
      <w:pPr>
        <w:pStyle w:val="Heading2"/>
      </w:pPr>
      <w:r>
        <w:t>Results</w:t>
      </w:r>
    </w:p>
    <w:p w14:paraId="4F3DFD0B" w14:textId="77777777" w:rsidR="00416EEF" w:rsidRDefault="00416EEF" w:rsidP="00416EEF">
      <w:r w:rsidRPr="00416EEF">
        <w:t xml:space="preserve">Out of the participants, 88 (72.1%) were aged between 10–17 years, and 64 (52.5%) were female. Mild depression symptoms were observed in 31 (25.4%) adolescents, and </w:t>
      </w:r>
      <w:r w:rsidRPr="00416EEF">
        <w:lastRenderedPageBreak/>
        <w:t>40 (32.8%) had post-traumatic stress disorder. Adolescents aged 18–19 years had higher rates of depression (41.2%, OR = 3.29, p = 0.047) and PTSD (41.2%, OR = 1.24, p = 0.431) compared to those aged 10–17 years. Depression was strongly associated with school hunger (76.9%, OR = 6.51, p = 0.024) and family alcohol use (49.4%, OR = 6.01, p = 0.016). PTSD was linked to school hunger (38.5%, OR = 1.81, p = 0.034), family alcohol use (32.5%, OR = 2.47, p = 0.029), adolescent alcohol use (44.4–60.0%, OR = 1.23–3.92, p ≤ 0.059), and sexual activity (35.7%, OR = 0.98, p = 0.048). Social withdrawal and suicidal thoughts were associated with increased depression (63.6–100%, OR = 3.05–6.75, p &lt; 0.01) and PTSD (55.6%, OR = 1.38–3.66, p ≤ 0.041). Suicide attempts were linked to both conditions (50–75%, OR = 2.10–3.34, p ≤ 0.048). Only 34 (27.9%) adolescents reported seeking help from a school counselor, with other common sources being teachers (15, 12.3%), friends (13, 10.7%), religious leaders (11, 9.0%), parents (7, 5.7%), hospital counselors (6, 4.9%), or siblings (4, 3.3%).</w:t>
      </w:r>
    </w:p>
    <w:p w14:paraId="49C86900" w14:textId="77777777" w:rsidR="00416EEF" w:rsidRDefault="00416EEF" w:rsidP="00416EEF">
      <w:pPr>
        <w:pStyle w:val="Heading2"/>
      </w:pPr>
      <w:r>
        <w:t>Conclusion</w:t>
      </w:r>
    </w:p>
    <w:p w14:paraId="55498E9A" w14:textId="77777777" w:rsidR="00416EEF" w:rsidRDefault="00416EEF" w:rsidP="00416EEF">
      <w:r w:rsidRPr="00416EEF">
        <w:t>Depression and PTSD in adolescents with HIV/AIDS are associated with going to school hungry, family alcohol use, emotional distress, engaging in sex, and social withdrawal. Integrated psychosocial, behavioral, and family-centered interventions are needed to address these multifactorial challenges.</w:t>
      </w:r>
    </w:p>
    <w:p w14:paraId="728313DA" w14:textId="77777777" w:rsidR="00416EEF" w:rsidRDefault="00416EEF" w:rsidP="00416EEF">
      <w:pPr>
        <w:pStyle w:val="Heading2"/>
      </w:pPr>
      <w:r>
        <w:t>Recommendations</w:t>
      </w:r>
    </w:p>
    <w:p w14:paraId="4A791DBB" w14:textId="6ED4BDD2" w:rsidR="00EA3462" w:rsidRPr="00416EEF" w:rsidRDefault="00416EEF" w:rsidP="00416EEF">
      <w:r w:rsidRPr="00416EEF">
        <w:t>Healthcare providers, school counselors, social workers, community leaders, and policymakers should integrate routine mental health screening, family counseling, and nutritional programs into adolescent HIV care.</w:t>
      </w:r>
    </w:p>
    <w:sectPr w:rsidR="00EA3462" w:rsidRPr="00416EEF" w:rsidSect="000B5EED">
      <w:pgSz w:w="11907" w:h="16839" w:code="9"/>
      <w:pgMar w:top="1440" w:right="1440" w:bottom="1440" w:left="216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5" w:author="PC" w:date="2025-11-15T11:45:00Z" w:initials="P">
    <w:p w14:paraId="4C75E4AE" w14:textId="77777777" w:rsidR="005D00E3" w:rsidRDefault="005D00E3">
      <w:pPr>
        <w:pStyle w:val="CommentText"/>
      </w:pPr>
      <w:r>
        <w:rPr>
          <w:rStyle w:val="CommentReference"/>
        </w:rPr>
        <w:annotationRef/>
      </w:r>
      <w:r>
        <w:t>Age is not normally distributed – better to report median and interquartile range</w:t>
      </w:r>
    </w:p>
  </w:comment>
  <w:comment w:id="130" w:author="PC" w:date="2025-11-17T14:51:00Z" w:initials="P">
    <w:p w14:paraId="376AF368" w14:textId="77777777" w:rsidR="009F3BE3" w:rsidRDefault="009F3BE3">
      <w:pPr>
        <w:pStyle w:val="CommentText"/>
      </w:pPr>
      <w:r>
        <w:rPr>
          <w:rStyle w:val="CommentReference"/>
        </w:rPr>
        <w:annotationRef/>
      </w:r>
      <w:r>
        <w:t>This is still part of tab 1 but presents themore clinical characteristics</w:t>
      </w:r>
    </w:p>
  </w:comment>
  <w:comment w:id="141" w:author="PC" w:date="2025-11-15T14:02:00Z" w:initials="P">
    <w:p w14:paraId="18A1D325" w14:textId="77777777" w:rsidR="00163C77" w:rsidRDefault="00163C77">
      <w:pPr>
        <w:pStyle w:val="CommentText"/>
      </w:pPr>
      <w:r>
        <w:rPr>
          <w:rStyle w:val="CommentReference"/>
        </w:rPr>
        <w:annotationRef/>
      </w:r>
      <w:r>
        <w:t>We did not ask about abstinence in children aged 10-19 years..Doc this is irresponsible.  Look up what the Children’s ACT says about sexual activity among children.   This question is asked as if you are talking to adults.  I hope they did not misinterpret this as permission to go and engage in sex.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75E4AE" w15:done="0"/>
  <w15:commentEx w15:paraId="376AF368" w15:done="0"/>
  <w15:commentEx w15:paraId="18A1D3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75E4AE" w16cid:durableId="2CC2E647"/>
  <w16cid:commentId w16cid:paraId="376AF368" w16cid:durableId="2CC5B4E4"/>
  <w16cid:commentId w16cid:paraId="18A1D325" w16cid:durableId="2CC306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4E05E" w14:textId="77777777" w:rsidR="00413EC2" w:rsidRDefault="00413EC2" w:rsidP="004913EC">
      <w:pPr>
        <w:spacing w:after="0" w:line="240" w:lineRule="auto"/>
      </w:pPr>
      <w:r>
        <w:separator/>
      </w:r>
    </w:p>
  </w:endnote>
  <w:endnote w:type="continuationSeparator" w:id="0">
    <w:p w14:paraId="4C9B3056" w14:textId="77777777" w:rsidR="00413EC2" w:rsidRDefault="00413EC2" w:rsidP="00491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133504"/>
      <w:docPartObj>
        <w:docPartGallery w:val="Page Numbers (Bottom of Page)"/>
        <w:docPartUnique/>
      </w:docPartObj>
    </w:sdtPr>
    <w:sdtEndPr>
      <w:rPr>
        <w:noProof/>
      </w:rPr>
    </w:sdtEndPr>
    <w:sdtContent>
      <w:p w14:paraId="25D74149" w14:textId="6CE28E77" w:rsidR="001618F8" w:rsidRDefault="001618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78E266" w14:textId="77777777" w:rsidR="00704C38" w:rsidRDefault="00704C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D7EAD" w14:textId="77777777" w:rsidR="00413EC2" w:rsidRDefault="00413EC2" w:rsidP="004913EC">
      <w:pPr>
        <w:spacing w:after="0" w:line="240" w:lineRule="auto"/>
      </w:pPr>
      <w:r>
        <w:separator/>
      </w:r>
    </w:p>
  </w:footnote>
  <w:footnote w:type="continuationSeparator" w:id="0">
    <w:p w14:paraId="1A430B99" w14:textId="77777777" w:rsidR="00413EC2" w:rsidRDefault="00413EC2" w:rsidP="00491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B48C" w14:textId="1FE1F0E5" w:rsidR="00704C38" w:rsidRDefault="00704C38">
    <w:pPr>
      <w:pStyle w:val="Header"/>
      <w:jc w:val="right"/>
    </w:pPr>
  </w:p>
  <w:p w14:paraId="58ED32C9" w14:textId="77777777" w:rsidR="00704C38" w:rsidRDefault="00704C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1595E0F"/>
    <w:multiLevelType w:val="hybridMultilevel"/>
    <w:tmpl w:val="49407D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C1EF0"/>
    <w:multiLevelType w:val="hybridMultilevel"/>
    <w:tmpl w:val="48F684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37255"/>
    <w:multiLevelType w:val="multilevel"/>
    <w:tmpl w:val="E3A2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04CFD"/>
    <w:multiLevelType w:val="multilevel"/>
    <w:tmpl w:val="BBB2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96934"/>
    <w:multiLevelType w:val="hybridMultilevel"/>
    <w:tmpl w:val="81C61C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6E05E8A"/>
    <w:multiLevelType w:val="hybridMultilevel"/>
    <w:tmpl w:val="204412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F30989"/>
    <w:multiLevelType w:val="multilevel"/>
    <w:tmpl w:val="E3A2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717F6C"/>
    <w:multiLevelType w:val="hybridMultilevel"/>
    <w:tmpl w:val="457ACF68"/>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117E34"/>
    <w:multiLevelType w:val="hybridMultilevel"/>
    <w:tmpl w:val="D5803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8016EC"/>
    <w:multiLevelType w:val="hybridMultilevel"/>
    <w:tmpl w:val="FB8A6A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572A91"/>
    <w:multiLevelType w:val="hybridMultilevel"/>
    <w:tmpl w:val="F2CCFB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A4482C"/>
    <w:multiLevelType w:val="hybridMultilevel"/>
    <w:tmpl w:val="044C3C8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71F40D2"/>
    <w:multiLevelType w:val="hybridMultilevel"/>
    <w:tmpl w:val="10E0E58C"/>
    <w:lvl w:ilvl="0" w:tplc="04090017">
      <w:start w:val="1"/>
      <w:numFmt w:val="lowerLetter"/>
      <w:lvlText w:val="%1)"/>
      <w:lvlJc w:val="left"/>
      <w:pPr>
        <w:ind w:left="54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7FE1F7B"/>
    <w:multiLevelType w:val="hybridMultilevel"/>
    <w:tmpl w:val="D3AE34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213FB1"/>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C231145"/>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40875A4"/>
    <w:multiLevelType w:val="hybridMultilevel"/>
    <w:tmpl w:val="C7A469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086FF9"/>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5474ADD"/>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DFF4CA8"/>
    <w:multiLevelType w:val="multilevel"/>
    <w:tmpl w:val="176E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0601C5"/>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926173D"/>
    <w:multiLevelType w:val="hybridMultilevel"/>
    <w:tmpl w:val="51082B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FB3A36"/>
    <w:multiLevelType w:val="hybridMultilevel"/>
    <w:tmpl w:val="D872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564D2F"/>
    <w:multiLevelType w:val="hybridMultilevel"/>
    <w:tmpl w:val="8BD047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3D6338DB"/>
    <w:multiLevelType w:val="hybridMultilevel"/>
    <w:tmpl w:val="F52E818C"/>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DB875C3"/>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0C80AD0"/>
    <w:multiLevelType w:val="hybridMultilevel"/>
    <w:tmpl w:val="79C848E8"/>
    <w:lvl w:ilvl="0" w:tplc="0409000F">
      <w:start w:val="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6B77FC"/>
    <w:multiLevelType w:val="hybridMultilevel"/>
    <w:tmpl w:val="99306A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43765116"/>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3C17C44"/>
    <w:multiLevelType w:val="hybridMultilevel"/>
    <w:tmpl w:val="2AF664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5335DE"/>
    <w:multiLevelType w:val="hybridMultilevel"/>
    <w:tmpl w:val="BE787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8F06963"/>
    <w:multiLevelType w:val="hybridMultilevel"/>
    <w:tmpl w:val="7D0474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834F18"/>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D1D0DE2"/>
    <w:multiLevelType w:val="multilevel"/>
    <w:tmpl w:val="4D1D0D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E4338CA"/>
    <w:multiLevelType w:val="hybridMultilevel"/>
    <w:tmpl w:val="C84E0AC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E9443A0"/>
    <w:multiLevelType w:val="hybridMultilevel"/>
    <w:tmpl w:val="1AE65DF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02E303F"/>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16269BF"/>
    <w:multiLevelType w:val="hybridMultilevel"/>
    <w:tmpl w:val="C4B284BE"/>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1F72818"/>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2E978AF"/>
    <w:multiLevelType w:val="hybridMultilevel"/>
    <w:tmpl w:val="56C2E0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11417E"/>
    <w:multiLevelType w:val="hybridMultilevel"/>
    <w:tmpl w:val="65EA32D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5A72732"/>
    <w:multiLevelType w:val="multilevel"/>
    <w:tmpl w:val="E3A2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6401EA"/>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7547907"/>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79706F7"/>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7A22F9F"/>
    <w:multiLevelType w:val="hybridMultilevel"/>
    <w:tmpl w:val="24B217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D42066C"/>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E663FE7"/>
    <w:multiLevelType w:val="hybridMultilevel"/>
    <w:tmpl w:val="967209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11065D6"/>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2A52663"/>
    <w:multiLevelType w:val="hybridMultilevel"/>
    <w:tmpl w:val="C4B284BE"/>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6B620EE"/>
    <w:multiLevelType w:val="hybridMultilevel"/>
    <w:tmpl w:val="081A0F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6F813FB"/>
    <w:multiLevelType w:val="multilevel"/>
    <w:tmpl w:val="7422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8310D8"/>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A5E7887"/>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BFB51FA"/>
    <w:multiLevelType w:val="hybridMultilevel"/>
    <w:tmpl w:val="464AD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69497F"/>
    <w:multiLevelType w:val="hybridMultilevel"/>
    <w:tmpl w:val="7C98341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D4828FE"/>
    <w:multiLevelType w:val="hybridMultilevel"/>
    <w:tmpl w:val="AA7CDAA8"/>
    <w:lvl w:ilvl="0" w:tplc="04090017">
      <w:start w:val="1"/>
      <w:numFmt w:val="lowerLetter"/>
      <w:lvlText w:val="%1)"/>
      <w:lvlJc w:val="left"/>
      <w:pPr>
        <w:ind w:left="4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6DAE6D29"/>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F321F1D"/>
    <w:multiLevelType w:val="hybridMultilevel"/>
    <w:tmpl w:val="C0700D1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0" w15:restartNumberingAfterBreak="0">
    <w:nsid w:val="7271170E"/>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4A235D1"/>
    <w:multiLevelType w:val="hybridMultilevel"/>
    <w:tmpl w:val="56C2E0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5BE4A0B"/>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6E03EC5"/>
    <w:multiLevelType w:val="hybridMultilevel"/>
    <w:tmpl w:val="56C2E0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8953B33"/>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794A6356"/>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796D2D16"/>
    <w:multiLevelType w:val="hybridMultilevel"/>
    <w:tmpl w:val="DA242A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99D5DCE"/>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7CD54609"/>
    <w:multiLevelType w:val="hybridMultilevel"/>
    <w:tmpl w:val="85FA6D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7D173F77"/>
    <w:multiLevelType w:val="hybridMultilevel"/>
    <w:tmpl w:val="10E0E58C"/>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7E58392C"/>
    <w:multiLevelType w:val="hybridMultilevel"/>
    <w:tmpl w:val="F2CCFB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3579691">
    <w:abstractNumId w:val="20"/>
  </w:num>
  <w:num w:numId="2" w16cid:durableId="1272973412">
    <w:abstractNumId w:val="24"/>
  </w:num>
  <w:num w:numId="3" w16cid:durableId="737557935">
    <w:abstractNumId w:val="34"/>
  </w:num>
  <w:num w:numId="4" w16cid:durableId="1381905467">
    <w:abstractNumId w:val="55"/>
  </w:num>
  <w:num w:numId="5" w16cid:durableId="1988433456">
    <w:abstractNumId w:val="50"/>
  </w:num>
  <w:num w:numId="6" w16cid:durableId="1664697836">
    <w:abstractNumId w:val="38"/>
  </w:num>
  <w:num w:numId="7" w16cid:durableId="292099321">
    <w:abstractNumId w:val="25"/>
  </w:num>
  <w:num w:numId="8" w16cid:durableId="393313007">
    <w:abstractNumId w:val="35"/>
  </w:num>
  <w:num w:numId="9" w16cid:durableId="729305236">
    <w:abstractNumId w:val="8"/>
  </w:num>
  <w:num w:numId="10" w16cid:durableId="359862531">
    <w:abstractNumId w:val="18"/>
  </w:num>
  <w:num w:numId="11" w16cid:durableId="1975132770">
    <w:abstractNumId w:val="29"/>
  </w:num>
  <w:num w:numId="12" w16cid:durableId="1580359714">
    <w:abstractNumId w:val="13"/>
  </w:num>
  <w:num w:numId="13" w16cid:durableId="197400108">
    <w:abstractNumId w:val="44"/>
  </w:num>
  <w:num w:numId="14" w16cid:durableId="1898740658">
    <w:abstractNumId w:val="19"/>
  </w:num>
  <w:num w:numId="15" w16cid:durableId="412630650">
    <w:abstractNumId w:val="49"/>
  </w:num>
  <w:num w:numId="16" w16cid:durableId="1466242553">
    <w:abstractNumId w:val="62"/>
  </w:num>
  <w:num w:numId="17" w16cid:durableId="1667317374">
    <w:abstractNumId w:val="58"/>
  </w:num>
  <w:num w:numId="18" w16cid:durableId="1009285541">
    <w:abstractNumId w:val="65"/>
  </w:num>
  <w:num w:numId="19" w16cid:durableId="1956017496">
    <w:abstractNumId w:val="16"/>
  </w:num>
  <w:num w:numId="20" w16cid:durableId="1942951475">
    <w:abstractNumId w:val="26"/>
  </w:num>
  <w:num w:numId="21" w16cid:durableId="1066415986">
    <w:abstractNumId w:val="68"/>
  </w:num>
  <w:num w:numId="22" w16cid:durableId="573009154">
    <w:abstractNumId w:val="15"/>
  </w:num>
  <w:num w:numId="23" w16cid:durableId="339091335">
    <w:abstractNumId w:val="12"/>
  </w:num>
  <w:num w:numId="24" w16cid:durableId="696542060">
    <w:abstractNumId w:val="37"/>
  </w:num>
  <w:num w:numId="25" w16cid:durableId="1485514258">
    <w:abstractNumId w:val="40"/>
  </w:num>
  <w:num w:numId="26" w16cid:durableId="1497378631">
    <w:abstractNumId w:val="63"/>
  </w:num>
  <w:num w:numId="27" w16cid:durableId="293753242">
    <w:abstractNumId w:val="56"/>
  </w:num>
  <w:num w:numId="28" w16cid:durableId="651642351">
    <w:abstractNumId w:val="57"/>
  </w:num>
  <w:num w:numId="29" w16cid:durableId="1612009610">
    <w:abstractNumId w:val="41"/>
  </w:num>
  <w:num w:numId="30" w16cid:durableId="1083912313">
    <w:abstractNumId w:val="47"/>
  </w:num>
  <w:num w:numId="31" w16cid:durableId="537816510">
    <w:abstractNumId w:val="30"/>
  </w:num>
  <w:num w:numId="32" w16cid:durableId="1053652578">
    <w:abstractNumId w:val="10"/>
  </w:num>
  <w:num w:numId="33" w16cid:durableId="554198916">
    <w:abstractNumId w:val="54"/>
  </w:num>
  <w:num w:numId="34" w16cid:durableId="1241939488">
    <w:abstractNumId w:val="67"/>
  </w:num>
  <w:num w:numId="35" w16cid:durableId="1743913797">
    <w:abstractNumId w:val="33"/>
  </w:num>
  <w:num w:numId="36" w16cid:durableId="543056641">
    <w:abstractNumId w:val="43"/>
  </w:num>
  <w:num w:numId="37" w16cid:durableId="76248325">
    <w:abstractNumId w:val="60"/>
  </w:num>
  <w:num w:numId="38" w16cid:durableId="596912406">
    <w:abstractNumId w:val="45"/>
  </w:num>
  <w:num w:numId="39" w16cid:durableId="74330655">
    <w:abstractNumId w:val="69"/>
  </w:num>
  <w:num w:numId="40" w16cid:durableId="1715812724">
    <w:abstractNumId w:val="64"/>
  </w:num>
  <w:num w:numId="41" w16cid:durableId="1303540787">
    <w:abstractNumId w:val="39"/>
  </w:num>
  <w:num w:numId="42" w16cid:durableId="1406368542">
    <w:abstractNumId w:val="21"/>
  </w:num>
  <w:num w:numId="43" w16cid:durableId="1855879777">
    <w:abstractNumId w:val="53"/>
  </w:num>
  <w:num w:numId="44" w16cid:durableId="462844434">
    <w:abstractNumId w:val="1"/>
  </w:num>
  <w:num w:numId="45" w16cid:durableId="1942643404">
    <w:abstractNumId w:val="22"/>
  </w:num>
  <w:num w:numId="46" w16cid:durableId="168838456">
    <w:abstractNumId w:val="14"/>
  </w:num>
  <w:num w:numId="47" w16cid:durableId="2080248328">
    <w:abstractNumId w:val="66"/>
  </w:num>
  <w:num w:numId="48" w16cid:durableId="824933401">
    <w:abstractNumId w:val="17"/>
  </w:num>
  <w:num w:numId="49" w16cid:durableId="1949773867">
    <w:abstractNumId w:val="32"/>
  </w:num>
  <w:num w:numId="50" w16cid:durableId="1865439978">
    <w:abstractNumId w:val="6"/>
  </w:num>
  <w:num w:numId="51" w16cid:durableId="2017805886">
    <w:abstractNumId w:val="51"/>
  </w:num>
  <w:num w:numId="52" w16cid:durableId="1257131015">
    <w:abstractNumId w:val="70"/>
  </w:num>
  <w:num w:numId="53" w16cid:durableId="368266281">
    <w:abstractNumId w:val="11"/>
  </w:num>
  <w:num w:numId="54" w16cid:durableId="1478449920">
    <w:abstractNumId w:val="2"/>
  </w:num>
  <w:num w:numId="55" w16cid:durableId="1142309066">
    <w:abstractNumId w:val="46"/>
  </w:num>
  <w:num w:numId="56" w16cid:durableId="202134941">
    <w:abstractNumId w:val="61"/>
  </w:num>
  <w:num w:numId="57" w16cid:durableId="1132167005">
    <w:abstractNumId w:val="36"/>
  </w:num>
  <w:num w:numId="58" w16cid:durableId="138378362">
    <w:abstractNumId w:val="48"/>
  </w:num>
  <w:num w:numId="59" w16cid:durableId="1197232992">
    <w:abstractNumId w:val="3"/>
  </w:num>
  <w:num w:numId="60" w16cid:durableId="673460137">
    <w:abstractNumId w:val="52"/>
  </w:num>
  <w:num w:numId="61" w16cid:durableId="1061365788">
    <w:abstractNumId w:val="23"/>
  </w:num>
  <w:num w:numId="62" w16cid:durableId="1450666415">
    <w:abstractNumId w:val="4"/>
  </w:num>
  <w:num w:numId="63" w16cid:durableId="733117825">
    <w:abstractNumId w:val="9"/>
  </w:num>
  <w:num w:numId="64" w16cid:durableId="1242956545">
    <w:abstractNumId w:val="31"/>
  </w:num>
  <w:num w:numId="65" w16cid:durableId="1255836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87836730">
    <w:abstractNumId w:val="42"/>
  </w:num>
  <w:num w:numId="67" w16cid:durableId="1935630015">
    <w:abstractNumId w:val="7"/>
  </w:num>
  <w:num w:numId="68" w16cid:durableId="1999262122">
    <w:abstractNumId w:val="27"/>
  </w:num>
  <w:num w:numId="69" w16cid:durableId="566763294">
    <w:abstractNumId w:val="5"/>
  </w:num>
  <w:num w:numId="70" w16cid:durableId="591817219">
    <w:abstractNumId w:val="28"/>
  </w:num>
  <w:num w:numId="71" w16cid:durableId="1033457601">
    <w:abstractNumId w:val="59"/>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C">
    <w15:presenceInfo w15:providerId="Windows Live" w15:userId="a1fcc0c7d45500b2"/>
  </w15:person>
  <w15:person w15:author="Wariimi Karingi">
    <w15:presenceInfo w15:providerId="Windows Live" w15:userId="f128840035f1d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CF1"/>
    <w:rsid w:val="000032BF"/>
    <w:rsid w:val="0000417F"/>
    <w:rsid w:val="000056E4"/>
    <w:rsid w:val="000079D5"/>
    <w:rsid w:val="0001116D"/>
    <w:rsid w:val="00013957"/>
    <w:rsid w:val="00013B7C"/>
    <w:rsid w:val="000152DE"/>
    <w:rsid w:val="00015550"/>
    <w:rsid w:val="000223E2"/>
    <w:rsid w:val="00024048"/>
    <w:rsid w:val="00027188"/>
    <w:rsid w:val="00030069"/>
    <w:rsid w:val="00030AC1"/>
    <w:rsid w:val="000320E4"/>
    <w:rsid w:val="000327F7"/>
    <w:rsid w:val="0003353C"/>
    <w:rsid w:val="00034175"/>
    <w:rsid w:val="000377C3"/>
    <w:rsid w:val="00041E63"/>
    <w:rsid w:val="000446B0"/>
    <w:rsid w:val="0005557C"/>
    <w:rsid w:val="000563E6"/>
    <w:rsid w:val="00057EA3"/>
    <w:rsid w:val="000610C8"/>
    <w:rsid w:val="000635C2"/>
    <w:rsid w:val="00064D72"/>
    <w:rsid w:val="0006602A"/>
    <w:rsid w:val="00067230"/>
    <w:rsid w:val="0007068D"/>
    <w:rsid w:val="00072D37"/>
    <w:rsid w:val="000738FE"/>
    <w:rsid w:val="00074500"/>
    <w:rsid w:val="000839E6"/>
    <w:rsid w:val="00084F57"/>
    <w:rsid w:val="00090213"/>
    <w:rsid w:val="000926C9"/>
    <w:rsid w:val="00093246"/>
    <w:rsid w:val="000935B6"/>
    <w:rsid w:val="00093F2E"/>
    <w:rsid w:val="000942C6"/>
    <w:rsid w:val="00094A5B"/>
    <w:rsid w:val="00094DC0"/>
    <w:rsid w:val="000955D6"/>
    <w:rsid w:val="00097349"/>
    <w:rsid w:val="000A3C34"/>
    <w:rsid w:val="000A4699"/>
    <w:rsid w:val="000A6DA4"/>
    <w:rsid w:val="000B2A62"/>
    <w:rsid w:val="000B5EED"/>
    <w:rsid w:val="000B6E53"/>
    <w:rsid w:val="000C03BB"/>
    <w:rsid w:val="000C17EB"/>
    <w:rsid w:val="000C2BBE"/>
    <w:rsid w:val="000C380B"/>
    <w:rsid w:val="000C3FB7"/>
    <w:rsid w:val="000C48FD"/>
    <w:rsid w:val="000C49B5"/>
    <w:rsid w:val="000C5794"/>
    <w:rsid w:val="000C5F33"/>
    <w:rsid w:val="000C68B6"/>
    <w:rsid w:val="000D10F1"/>
    <w:rsid w:val="000D68A5"/>
    <w:rsid w:val="000D7C7F"/>
    <w:rsid w:val="000E047C"/>
    <w:rsid w:val="000E1308"/>
    <w:rsid w:val="000E13C9"/>
    <w:rsid w:val="000E3B7C"/>
    <w:rsid w:val="000E4D5A"/>
    <w:rsid w:val="000E702A"/>
    <w:rsid w:val="000F19C5"/>
    <w:rsid w:val="000F31ED"/>
    <w:rsid w:val="000F39F4"/>
    <w:rsid w:val="000F6933"/>
    <w:rsid w:val="000F6F84"/>
    <w:rsid w:val="00100A56"/>
    <w:rsid w:val="00103001"/>
    <w:rsid w:val="00104EE2"/>
    <w:rsid w:val="001052A5"/>
    <w:rsid w:val="00110444"/>
    <w:rsid w:val="001126B9"/>
    <w:rsid w:val="001135C9"/>
    <w:rsid w:val="001153D6"/>
    <w:rsid w:val="00126062"/>
    <w:rsid w:val="00127B96"/>
    <w:rsid w:val="00131C61"/>
    <w:rsid w:val="00132003"/>
    <w:rsid w:val="00134F09"/>
    <w:rsid w:val="001357B5"/>
    <w:rsid w:val="0015621B"/>
    <w:rsid w:val="0015736D"/>
    <w:rsid w:val="001604FC"/>
    <w:rsid w:val="001618F8"/>
    <w:rsid w:val="00162299"/>
    <w:rsid w:val="00163905"/>
    <w:rsid w:val="00163B57"/>
    <w:rsid w:val="00163C77"/>
    <w:rsid w:val="00166B90"/>
    <w:rsid w:val="001722ED"/>
    <w:rsid w:val="00177265"/>
    <w:rsid w:val="001819BB"/>
    <w:rsid w:val="00182F19"/>
    <w:rsid w:val="00185C86"/>
    <w:rsid w:val="001940C6"/>
    <w:rsid w:val="001940DD"/>
    <w:rsid w:val="001A365B"/>
    <w:rsid w:val="001A3AF3"/>
    <w:rsid w:val="001A43D6"/>
    <w:rsid w:val="001A5882"/>
    <w:rsid w:val="001B4F61"/>
    <w:rsid w:val="001B6975"/>
    <w:rsid w:val="001C12AD"/>
    <w:rsid w:val="001C187B"/>
    <w:rsid w:val="001C72EC"/>
    <w:rsid w:val="001C7DAA"/>
    <w:rsid w:val="001D165A"/>
    <w:rsid w:val="001D454E"/>
    <w:rsid w:val="001D5256"/>
    <w:rsid w:val="001D74DF"/>
    <w:rsid w:val="001D7DED"/>
    <w:rsid w:val="001E36DD"/>
    <w:rsid w:val="001E5412"/>
    <w:rsid w:val="001E736D"/>
    <w:rsid w:val="001E77BC"/>
    <w:rsid w:val="001F0338"/>
    <w:rsid w:val="001F1769"/>
    <w:rsid w:val="001F35CC"/>
    <w:rsid w:val="001F3814"/>
    <w:rsid w:val="001F4390"/>
    <w:rsid w:val="001F52A6"/>
    <w:rsid w:val="002014C5"/>
    <w:rsid w:val="002034F7"/>
    <w:rsid w:val="00203A30"/>
    <w:rsid w:val="00203F32"/>
    <w:rsid w:val="00204F1E"/>
    <w:rsid w:val="00204F72"/>
    <w:rsid w:val="0020555C"/>
    <w:rsid w:val="0020792B"/>
    <w:rsid w:val="00210F77"/>
    <w:rsid w:val="00212BDB"/>
    <w:rsid w:val="002144FF"/>
    <w:rsid w:val="002147FC"/>
    <w:rsid w:val="0022076D"/>
    <w:rsid w:val="00221263"/>
    <w:rsid w:val="002228C5"/>
    <w:rsid w:val="002239E4"/>
    <w:rsid w:val="00225219"/>
    <w:rsid w:val="00235F9A"/>
    <w:rsid w:val="002363DE"/>
    <w:rsid w:val="00241BEF"/>
    <w:rsid w:val="002422DE"/>
    <w:rsid w:val="00243CBF"/>
    <w:rsid w:val="00245C6D"/>
    <w:rsid w:val="0026046A"/>
    <w:rsid w:val="00261EB0"/>
    <w:rsid w:val="002621CA"/>
    <w:rsid w:val="002665E9"/>
    <w:rsid w:val="0026777D"/>
    <w:rsid w:val="00270AAB"/>
    <w:rsid w:val="00273AD8"/>
    <w:rsid w:val="002803D7"/>
    <w:rsid w:val="00280F17"/>
    <w:rsid w:val="002832EA"/>
    <w:rsid w:val="00283BA8"/>
    <w:rsid w:val="002864E3"/>
    <w:rsid w:val="002927A0"/>
    <w:rsid w:val="00294CB6"/>
    <w:rsid w:val="0029540F"/>
    <w:rsid w:val="002A1549"/>
    <w:rsid w:val="002A7285"/>
    <w:rsid w:val="002A746C"/>
    <w:rsid w:val="002B08DC"/>
    <w:rsid w:val="002B1B1D"/>
    <w:rsid w:val="002B36F0"/>
    <w:rsid w:val="002B3E27"/>
    <w:rsid w:val="002B54B4"/>
    <w:rsid w:val="002B6FCC"/>
    <w:rsid w:val="002B6FEC"/>
    <w:rsid w:val="002B7661"/>
    <w:rsid w:val="002C34BD"/>
    <w:rsid w:val="002C3BE3"/>
    <w:rsid w:val="002C5C8A"/>
    <w:rsid w:val="002D032B"/>
    <w:rsid w:val="002D0E25"/>
    <w:rsid w:val="002D0FE1"/>
    <w:rsid w:val="002D1919"/>
    <w:rsid w:val="002D373B"/>
    <w:rsid w:val="002D496D"/>
    <w:rsid w:val="002D4E1F"/>
    <w:rsid w:val="002D5668"/>
    <w:rsid w:val="002D6127"/>
    <w:rsid w:val="002D7793"/>
    <w:rsid w:val="002E08A6"/>
    <w:rsid w:val="002E53CC"/>
    <w:rsid w:val="002E5A45"/>
    <w:rsid w:val="002E5B1B"/>
    <w:rsid w:val="002E61AE"/>
    <w:rsid w:val="002E7174"/>
    <w:rsid w:val="002F3EB5"/>
    <w:rsid w:val="002F5E8E"/>
    <w:rsid w:val="0030006C"/>
    <w:rsid w:val="00301139"/>
    <w:rsid w:val="0030153A"/>
    <w:rsid w:val="00303D4C"/>
    <w:rsid w:val="00304100"/>
    <w:rsid w:val="0030572A"/>
    <w:rsid w:val="0030720E"/>
    <w:rsid w:val="0031146E"/>
    <w:rsid w:val="00312967"/>
    <w:rsid w:val="00315B1A"/>
    <w:rsid w:val="003168A5"/>
    <w:rsid w:val="003168C1"/>
    <w:rsid w:val="003171D9"/>
    <w:rsid w:val="00322D04"/>
    <w:rsid w:val="00326D5A"/>
    <w:rsid w:val="00331C84"/>
    <w:rsid w:val="0033260F"/>
    <w:rsid w:val="003327B9"/>
    <w:rsid w:val="0033471C"/>
    <w:rsid w:val="00334FC4"/>
    <w:rsid w:val="0034103E"/>
    <w:rsid w:val="003412BC"/>
    <w:rsid w:val="003419E5"/>
    <w:rsid w:val="00345BE8"/>
    <w:rsid w:val="003461D3"/>
    <w:rsid w:val="00351E5F"/>
    <w:rsid w:val="00352780"/>
    <w:rsid w:val="00352DDB"/>
    <w:rsid w:val="00352EE5"/>
    <w:rsid w:val="00364779"/>
    <w:rsid w:val="003652B8"/>
    <w:rsid w:val="00365404"/>
    <w:rsid w:val="00366F39"/>
    <w:rsid w:val="003713F4"/>
    <w:rsid w:val="00373F77"/>
    <w:rsid w:val="003752E8"/>
    <w:rsid w:val="00375C1A"/>
    <w:rsid w:val="00376517"/>
    <w:rsid w:val="00376E91"/>
    <w:rsid w:val="00380531"/>
    <w:rsid w:val="00382BB0"/>
    <w:rsid w:val="00382CF3"/>
    <w:rsid w:val="00382D54"/>
    <w:rsid w:val="00384C72"/>
    <w:rsid w:val="00390BAF"/>
    <w:rsid w:val="003911D9"/>
    <w:rsid w:val="0039175F"/>
    <w:rsid w:val="00393313"/>
    <w:rsid w:val="003959B7"/>
    <w:rsid w:val="003964DE"/>
    <w:rsid w:val="00396E6F"/>
    <w:rsid w:val="003A3CCD"/>
    <w:rsid w:val="003A797E"/>
    <w:rsid w:val="003B4DF7"/>
    <w:rsid w:val="003C0722"/>
    <w:rsid w:val="003C2073"/>
    <w:rsid w:val="003C2100"/>
    <w:rsid w:val="003C292A"/>
    <w:rsid w:val="003C38D6"/>
    <w:rsid w:val="003C395E"/>
    <w:rsid w:val="003D0A7D"/>
    <w:rsid w:val="003D1B3E"/>
    <w:rsid w:val="003D2833"/>
    <w:rsid w:val="003D2DC1"/>
    <w:rsid w:val="003D6186"/>
    <w:rsid w:val="003E022B"/>
    <w:rsid w:val="003E054E"/>
    <w:rsid w:val="003E1DFB"/>
    <w:rsid w:val="003E3118"/>
    <w:rsid w:val="003E5AA7"/>
    <w:rsid w:val="003F005D"/>
    <w:rsid w:val="003F124F"/>
    <w:rsid w:val="003F5B61"/>
    <w:rsid w:val="00407D18"/>
    <w:rsid w:val="00410C7E"/>
    <w:rsid w:val="0041181A"/>
    <w:rsid w:val="004124E6"/>
    <w:rsid w:val="00413EC2"/>
    <w:rsid w:val="004147B2"/>
    <w:rsid w:val="00416EEF"/>
    <w:rsid w:val="00420292"/>
    <w:rsid w:val="00421C64"/>
    <w:rsid w:val="00423420"/>
    <w:rsid w:val="0042581F"/>
    <w:rsid w:val="0042782D"/>
    <w:rsid w:val="00431169"/>
    <w:rsid w:val="00431A54"/>
    <w:rsid w:val="004329FF"/>
    <w:rsid w:val="00435E0A"/>
    <w:rsid w:val="00441141"/>
    <w:rsid w:val="00441699"/>
    <w:rsid w:val="004423D9"/>
    <w:rsid w:val="00442BB4"/>
    <w:rsid w:val="00446CF1"/>
    <w:rsid w:val="00450BEE"/>
    <w:rsid w:val="00452422"/>
    <w:rsid w:val="0045399A"/>
    <w:rsid w:val="00453CA7"/>
    <w:rsid w:val="00456692"/>
    <w:rsid w:val="00456A07"/>
    <w:rsid w:val="00456A46"/>
    <w:rsid w:val="00465EBD"/>
    <w:rsid w:val="00470753"/>
    <w:rsid w:val="00470884"/>
    <w:rsid w:val="004721C9"/>
    <w:rsid w:val="00472261"/>
    <w:rsid w:val="004746A7"/>
    <w:rsid w:val="00476739"/>
    <w:rsid w:val="00477D61"/>
    <w:rsid w:val="00480767"/>
    <w:rsid w:val="00481B6A"/>
    <w:rsid w:val="004849EC"/>
    <w:rsid w:val="0048787E"/>
    <w:rsid w:val="0048792B"/>
    <w:rsid w:val="00487B6F"/>
    <w:rsid w:val="004913EC"/>
    <w:rsid w:val="004938BC"/>
    <w:rsid w:val="00493D48"/>
    <w:rsid w:val="004947C5"/>
    <w:rsid w:val="00496B62"/>
    <w:rsid w:val="004978B0"/>
    <w:rsid w:val="004A4D0A"/>
    <w:rsid w:val="004B100D"/>
    <w:rsid w:val="004B10D5"/>
    <w:rsid w:val="004B150C"/>
    <w:rsid w:val="004B5473"/>
    <w:rsid w:val="004C51CD"/>
    <w:rsid w:val="004C59E8"/>
    <w:rsid w:val="004C6843"/>
    <w:rsid w:val="004C7B6F"/>
    <w:rsid w:val="004D00F5"/>
    <w:rsid w:val="004D062C"/>
    <w:rsid w:val="004D14C8"/>
    <w:rsid w:val="004D1601"/>
    <w:rsid w:val="004D2575"/>
    <w:rsid w:val="004D3381"/>
    <w:rsid w:val="004D5020"/>
    <w:rsid w:val="004D79B9"/>
    <w:rsid w:val="004D7E13"/>
    <w:rsid w:val="004E0FEB"/>
    <w:rsid w:val="004E16B8"/>
    <w:rsid w:val="004E2CBA"/>
    <w:rsid w:val="004E3ACE"/>
    <w:rsid w:val="004E4011"/>
    <w:rsid w:val="004F00A4"/>
    <w:rsid w:val="004F04CE"/>
    <w:rsid w:val="004F1A2B"/>
    <w:rsid w:val="004F2BAB"/>
    <w:rsid w:val="004F34F3"/>
    <w:rsid w:val="004F4304"/>
    <w:rsid w:val="005005A8"/>
    <w:rsid w:val="00502AB9"/>
    <w:rsid w:val="00505C16"/>
    <w:rsid w:val="005065BF"/>
    <w:rsid w:val="00507204"/>
    <w:rsid w:val="005111F2"/>
    <w:rsid w:val="0051202E"/>
    <w:rsid w:val="005122FE"/>
    <w:rsid w:val="00516564"/>
    <w:rsid w:val="00516ED5"/>
    <w:rsid w:val="00522E11"/>
    <w:rsid w:val="005235E7"/>
    <w:rsid w:val="00523614"/>
    <w:rsid w:val="00524380"/>
    <w:rsid w:val="00532818"/>
    <w:rsid w:val="005334A3"/>
    <w:rsid w:val="005376F3"/>
    <w:rsid w:val="00540703"/>
    <w:rsid w:val="00540ABF"/>
    <w:rsid w:val="0054168E"/>
    <w:rsid w:val="005438B8"/>
    <w:rsid w:val="005439D0"/>
    <w:rsid w:val="00544526"/>
    <w:rsid w:val="00546187"/>
    <w:rsid w:val="005472B3"/>
    <w:rsid w:val="00550768"/>
    <w:rsid w:val="00551593"/>
    <w:rsid w:val="00556538"/>
    <w:rsid w:val="005634E9"/>
    <w:rsid w:val="00563E9F"/>
    <w:rsid w:val="005828ED"/>
    <w:rsid w:val="005832A1"/>
    <w:rsid w:val="005838F8"/>
    <w:rsid w:val="00583D52"/>
    <w:rsid w:val="00584DAE"/>
    <w:rsid w:val="0058513F"/>
    <w:rsid w:val="0058731F"/>
    <w:rsid w:val="00587C35"/>
    <w:rsid w:val="005933B1"/>
    <w:rsid w:val="00594004"/>
    <w:rsid w:val="00595C31"/>
    <w:rsid w:val="00597EE5"/>
    <w:rsid w:val="005A10BC"/>
    <w:rsid w:val="005A20BC"/>
    <w:rsid w:val="005A273C"/>
    <w:rsid w:val="005A2B12"/>
    <w:rsid w:val="005B3057"/>
    <w:rsid w:val="005B344C"/>
    <w:rsid w:val="005B4FAB"/>
    <w:rsid w:val="005B5A93"/>
    <w:rsid w:val="005B5B97"/>
    <w:rsid w:val="005B634B"/>
    <w:rsid w:val="005C0614"/>
    <w:rsid w:val="005C6230"/>
    <w:rsid w:val="005D00E3"/>
    <w:rsid w:val="005D1485"/>
    <w:rsid w:val="005D1630"/>
    <w:rsid w:val="005D41AE"/>
    <w:rsid w:val="005D5A2B"/>
    <w:rsid w:val="005D5C65"/>
    <w:rsid w:val="005E11AC"/>
    <w:rsid w:val="005E1D8B"/>
    <w:rsid w:val="005E5E3D"/>
    <w:rsid w:val="005E7AF1"/>
    <w:rsid w:val="005F141B"/>
    <w:rsid w:val="005F2133"/>
    <w:rsid w:val="005F34D0"/>
    <w:rsid w:val="005F3FA7"/>
    <w:rsid w:val="005F4D45"/>
    <w:rsid w:val="005F7091"/>
    <w:rsid w:val="005F7CC6"/>
    <w:rsid w:val="006018BB"/>
    <w:rsid w:val="006039BF"/>
    <w:rsid w:val="00603CBE"/>
    <w:rsid w:val="0061148D"/>
    <w:rsid w:val="00612DD2"/>
    <w:rsid w:val="00613F17"/>
    <w:rsid w:val="00616370"/>
    <w:rsid w:val="00617C4A"/>
    <w:rsid w:val="00621049"/>
    <w:rsid w:val="0062191A"/>
    <w:rsid w:val="00630551"/>
    <w:rsid w:val="0063229F"/>
    <w:rsid w:val="00633A9B"/>
    <w:rsid w:val="00635B52"/>
    <w:rsid w:val="006402D7"/>
    <w:rsid w:val="0064046B"/>
    <w:rsid w:val="00645599"/>
    <w:rsid w:val="00645D9A"/>
    <w:rsid w:val="006471A1"/>
    <w:rsid w:val="00652382"/>
    <w:rsid w:val="00653EA6"/>
    <w:rsid w:val="006541AA"/>
    <w:rsid w:val="00656A36"/>
    <w:rsid w:val="00663C59"/>
    <w:rsid w:val="006649A0"/>
    <w:rsid w:val="00670854"/>
    <w:rsid w:val="00670A30"/>
    <w:rsid w:val="00674E5C"/>
    <w:rsid w:val="006802E6"/>
    <w:rsid w:val="00687598"/>
    <w:rsid w:val="00687F61"/>
    <w:rsid w:val="00694448"/>
    <w:rsid w:val="006969F8"/>
    <w:rsid w:val="00697D69"/>
    <w:rsid w:val="006A070C"/>
    <w:rsid w:val="006A3E42"/>
    <w:rsid w:val="006B18AF"/>
    <w:rsid w:val="006B1A32"/>
    <w:rsid w:val="006B1E05"/>
    <w:rsid w:val="006B2BD3"/>
    <w:rsid w:val="006B4197"/>
    <w:rsid w:val="006B5535"/>
    <w:rsid w:val="006B57B7"/>
    <w:rsid w:val="006B7A60"/>
    <w:rsid w:val="006C2013"/>
    <w:rsid w:val="006C3798"/>
    <w:rsid w:val="006C3E06"/>
    <w:rsid w:val="006C4C26"/>
    <w:rsid w:val="006C56FA"/>
    <w:rsid w:val="006C5CFC"/>
    <w:rsid w:val="006C6B93"/>
    <w:rsid w:val="006D0A42"/>
    <w:rsid w:val="006D3710"/>
    <w:rsid w:val="006D3BEC"/>
    <w:rsid w:val="006D4E4C"/>
    <w:rsid w:val="006D5541"/>
    <w:rsid w:val="006D7E09"/>
    <w:rsid w:val="006E11B0"/>
    <w:rsid w:val="006E2955"/>
    <w:rsid w:val="006F0990"/>
    <w:rsid w:val="006F2681"/>
    <w:rsid w:val="006F2EDC"/>
    <w:rsid w:val="006F510D"/>
    <w:rsid w:val="00700CD7"/>
    <w:rsid w:val="007022F4"/>
    <w:rsid w:val="0070399F"/>
    <w:rsid w:val="007048BC"/>
    <w:rsid w:val="00704C38"/>
    <w:rsid w:val="00704FB0"/>
    <w:rsid w:val="00707F76"/>
    <w:rsid w:val="007122A4"/>
    <w:rsid w:val="0071341D"/>
    <w:rsid w:val="007147D5"/>
    <w:rsid w:val="00714CFC"/>
    <w:rsid w:val="00714F32"/>
    <w:rsid w:val="0071675B"/>
    <w:rsid w:val="007172B6"/>
    <w:rsid w:val="007207EE"/>
    <w:rsid w:val="00724271"/>
    <w:rsid w:val="0072472A"/>
    <w:rsid w:val="00724B0B"/>
    <w:rsid w:val="00724C0C"/>
    <w:rsid w:val="007275EC"/>
    <w:rsid w:val="007342B1"/>
    <w:rsid w:val="007366FB"/>
    <w:rsid w:val="00742352"/>
    <w:rsid w:val="0074340D"/>
    <w:rsid w:val="0074412F"/>
    <w:rsid w:val="007463A9"/>
    <w:rsid w:val="00747BA3"/>
    <w:rsid w:val="00760E97"/>
    <w:rsid w:val="0076187D"/>
    <w:rsid w:val="007638F6"/>
    <w:rsid w:val="00765E06"/>
    <w:rsid w:val="0076645E"/>
    <w:rsid w:val="00766780"/>
    <w:rsid w:val="007705BE"/>
    <w:rsid w:val="0077429D"/>
    <w:rsid w:val="00775635"/>
    <w:rsid w:val="00777C10"/>
    <w:rsid w:val="007824B5"/>
    <w:rsid w:val="00783A7E"/>
    <w:rsid w:val="00783DC0"/>
    <w:rsid w:val="00784B00"/>
    <w:rsid w:val="00786E17"/>
    <w:rsid w:val="00787967"/>
    <w:rsid w:val="007915DA"/>
    <w:rsid w:val="0079330D"/>
    <w:rsid w:val="00793619"/>
    <w:rsid w:val="00795FF2"/>
    <w:rsid w:val="00796FED"/>
    <w:rsid w:val="00796FFE"/>
    <w:rsid w:val="007A0EB4"/>
    <w:rsid w:val="007A0FFB"/>
    <w:rsid w:val="007A216A"/>
    <w:rsid w:val="007A3792"/>
    <w:rsid w:val="007A7444"/>
    <w:rsid w:val="007B1234"/>
    <w:rsid w:val="007B2139"/>
    <w:rsid w:val="007B218B"/>
    <w:rsid w:val="007B2C33"/>
    <w:rsid w:val="007B3E80"/>
    <w:rsid w:val="007B5D89"/>
    <w:rsid w:val="007B76F0"/>
    <w:rsid w:val="007C0131"/>
    <w:rsid w:val="007C59F3"/>
    <w:rsid w:val="007D11DB"/>
    <w:rsid w:val="007D5CE7"/>
    <w:rsid w:val="007E1A05"/>
    <w:rsid w:val="007E2B01"/>
    <w:rsid w:val="007E30CE"/>
    <w:rsid w:val="007F2899"/>
    <w:rsid w:val="007F717B"/>
    <w:rsid w:val="007F72D5"/>
    <w:rsid w:val="00800C77"/>
    <w:rsid w:val="008037D4"/>
    <w:rsid w:val="0080625A"/>
    <w:rsid w:val="00813346"/>
    <w:rsid w:val="00816250"/>
    <w:rsid w:val="00816E80"/>
    <w:rsid w:val="00820183"/>
    <w:rsid w:val="00820A26"/>
    <w:rsid w:val="00820EAA"/>
    <w:rsid w:val="00824607"/>
    <w:rsid w:val="00826535"/>
    <w:rsid w:val="00830495"/>
    <w:rsid w:val="00830F59"/>
    <w:rsid w:val="0083225F"/>
    <w:rsid w:val="0083304E"/>
    <w:rsid w:val="008349C1"/>
    <w:rsid w:val="008378B5"/>
    <w:rsid w:val="00837993"/>
    <w:rsid w:val="0084298B"/>
    <w:rsid w:val="00842C22"/>
    <w:rsid w:val="00843D60"/>
    <w:rsid w:val="0084591E"/>
    <w:rsid w:val="00850622"/>
    <w:rsid w:val="0085246B"/>
    <w:rsid w:val="00852CFE"/>
    <w:rsid w:val="00854218"/>
    <w:rsid w:val="0086225E"/>
    <w:rsid w:val="0086481A"/>
    <w:rsid w:val="00864BDF"/>
    <w:rsid w:val="0086591C"/>
    <w:rsid w:val="00865E27"/>
    <w:rsid w:val="0086611B"/>
    <w:rsid w:val="00867A11"/>
    <w:rsid w:val="00871792"/>
    <w:rsid w:val="00871ACC"/>
    <w:rsid w:val="00872C7B"/>
    <w:rsid w:val="00872D81"/>
    <w:rsid w:val="00875832"/>
    <w:rsid w:val="00876B21"/>
    <w:rsid w:val="00876F2B"/>
    <w:rsid w:val="00881DF4"/>
    <w:rsid w:val="00883330"/>
    <w:rsid w:val="00885007"/>
    <w:rsid w:val="008858E5"/>
    <w:rsid w:val="00887707"/>
    <w:rsid w:val="008879DF"/>
    <w:rsid w:val="008907EB"/>
    <w:rsid w:val="00893061"/>
    <w:rsid w:val="00894697"/>
    <w:rsid w:val="00896C1F"/>
    <w:rsid w:val="008977E2"/>
    <w:rsid w:val="008A19E1"/>
    <w:rsid w:val="008A1AC1"/>
    <w:rsid w:val="008A37C9"/>
    <w:rsid w:val="008A439A"/>
    <w:rsid w:val="008A6443"/>
    <w:rsid w:val="008B23F3"/>
    <w:rsid w:val="008B3706"/>
    <w:rsid w:val="008B5372"/>
    <w:rsid w:val="008B6577"/>
    <w:rsid w:val="008C21AB"/>
    <w:rsid w:val="008C32A5"/>
    <w:rsid w:val="008C79F4"/>
    <w:rsid w:val="008D3BFC"/>
    <w:rsid w:val="008D43AD"/>
    <w:rsid w:val="008D5243"/>
    <w:rsid w:val="008D6B26"/>
    <w:rsid w:val="008D7D01"/>
    <w:rsid w:val="008E19CD"/>
    <w:rsid w:val="008E3FB7"/>
    <w:rsid w:val="008E44EA"/>
    <w:rsid w:val="008E5A27"/>
    <w:rsid w:val="008E5BAC"/>
    <w:rsid w:val="008F10DA"/>
    <w:rsid w:val="008F2723"/>
    <w:rsid w:val="008F3913"/>
    <w:rsid w:val="008F74B9"/>
    <w:rsid w:val="00900199"/>
    <w:rsid w:val="00900751"/>
    <w:rsid w:val="00900B16"/>
    <w:rsid w:val="0090297E"/>
    <w:rsid w:val="0090420C"/>
    <w:rsid w:val="00904BAF"/>
    <w:rsid w:val="0091068C"/>
    <w:rsid w:val="0091236B"/>
    <w:rsid w:val="009142EE"/>
    <w:rsid w:val="00916509"/>
    <w:rsid w:val="00916D26"/>
    <w:rsid w:val="00917923"/>
    <w:rsid w:val="00917A7E"/>
    <w:rsid w:val="0092060B"/>
    <w:rsid w:val="0092212E"/>
    <w:rsid w:val="00925866"/>
    <w:rsid w:val="00926F7F"/>
    <w:rsid w:val="00932253"/>
    <w:rsid w:val="00932E7E"/>
    <w:rsid w:val="00941B2C"/>
    <w:rsid w:val="009435BA"/>
    <w:rsid w:val="00943608"/>
    <w:rsid w:val="009460DD"/>
    <w:rsid w:val="009479C7"/>
    <w:rsid w:val="0095135A"/>
    <w:rsid w:val="009544FF"/>
    <w:rsid w:val="00956584"/>
    <w:rsid w:val="009567D8"/>
    <w:rsid w:val="00956836"/>
    <w:rsid w:val="009574A0"/>
    <w:rsid w:val="00960473"/>
    <w:rsid w:val="00961E7C"/>
    <w:rsid w:val="009626B6"/>
    <w:rsid w:val="00967849"/>
    <w:rsid w:val="00972F06"/>
    <w:rsid w:val="00973686"/>
    <w:rsid w:val="00973B4F"/>
    <w:rsid w:val="00973F9E"/>
    <w:rsid w:val="0097524C"/>
    <w:rsid w:val="0097680D"/>
    <w:rsid w:val="00977A4B"/>
    <w:rsid w:val="00981F8B"/>
    <w:rsid w:val="00982C9B"/>
    <w:rsid w:val="00983CE5"/>
    <w:rsid w:val="00984CE5"/>
    <w:rsid w:val="00991F4D"/>
    <w:rsid w:val="009955DF"/>
    <w:rsid w:val="009B1214"/>
    <w:rsid w:val="009B1AEF"/>
    <w:rsid w:val="009B1B52"/>
    <w:rsid w:val="009B4994"/>
    <w:rsid w:val="009B5AE1"/>
    <w:rsid w:val="009B78C5"/>
    <w:rsid w:val="009C141A"/>
    <w:rsid w:val="009C1FF5"/>
    <w:rsid w:val="009C3454"/>
    <w:rsid w:val="009C3901"/>
    <w:rsid w:val="009C3ED3"/>
    <w:rsid w:val="009C4321"/>
    <w:rsid w:val="009C4603"/>
    <w:rsid w:val="009C7865"/>
    <w:rsid w:val="009D20D5"/>
    <w:rsid w:val="009D29F0"/>
    <w:rsid w:val="009D2F7E"/>
    <w:rsid w:val="009D6F47"/>
    <w:rsid w:val="009E25FD"/>
    <w:rsid w:val="009E5C7D"/>
    <w:rsid w:val="009E7A75"/>
    <w:rsid w:val="009F0966"/>
    <w:rsid w:val="009F35DE"/>
    <w:rsid w:val="009F3BE3"/>
    <w:rsid w:val="00A02CEF"/>
    <w:rsid w:val="00A0570C"/>
    <w:rsid w:val="00A05FB0"/>
    <w:rsid w:val="00A10D88"/>
    <w:rsid w:val="00A134CD"/>
    <w:rsid w:val="00A13F0A"/>
    <w:rsid w:val="00A14BB4"/>
    <w:rsid w:val="00A23168"/>
    <w:rsid w:val="00A32936"/>
    <w:rsid w:val="00A33129"/>
    <w:rsid w:val="00A349B6"/>
    <w:rsid w:val="00A35486"/>
    <w:rsid w:val="00A35DB6"/>
    <w:rsid w:val="00A360CE"/>
    <w:rsid w:val="00A44170"/>
    <w:rsid w:val="00A444C2"/>
    <w:rsid w:val="00A447D1"/>
    <w:rsid w:val="00A536ED"/>
    <w:rsid w:val="00A53C45"/>
    <w:rsid w:val="00A559D5"/>
    <w:rsid w:val="00A607EA"/>
    <w:rsid w:val="00A61153"/>
    <w:rsid w:val="00A65BC3"/>
    <w:rsid w:val="00A71574"/>
    <w:rsid w:val="00A71C77"/>
    <w:rsid w:val="00A75811"/>
    <w:rsid w:val="00A77813"/>
    <w:rsid w:val="00A83D43"/>
    <w:rsid w:val="00A849A8"/>
    <w:rsid w:val="00A854D5"/>
    <w:rsid w:val="00A930A9"/>
    <w:rsid w:val="00A93B65"/>
    <w:rsid w:val="00A9651A"/>
    <w:rsid w:val="00A96A4F"/>
    <w:rsid w:val="00AA05C3"/>
    <w:rsid w:val="00AA0C15"/>
    <w:rsid w:val="00AA36FF"/>
    <w:rsid w:val="00AA4A45"/>
    <w:rsid w:val="00AA6262"/>
    <w:rsid w:val="00AA7111"/>
    <w:rsid w:val="00AB172D"/>
    <w:rsid w:val="00AB71B7"/>
    <w:rsid w:val="00AC036B"/>
    <w:rsid w:val="00AC2206"/>
    <w:rsid w:val="00AC26B3"/>
    <w:rsid w:val="00AC538D"/>
    <w:rsid w:val="00AC7975"/>
    <w:rsid w:val="00AD0CDD"/>
    <w:rsid w:val="00AD15E9"/>
    <w:rsid w:val="00AD2CA1"/>
    <w:rsid w:val="00AD2F7B"/>
    <w:rsid w:val="00AD3706"/>
    <w:rsid w:val="00AD5237"/>
    <w:rsid w:val="00AE03DD"/>
    <w:rsid w:val="00AE2FD2"/>
    <w:rsid w:val="00AE3966"/>
    <w:rsid w:val="00AE3EF0"/>
    <w:rsid w:val="00AF3A03"/>
    <w:rsid w:val="00AF4658"/>
    <w:rsid w:val="00B05914"/>
    <w:rsid w:val="00B05C06"/>
    <w:rsid w:val="00B13CF7"/>
    <w:rsid w:val="00B144FF"/>
    <w:rsid w:val="00B1507C"/>
    <w:rsid w:val="00B15441"/>
    <w:rsid w:val="00B164A7"/>
    <w:rsid w:val="00B164DC"/>
    <w:rsid w:val="00B165C1"/>
    <w:rsid w:val="00B17509"/>
    <w:rsid w:val="00B22D58"/>
    <w:rsid w:val="00B25952"/>
    <w:rsid w:val="00B2608E"/>
    <w:rsid w:val="00B26C9C"/>
    <w:rsid w:val="00B27F19"/>
    <w:rsid w:val="00B31F0A"/>
    <w:rsid w:val="00B31F31"/>
    <w:rsid w:val="00B3282D"/>
    <w:rsid w:val="00B33D70"/>
    <w:rsid w:val="00B35118"/>
    <w:rsid w:val="00B36D95"/>
    <w:rsid w:val="00B376D9"/>
    <w:rsid w:val="00B37B46"/>
    <w:rsid w:val="00B4269F"/>
    <w:rsid w:val="00B431FA"/>
    <w:rsid w:val="00B47243"/>
    <w:rsid w:val="00B47A7D"/>
    <w:rsid w:val="00B55086"/>
    <w:rsid w:val="00B555EE"/>
    <w:rsid w:val="00B558E4"/>
    <w:rsid w:val="00B57E54"/>
    <w:rsid w:val="00B605F8"/>
    <w:rsid w:val="00B60CD3"/>
    <w:rsid w:val="00B61D20"/>
    <w:rsid w:val="00B62B9F"/>
    <w:rsid w:val="00B64D1F"/>
    <w:rsid w:val="00B70E8C"/>
    <w:rsid w:val="00B71111"/>
    <w:rsid w:val="00B71B14"/>
    <w:rsid w:val="00B74B16"/>
    <w:rsid w:val="00B766A8"/>
    <w:rsid w:val="00B808F8"/>
    <w:rsid w:val="00B9377B"/>
    <w:rsid w:val="00B93976"/>
    <w:rsid w:val="00B945FD"/>
    <w:rsid w:val="00B965A6"/>
    <w:rsid w:val="00BA2D6C"/>
    <w:rsid w:val="00BA3D1F"/>
    <w:rsid w:val="00BA598E"/>
    <w:rsid w:val="00BB0ED9"/>
    <w:rsid w:val="00BB2F98"/>
    <w:rsid w:val="00BB3CAD"/>
    <w:rsid w:val="00BB53F9"/>
    <w:rsid w:val="00BB7AF3"/>
    <w:rsid w:val="00BC16E4"/>
    <w:rsid w:val="00BC2B06"/>
    <w:rsid w:val="00BC2EB6"/>
    <w:rsid w:val="00BC57FF"/>
    <w:rsid w:val="00BC59F5"/>
    <w:rsid w:val="00BC5B8F"/>
    <w:rsid w:val="00BC6ABD"/>
    <w:rsid w:val="00BC6F9F"/>
    <w:rsid w:val="00BD1050"/>
    <w:rsid w:val="00BD119B"/>
    <w:rsid w:val="00BD18D1"/>
    <w:rsid w:val="00BD2039"/>
    <w:rsid w:val="00BD3095"/>
    <w:rsid w:val="00BD7DE4"/>
    <w:rsid w:val="00BE449D"/>
    <w:rsid w:val="00BE4CE2"/>
    <w:rsid w:val="00BE66A8"/>
    <w:rsid w:val="00BE694B"/>
    <w:rsid w:val="00BE7D8B"/>
    <w:rsid w:val="00BF02B7"/>
    <w:rsid w:val="00BF1EB1"/>
    <w:rsid w:val="00BF5667"/>
    <w:rsid w:val="00C02646"/>
    <w:rsid w:val="00C02782"/>
    <w:rsid w:val="00C0288E"/>
    <w:rsid w:val="00C04030"/>
    <w:rsid w:val="00C05022"/>
    <w:rsid w:val="00C16284"/>
    <w:rsid w:val="00C20046"/>
    <w:rsid w:val="00C20BA3"/>
    <w:rsid w:val="00C212B5"/>
    <w:rsid w:val="00C21390"/>
    <w:rsid w:val="00C2625F"/>
    <w:rsid w:val="00C27B5D"/>
    <w:rsid w:val="00C3236C"/>
    <w:rsid w:val="00C34810"/>
    <w:rsid w:val="00C35B5A"/>
    <w:rsid w:val="00C3601C"/>
    <w:rsid w:val="00C3634C"/>
    <w:rsid w:val="00C3651C"/>
    <w:rsid w:val="00C37C5C"/>
    <w:rsid w:val="00C410F2"/>
    <w:rsid w:val="00C418E1"/>
    <w:rsid w:val="00C41967"/>
    <w:rsid w:val="00C43BA4"/>
    <w:rsid w:val="00C442C3"/>
    <w:rsid w:val="00C4554D"/>
    <w:rsid w:val="00C45A36"/>
    <w:rsid w:val="00C4618F"/>
    <w:rsid w:val="00C46638"/>
    <w:rsid w:val="00C46FBB"/>
    <w:rsid w:val="00C51572"/>
    <w:rsid w:val="00C54581"/>
    <w:rsid w:val="00C5520B"/>
    <w:rsid w:val="00C63EF2"/>
    <w:rsid w:val="00C64C03"/>
    <w:rsid w:val="00C677E4"/>
    <w:rsid w:val="00C67CFB"/>
    <w:rsid w:val="00C716C3"/>
    <w:rsid w:val="00C725BA"/>
    <w:rsid w:val="00C73DD0"/>
    <w:rsid w:val="00C75C30"/>
    <w:rsid w:val="00C8055D"/>
    <w:rsid w:val="00C80D43"/>
    <w:rsid w:val="00C80E51"/>
    <w:rsid w:val="00C935E0"/>
    <w:rsid w:val="00C93C75"/>
    <w:rsid w:val="00C9553C"/>
    <w:rsid w:val="00C96EBE"/>
    <w:rsid w:val="00C97507"/>
    <w:rsid w:val="00CA04F8"/>
    <w:rsid w:val="00CA0CC4"/>
    <w:rsid w:val="00CA1190"/>
    <w:rsid w:val="00CA4F11"/>
    <w:rsid w:val="00CA634C"/>
    <w:rsid w:val="00CA6596"/>
    <w:rsid w:val="00CB16F6"/>
    <w:rsid w:val="00CB4F87"/>
    <w:rsid w:val="00CB5CD7"/>
    <w:rsid w:val="00CB6740"/>
    <w:rsid w:val="00CC05BB"/>
    <w:rsid w:val="00CC0754"/>
    <w:rsid w:val="00CC47D4"/>
    <w:rsid w:val="00CC583E"/>
    <w:rsid w:val="00CD0EFD"/>
    <w:rsid w:val="00CD1824"/>
    <w:rsid w:val="00CD26FF"/>
    <w:rsid w:val="00CD5DFC"/>
    <w:rsid w:val="00CD79BB"/>
    <w:rsid w:val="00CE1476"/>
    <w:rsid w:val="00CE5E7A"/>
    <w:rsid w:val="00CE6389"/>
    <w:rsid w:val="00CF0B3F"/>
    <w:rsid w:val="00CF1BC8"/>
    <w:rsid w:val="00CF20FB"/>
    <w:rsid w:val="00CF3215"/>
    <w:rsid w:val="00CF5D98"/>
    <w:rsid w:val="00CF6BC8"/>
    <w:rsid w:val="00CF77DB"/>
    <w:rsid w:val="00D0064A"/>
    <w:rsid w:val="00D01145"/>
    <w:rsid w:val="00D01396"/>
    <w:rsid w:val="00D0185D"/>
    <w:rsid w:val="00D02489"/>
    <w:rsid w:val="00D047B3"/>
    <w:rsid w:val="00D05551"/>
    <w:rsid w:val="00D06A71"/>
    <w:rsid w:val="00D109F0"/>
    <w:rsid w:val="00D134D5"/>
    <w:rsid w:val="00D14284"/>
    <w:rsid w:val="00D21039"/>
    <w:rsid w:val="00D231B7"/>
    <w:rsid w:val="00D241D3"/>
    <w:rsid w:val="00D2496B"/>
    <w:rsid w:val="00D25B79"/>
    <w:rsid w:val="00D27C6E"/>
    <w:rsid w:val="00D3479C"/>
    <w:rsid w:val="00D35F06"/>
    <w:rsid w:val="00D40237"/>
    <w:rsid w:val="00D4204F"/>
    <w:rsid w:val="00D4426C"/>
    <w:rsid w:val="00D45528"/>
    <w:rsid w:val="00D46305"/>
    <w:rsid w:val="00D4635A"/>
    <w:rsid w:val="00D4719B"/>
    <w:rsid w:val="00D503CA"/>
    <w:rsid w:val="00D53EC5"/>
    <w:rsid w:val="00D55C36"/>
    <w:rsid w:val="00D56F83"/>
    <w:rsid w:val="00D57564"/>
    <w:rsid w:val="00D62500"/>
    <w:rsid w:val="00D65085"/>
    <w:rsid w:val="00D6638A"/>
    <w:rsid w:val="00D7116F"/>
    <w:rsid w:val="00D715C5"/>
    <w:rsid w:val="00D74BAA"/>
    <w:rsid w:val="00D807D1"/>
    <w:rsid w:val="00D81FB3"/>
    <w:rsid w:val="00D82B30"/>
    <w:rsid w:val="00D83873"/>
    <w:rsid w:val="00D8420A"/>
    <w:rsid w:val="00D84369"/>
    <w:rsid w:val="00D9014A"/>
    <w:rsid w:val="00D9025C"/>
    <w:rsid w:val="00D93360"/>
    <w:rsid w:val="00D943EF"/>
    <w:rsid w:val="00D94764"/>
    <w:rsid w:val="00D95947"/>
    <w:rsid w:val="00D96255"/>
    <w:rsid w:val="00DA0561"/>
    <w:rsid w:val="00DA12A6"/>
    <w:rsid w:val="00DA6A21"/>
    <w:rsid w:val="00DA6D9A"/>
    <w:rsid w:val="00DB081E"/>
    <w:rsid w:val="00DB1548"/>
    <w:rsid w:val="00DB155C"/>
    <w:rsid w:val="00DB196E"/>
    <w:rsid w:val="00DB3C2C"/>
    <w:rsid w:val="00DB76C2"/>
    <w:rsid w:val="00DC2C5E"/>
    <w:rsid w:val="00DC5F91"/>
    <w:rsid w:val="00DD0DB7"/>
    <w:rsid w:val="00DD26A1"/>
    <w:rsid w:val="00DD3E74"/>
    <w:rsid w:val="00DD6FF0"/>
    <w:rsid w:val="00DE1FE9"/>
    <w:rsid w:val="00DE2ADE"/>
    <w:rsid w:val="00DE3C8B"/>
    <w:rsid w:val="00DF211E"/>
    <w:rsid w:val="00DF714B"/>
    <w:rsid w:val="00DF75A3"/>
    <w:rsid w:val="00E0044B"/>
    <w:rsid w:val="00E03323"/>
    <w:rsid w:val="00E05012"/>
    <w:rsid w:val="00E052E2"/>
    <w:rsid w:val="00E06F96"/>
    <w:rsid w:val="00E106F0"/>
    <w:rsid w:val="00E11286"/>
    <w:rsid w:val="00E1404A"/>
    <w:rsid w:val="00E163B0"/>
    <w:rsid w:val="00E2099C"/>
    <w:rsid w:val="00E30086"/>
    <w:rsid w:val="00E3141A"/>
    <w:rsid w:val="00E31D3C"/>
    <w:rsid w:val="00E32FB6"/>
    <w:rsid w:val="00E3304D"/>
    <w:rsid w:val="00E331F6"/>
    <w:rsid w:val="00E36F2F"/>
    <w:rsid w:val="00E373DC"/>
    <w:rsid w:val="00E37A0C"/>
    <w:rsid w:val="00E40569"/>
    <w:rsid w:val="00E42BAB"/>
    <w:rsid w:val="00E43F5C"/>
    <w:rsid w:val="00E43F8D"/>
    <w:rsid w:val="00E447F4"/>
    <w:rsid w:val="00E45359"/>
    <w:rsid w:val="00E46998"/>
    <w:rsid w:val="00E470AE"/>
    <w:rsid w:val="00E4755E"/>
    <w:rsid w:val="00E51B4B"/>
    <w:rsid w:val="00E52347"/>
    <w:rsid w:val="00E57F9A"/>
    <w:rsid w:val="00E601AE"/>
    <w:rsid w:val="00E6714B"/>
    <w:rsid w:val="00E67DC3"/>
    <w:rsid w:val="00E70E11"/>
    <w:rsid w:val="00E73113"/>
    <w:rsid w:val="00E73BF7"/>
    <w:rsid w:val="00E815F5"/>
    <w:rsid w:val="00E8532F"/>
    <w:rsid w:val="00E869D7"/>
    <w:rsid w:val="00E87157"/>
    <w:rsid w:val="00E87FA4"/>
    <w:rsid w:val="00E901CD"/>
    <w:rsid w:val="00E90F23"/>
    <w:rsid w:val="00E9135F"/>
    <w:rsid w:val="00E91BBD"/>
    <w:rsid w:val="00E93E30"/>
    <w:rsid w:val="00E94DC9"/>
    <w:rsid w:val="00E979DD"/>
    <w:rsid w:val="00EA3462"/>
    <w:rsid w:val="00EA389B"/>
    <w:rsid w:val="00EA45F9"/>
    <w:rsid w:val="00EA4D70"/>
    <w:rsid w:val="00EA6356"/>
    <w:rsid w:val="00EB0603"/>
    <w:rsid w:val="00EB0967"/>
    <w:rsid w:val="00EB12AE"/>
    <w:rsid w:val="00EB2505"/>
    <w:rsid w:val="00EB535D"/>
    <w:rsid w:val="00EB578A"/>
    <w:rsid w:val="00EB5DA6"/>
    <w:rsid w:val="00EB72C4"/>
    <w:rsid w:val="00EC1FF8"/>
    <w:rsid w:val="00EC2EED"/>
    <w:rsid w:val="00ED36E3"/>
    <w:rsid w:val="00ED3FC6"/>
    <w:rsid w:val="00ED47B5"/>
    <w:rsid w:val="00ED70BE"/>
    <w:rsid w:val="00EE3BF2"/>
    <w:rsid w:val="00EE6E1A"/>
    <w:rsid w:val="00EF1740"/>
    <w:rsid w:val="00EF2476"/>
    <w:rsid w:val="00EF4C0A"/>
    <w:rsid w:val="00EF5C6B"/>
    <w:rsid w:val="00EF5CD3"/>
    <w:rsid w:val="00EF7C28"/>
    <w:rsid w:val="00F0066D"/>
    <w:rsid w:val="00F01F32"/>
    <w:rsid w:val="00F02983"/>
    <w:rsid w:val="00F03B7D"/>
    <w:rsid w:val="00F06525"/>
    <w:rsid w:val="00F06C64"/>
    <w:rsid w:val="00F123EE"/>
    <w:rsid w:val="00F12C58"/>
    <w:rsid w:val="00F1407A"/>
    <w:rsid w:val="00F14B8F"/>
    <w:rsid w:val="00F15402"/>
    <w:rsid w:val="00F15C31"/>
    <w:rsid w:val="00F2094C"/>
    <w:rsid w:val="00F20A7C"/>
    <w:rsid w:val="00F21275"/>
    <w:rsid w:val="00F2387A"/>
    <w:rsid w:val="00F27482"/>
    <w:rsid w:val="00F31D21"/>
    <w:rsid w:val="00F3219E"/>
    <w:rsid w:val="00F3251D"/>
    <w:rsid w:val="00F371ED"/>
    <w:rsid w:val="00F4088F"/>
    <w:rsid w:val="00F409AD"/>
    <w:rsid w:val="00F43475"/>
    <w:rsid w:val="00F43BDE"/>
    <w:rsid w:val="00F45760"/>
    <w:rsid w:val="00F462DB"/>
    <w:rsid w:val="00F473BD"/>
    <w:rsid w:val="00F47A56"/>
    <w:rsid w:val="00F47CF9"/>
    <w:rsid w:val="00F5016F"/>
    <w:rsid w:val="00F51934"/>
    <w:rsid w:val="00F52119"/>
    <w:rsid w:val="00F527D2"/>
    <w:rsid w:val="00F5295E"/>
    <w:rsid w:val="00F53637"/>
    <w:rsid w:val="00F5494B"/>
    <w:rsid w:val="00F56032"/>
    <w:rsid w:val="00F610B6"/>
    <w:rsid w:val="00F6195D"/>
    <w:rsid w:val="00F628F2"/>
    <w:rsid w:val="00F63D15"/>
    <w:rsid w:val="00F673DD"/>
    <w:rsid w:val="00F7103C"/>
    <w:rsid w:val="00F73807"/>
    <w:rsid w:val="00F74A36"/>
    <w:rsid w:val="00F75802"/>
    <w:rsid w:val="00F75F65"/>
    <w:rsid w:val="00F82FF2"/>
    <w:rsid w:val="00F83868"/>
    <w:rsid w:val="00F84D0B"/>
    <w:rsid w:val="00F86469"/>
    <w:rsid w:val="00F871B8"/>
    <w:rsid w:val="00F90899"/>
    <w:rsid w:val="00F91B27"/>
    <w:rsid w:val="00F94F45"/>
    <w:rsid w:val="00F96750"/>
    <w:rsid w:val="00FA24ED"/>
    <w:rsid w:val="00FA4554"/>
    <w:rsid w:val="00FA4B26"/>
    <w:rsid w:val="00FA6324"/>
    <w:rsid w:val="00FA6B2A"/>
    <w:rsid w:val="00FB084C"/>
    <w:rsid w:val="00FB2AEE"/>
    <w:rsid w:val="00FB3335"/>
    <w:rsid w:val="00FB4983"/>
    <w:rsid w:val="00FB6E9D"/>
    <w:rsid w:val="00FB7ACA"/>
    <w:rsid w:val="00FC093D"/>
    <w:rsid w:val="00FC1546"/>
    <w:rsid w:val="00FC1575"/>
    <w:rsid w:val="00FC2C91"/>
    <w:rsid w:val="00FC5250"/>
    <w:rsid w:val="00FC5BC7"/>
    <w:rsid w:val="00FC5CCE"/>
    <w:rsid w:val="00FC7795"/>
    <w:rsid w:val="00FD09C7"/>
    <w:rsid w:val="00FD20FE"/>
    <w:rsid w:val="00FD3FFD"/>
    <w:rsid w:val="00FD443C"/>
    <w:rsid w:val="00FD5465"/>
    <w:rsid w:val="00FE07B4"/>
    <w:rsid w:val="00FE35C8"/>
    <w:rsid w:val="00FE4649"/>
    <w:rsid w:val="00FE50F1"/>
    <w:rsid w:val="00FE6415"/>
    <w:rsid w:val="00FF0D17"/>
    <w:rsid w:val="00FF3159"/>
    <w:rsid w:val="00FF47DA"/>
    <w:rsid w:val="00FF4DDE"/>
    <w:rsid w:val="00FF7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A8DF"/>
  <w15:docId w15:val="{02D01F12-0801-4E4C-9289-F383C3D1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4F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8A19E1"/>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A19E1"/>
    <w:pPr>
      <w:keepNext/>
      <w:keepLines/>
      <w:spacing w:before="40" w:after="0"/>
      <w:outlineLvl w:val="1"/>
    </w:pPr>
    <w:rPr>
      <w:rFonts w:eastAsiaTheme="majorEastAsia" w:cstheme="majorBidi"/>
      <w:b/>
      <w:szCs w:val="28"/>
    </w:rPr>
  </w:style>
  <w:style w:type="paragraph" w:styleId="Heading3">
    <w:name w:val="heading 3"/>
    <w:basedOn w:val="Normal"/>
    <w:next w:val="Normal"/>
    <w:link w:val="Heading3Char"/>
    <w:uiPriority w:val="6"/>
    <w:unhideWhenUsed/>
    <w:qFormat/>
    <w:rsid w:val="00FD5465"/>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2B7661"/>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unhideWhenUsed/>
    <w:qFormat/>
    <w:rsid w:val="002144FF"/>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2144FF"/>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2144FF"/>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144FF"/>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144F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9E1"/>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8A19E1"/>
    <w:rPr>
      <w:rFonts w:ascii="Times New Roman" w:eastAsiaTheme="majorEastAsia" w:hAnsi="Times New Roman" w:cstheme="majorBidi"/>
      <w:b/>
      <w:sz w:val="24"/>
      <w:szCs w:val="28"/>
    </w:rPr>
  </w:style>
  <w:style w:type="character" w:customStyle="1" w:styleId="Heading3Char">
    <w:name w:val="Heading 3 Char"/>
    <w:basedOn w:val="DefaultParagraphFont"/>
    <w:link w:val="Heading3"/>
    <w:uiPriority w:val="6"/>
    <w:rsid w:val="00FD5465"/>
    <w:rPr>
      <w:rFonts w:ascii="Times New Roman" w:eastAsiaTheme="majorEastAsia" w:hAnsi="Times New Roman" w:cstheme="majorBidi"/>
      <w:b/>
      <w:sz w:val="24"/>
      <w:szCs w:val="24"/>
    </w:rPr>
  </w:style>
  <w:style w:type="paragraph" w:styleId="BodyText">
    <w:name w:val="Body Text"/>
    <w:basedOn w:val="Normal"/>
    <w:link w:val="BodyTextChar"/>
    <w:uiPriority w:val="1"/>
    <w:rsid w:val="00446CF1"/>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446CF1"/>
    <w:rPr>
      <w:rFonts w:ascii="Times New Roman" w:eastAsia="Times New Roman" w:hAnsi="Times New Roman" w:cs="Times New Roman"/>
      <w:sz w:val="22"/>
      <w:szCs w:val="24"/>
    </w:rPr>
  </w:style>
  <w:style w:type="character" w:customStyle="1" w:styleId="hgkelc">
    <w:name w:val="hgkelc"/>
    <w:basedOn w:val="DefaultParagraphFont"/>
    <w:rsid w:val="00446CF1"/>
  </w:style>
  <w:style w:type="paragraph" w:styleId="NormalWeb">
    <w:name w:val="Normal (Web)"/>
    <w:basedOn w:val="Normal"/>
    <w:uiPriority w:val="99"/>
    <w:unhideWhenUsed/>
    <w:rsid w:val="00446CF1"/>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446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6CF1"/>
    <w:pPr>
      <w:ind w:left="720"/>
      <w:contextualSpacing/>
    </w:pPr>
  </w:style>
  <w:style w:type="paragraph" w:styleId="Bibliography">
    <w:name w:val="Bibliography"/>
    <w:basedOn w:val="Normal"/>
    <w:next w:val="Normal"/>
    <w:uiPriority w:val="37"/>
    <w:unhideWhenUsed/>
    <w:rsid w:val="00446CF1"/>
  </w:style>
  <w:style w:type="paragraph" w:styleId="CommentText">
    <w:name w:val="annotation text"/>
    <w:basedOn w:val="Normal"/>
    <w:link w:val="CommentTextChar"/>
    <w:uiPriority w:val="99"/>
    <w:unhideWhenUsed/>
    <w:rsid w:val="00177265"/>
    <w:pPr>
      <w:spacing w:line="240" w:lineRule="auto"/>
    </w:pPr>
    <w:rPr>
      <w:rFonts w:ascii="Calibri" w:eastAsia="SimSun" w:hAnsi="Calibri" w:cs="SimSun"/>
      <w:sz w:val="20"/>
      <w:szCs w:val="20"/>
    </w:rPr>
  </w:style>
  <w:style w:type="character" w:customStyle="1" w:styleId="CommentTextChar">
    <w:name w:val="Comment Text Char"/>
    <w:basedOn w:val="DefaultParagraphFont"/>
    <w:link w:val="CommentText"/>
    <w:uiPriority w:val="99"/>
    <w:rsid w:val="00177265"/>
    <w:rPr>
      <w:rFonts w:ascii="Calibri" w:eastAsia="SimSun" w:hAnsi="Calibri" w:cs="SimSun"/>
      <w:sz w:val="20"/>
      <w:szCs w:val="20"/>
    </w:rPr>
  </w:style>
  <w:style w:type="paragraph" w:styleId="BalloonText">
    <w:name w:val="Balloon Text"/>
    <w:basedOn w:val="Normal"/>
    <w:link w:val="BalloonTextChar"/>
    <w:uiPriority w:val="99"/>
    <w:semiHidden/>
    <w:unhideWhenUsed/>
    <w:rsid w:val="001772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265"/>
    <w:rPr>
      <w:rFonts w:ascii="Segoe UI" w:eastAsiaTheme="minorEastAsia" w:hAnsi="Segoe UI" w:cs="Segoe UI"/>
      <w:sz w:val="18"/>
      <w:szCs w:val="18"/>
    </w:rPr>
  </w:style>
  <w:style w:type="character" w:styleId="Hyperlink">
    <w:name w:val="Hyperlink"/>
    <w:basedOn w:val="DefaultParagraphFont"/>
    <w:uiPriority w:val="99"/>
    <w:unhideWhenUsed/>
    <w:rsid w:val="00CC05BB"/>
    <w:rPr>
      <w:color w:val="0000FF"/>
      <w:u w:val="single"/>
    </w:rPr>
  </w:style>
  <w:style w:type="character" w:styleId="CommentReference">
    <w:name w:val="annotation reference"/>
    <w:basedOn w:val="DefaultParagraphFont"/>
    <w:uiPriority w:val="99"/>
    <w:unhideWhenUsed/>
    <w:rsid w:val="00B605F8"/>
    <w:rPr>
      <w:sz w:val="16"/>
      <w:szCs w:val="16"/>
    </w:rPr>
  </w:style>
  <w:style w:type="character" w:customStyle="1" w:styleId="Heading4Char">
    <w:name w:val="Heading 4 Char"/>
    <w:basedOn w:val="DefaultParagraphFont"/>
    <w:link w:val="Heading4"/>
    <w:uiPriority w:val="9"/>
    <w:rsid w:val="002B7661"/>
    <w:rPr>
      <w:rFonts w:ascii="Times New Roman" w:eastAsiaTheme="majorEastAsia" w:hAnsi="Times New Roman" w:cstheme="majorBidi"/>
      <w:b/>
      <w:iCs/>
      <w:sz w:val="24"/>
    </w:rPr>
  </w:style>
  <w:style w:type="paragraph" w:styleId="CommentSubject">
    <w:name w:val="annotation subject"/>
    <w:basedOn w:val="CommentText"/>
    <w:next w:val="CommentText"/>
    <w:link w:val="CommentSubjectChar"/>
    <w:uiPriority w:val="99"/>
    <w:semiHidden/>
    <w:unhideWhenUsed/>
    <w:rsid w:val="00212BDB"/>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212BDB"/>
    <w:rPr>
      <w:rFonts w:ascii="Calibri" w:eastAsiaTheme="minorEastAsia" w:hAnsi="Calibri" w:cs="SimSun"/>
      <w:b/>
      <w:bCs/>
      <w:sz w:val="20"/>
      <w:szCs w:val="20"/>
    </w:rPr>
  </w:style>
  <w:style w:type="character" w:customStyle="1" w:styleId="Heading5Char">
    <w:name w:val="Heading 5 Char"/>
    <w:basedOn w:val="DefaultParagraphFont"/>
    <w:link w:val="Heading5"/>
    <w:uiPriority w:val="9"/>
    <w:rsid w:val="002144FF"/>
    <w:rPr>
      <w:rFonts w:asciiTheme="majorHAnsi" w:eastAsiaTheme="majorEastAsia" w:hAnsiTheme="majorHAnsi" w:cstheme="majorBidi"/>
      <w:color w:val="404040" w:themeColor="text1" w:themeTint="BF"/>
    </w:rPr>
  </w:style>
  <w:style w:type="character" w:styleId="Emphasis">
    <w:name w:val="Emphasis"/>
    <w:basedOn w:val="DefaultParagraphFont"/>
    <w:uiPriority w:val="20"/>
    <w:qFormat/>
    <w:rsid w:val="002144FF"/>
    <w:rPr>
      <w:i/>
      <w:iCs/>
      <w:color w:val="auto"/>
    </w:rPr>
  </w:style>
  <w:style w:type="character" w:customStyle="1" w:styleId="Heading6Char">
    <w:name w:val="Heading 6 Char"/>
    <w:basedOn w:val="DefaultParagraphFont"/>
    <w:link w:val="Heading6"/>
    <w:uiPriority w:val="9"/>
    <w:semiHidden/>
    <w:rsid w:val="002144FF"/>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2144F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144FF"/>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2144F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AD3706"/>
    <w:pPr>
      <w:spacing w:after="200"/>
    </w:pPr>
    <w:rPr>
      <w:i/>
      <w:iCs/>
      <w:szCs w:val="18"/>
    </w:rPr>
  </w:style>
  <w:style w:type="paragraph" w:styleId="Title">
    <w:name w:val="Title"/>
    <w:basedOn w:val="Normal"/>
    <w:next w:val="Normal"/>
    <w:link w:val="TitleChar"/>
    <w:uiPriority w:val="10"/>
    <w:qFormat/>
    <w:rsid w:val="002144FF"/>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2144FF"/>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144F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144FF"/>
    <w:rPr>
      <w:color w:val="5A5A5A" w:themeColor="text1" w:themeTint="A5"/>
      <w:spacing w:val="15"/>
    </w:rPr>
  </w:style>
  <w:style w:type="character" w:styleId="Strong">
    <w:name w:val="Strong"/>
    <w:basedOn w:val="DefaultParagraphFont"/>
    <w:uiPriority w:val="22"/>
    <w:qFormat/>
    <w:rsid w:val="002144FF"/>
    <w:rPr>
      <w:b/>
      <w:bCs/>
      <w:color w:val="auto"/>
    </w:rPr>
  </w:style>
  <w:style w:type="paragraph" w:styleId="NoSpacing">
    <w:name w:val="No Spacing"/>
    <w:uiPriority w:val="1"/>
    <w:rsid w:val="002144FF"/>
    <w:pPr>
      <w:spacing w:after="0" w:line="240" w:lineRule="auto"/>
    </w:pPr>
  </w:style>
  <w:style w:type="paragraph" w:styleId="Quote">
    <w:name w:val="Quote"/>
    <w:basedOn w:val="Normal"/>
    <w:next w:val="Normal"/>
    <w:link w:val="QuoteChar"/>
    <w:uiPriority w:val="29"/>
    <w:qFormat/>
    <w:rsid w:val="002144F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2144FF"/>
    <w:rPr>
      <w:i/>
      <w:iCs/>
      <w:color w:val="404040" w:themeColor="text1" w:themeTint="BF"/>
    </w:rPr>
  </w:style>
  <w:style w:type="paragraph" w:styleId="IntenseQuote">
    <w:name w:val="Intense Quote"/>
    <w:basedOn w:val="Normal"/>
    <w:next w:val="Normal"/>
    <w:link w:val="IntenseQuoteChar"/>
    <w:uiPriority w:val="30"/>
    <w:qFormat/>
    <w:rsid w:val="002144F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2144FF"/>
    <w:rPr>
      <w:i/>
      <w:iCs/>
      <w:color w:val="404040" w:themeColor="text1" w:themeTint="BF"/>
    </w:rPr>
  </w:style>
  <w:style w:type="character" w:styleId="SubtleEmphasis">
    <w:name w:val="Subtle Emphasis"/>
    <w:basedOn w:val="DefaultParagraphFont"/>
    <w:uiPriority w:val="19"/>
    <w:qFormat/>
    <w:rsid w:val="002144FF"/>
    <w:rPr>
      <w:i/>
      <w:iCs/>
      <w:color w:val="404040" w:themeColor="text1" w:themeTint="BF"/>
    </w:rPr>
  </w:style>
  <w:style w:type="character" w:styleId="IntenseEmphasis">
    <w:name w:val="Intense Emphasis"/>
    <w:basedOn w:val="DefaultParagraphFont"/>
    <w:uiPriority w:val="21"/>
    <w:qFormat/>
    <w:rsid w:val="002144FF"/>
    <w:rPr>
      <w:b/>
      <w:bCs/>
      <w:i/>
      <w:iCs/>
      <w:color w:val="auto"/>
    </w:rPr>
  </w:style>
  <w:style w:type="character" w:styleId="SubtleReference">
    <w:name w:val="Subtle Reference"/>
    <w:basedOn w:val="DefaultParagraphFont"/>
    <w:uiPriority w:val="31"/>
    <w:qFormat/>
    <w:rsid w:val="002144FF"/>
    <w:rPr>
      <w:smallCaps/>
      <w:color w:val="404040" w:themeColor="text1" w:themeTint="BF"/>
    </w:rPr>
  </w:style>
  <w:style w:type="character" w:styleId="IntenseReference">
    <w:name w:val="Intense Reference"/>
    <w:basedOn w:val="DefaultParagraphFont"/>
    <w:uiPriority w:val="32"/>
    <w:qFormat/>
    <w:rsid w:val="002144FF"/>
    <w:rPr>
      <w:b/>
      <w:bCs/>
      <w:smallCaps/>
      <w:color w:val="404040" w:themeColor="text1" w:themeTint="BF"/>
      <w:spacing w:val="5"/>
    </w:rPr>
  </w:style>
  <w:style w:type="character" w:styleId="BookTitle">
    <w:name w:val="Book Title"/>
    <w:basedOn w:val="DefaultParagraphFont"/>
    <w:uiPriority w:val="33"/>
    <w:qFormat/>
    <w:rsid w:val="002144FF"/>
    <w:rPr>
      <w:b/>
      <w:bCs/>
      <w:i/>
      <w:iCs/>
      <w:spacing w:val="5"/>
    </w:rPr>
  </w:style>
  <w:style w:type="paragraph" w:styleId="TOCHeading">
    <w:name w:val="TOC Heading"/>
    <w:basedOn w:val="Heading1"/>
    <w:next w:val="Normal"/>
    <w:uiPriority w:val="39"/>
    <w:semiHidden/>
    <w:unhideWhenUsed/>
    <w:qFormat/>
    <w:rsid w:val="002144FF"/>
    <w:pPr>
      <w:outlineLvl w:val="9"/>
    </w:pPr>
  </w:style>
  <w:style w:type="paragraph" w:customStyle="1" w:styleId="p">
    <w:name w:val="p"/>
    <w:basedOn w:val="Normal"/>
    <w:rsid w:val="00D4426C"/>
    <w:pPr>
      <w:spacing w:before="100" w:beforeAutospacing="1" w:after="100" w:afterAutospacing="1" w:line="240" w:lineRule="auto"/>
    </w:pPr>
    <w:rPr>
      <w:rFonts w:eastAsia="Times New Roman" w:cs="Times New Roman"/>
      <w:szCs w:val="24"/>
    </w:rPr>
  </w:style>
  <w:style w:type="character" w:customStyle="1" w:styleId="t">
    <w:name w:val="t"/>
    <w:basedOn w:val="DefaultParagraphFont"/>
    <w:rsid w:val="00F91B27"/>
  </w:style>
  <w:style w:type="paragraph" w:styleId="Header">
    <w:name w:val="header"/>
    <w:basedOn w:val="Normal"/>
    <w:link w:val="HeaderChar"/>
    <w:uiPriority w:val="99"/>
    <w:unhideWhenUsed/>
    <w:rsid w:val="00491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3EC"/>
  </w:style>
  <w:style w:type="paragraph" w:styleId="Footer">
    <w:name w:val="footer"/>
    <w:basedOn w:val="Normal"/>
    <w:link w:val="FooterChar"/>
    <w:uiPriority w:val="99"/>
    <w:unhideWhenUsed/>
    <w:rsid w:val="00491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3EC"/>
  </w:style>
  <w:style w:type="paragraph" w:customStyle="1" w:styleId="active">
    <w:name w:val="active"/>
    <w:basedOn w:val="Normal"/>
    <w:rsid w:val="009E7A75"/>
    <w:pPr>
      <w:spacing w:before="100" w:beforeAutospacing="1" w:after="100" w:afterAutospacing="1" w:line="240" w:lineRule="auto"/>
    </w:pPr>
    <w:rPr>
      <w:rFonts w:eastAsia="Times New Roman" w:cs="Times New Roman"/>
      <w:szCs w:val="24"/>
    </w:rPr>
  </w:style>
  <w:style w:type="paragraph" w:customStyle="1" w:styleId="Default">
    <w:name w:val="Default"/>
    <w:rsid w:val="00973F9E"/>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TOC1">
    <w:name w:val="toc 1"/>
    <w:basedOn w:val="Normal"/>
    <w:next w:val="Normal"/>
    <w:autoRedefine/>
    <w:uiPriority w:val="39"/>
    <w:unhideWhenUsed/>
    <w:rsid w:val="00127B96"/>
    <w:pPr>
      <w:spacing w:after="0"/>
    </w:pPr>
    <w:rPr>
      <w:b/>
    </w:rPr>
  </w:style>
  <w:style w:type="paragraph" w:styleId="TOC2">
    <w:name w:val="toc 2"/>
    <w:basedOn w:val="Normal"/>
    <w:next w:val="Normal"/>
    <w:autoRedefine/>
    <w:uiPriority w:val="39"/>
    <w:unhideWhenUsed/>
    <w:rsid w:val="00127B96"/>
    <w:pPr>
      <w:spacing w:after="0"/>
      <w:ind w:left="220"/>
    </w:pPr>
  </w:style>
  <w:style w:type="paragraph" w:styleId="TOC3">
    <w:name w:val="toc 3"/>
    <w:basedOn w:val="Normal"/>
    <w:next w:val="Normal"/>
    <w:autoRedefine/>
    <w:uiPriority w:val="39"/>
    <w:unhideWhenUsed/>
    <w:rsid w:val="00127B96"/>
    <w:pPr>
      <w:spacing w:after="0"/>
      <w:ind w:left="440"/>
    </w:pPr>
  </w:style>
  <w:style w:type="character" w:customStyle="1" w:styleId="CharAttribute7">
    <w:name w:val="CharAttribute7"/>
    <w:rsid w:val="000E702A"/>
    <w:rPr>
      <w:rFonts w:ascii="Times New Roman" w:eastAsia="Times New Roman"/>
      <w:sz w:val="24"/>
    </w:rPr>
  </w:style>
  <w:style w:type="character" w:styleId="UnresolvedMention">
    <w:name w:val="Unresolved Mention"/>
    <w:basedOn w:val="DefaultParagraphFont"/>
    <w:uiPriority w:val="99"/>
    <w:semiHidden/>
    <w:unhideWhenUsed/>
    <w:rsid w:val="00B35118"/>
    <w:rPr>
      <w:color w:val="605E5C"/>
      <w:shd w:val="clear" w:color="auto" w:fill="E1DFDD"/>
    </w:rPr>
  </w:style>
  <w:style w:type="character" w:styleId="FollowedHyperlink">
    <w:name w:val="FollowedHyperlink"/>
    <w:basedOn w:val="DefaultParagraphFont"/>
    <w:uiPriority w:val="99"/>
    <w:semiHidden/>
    <w:unhideWhenUsed/>
    <w:rsid w:val="00D8420A"/>
    <w:rPr>
      <w:color w:val="954F72" w:themeColor="followedHyperlink"/>
      <w:u w:val="single"/>
    </w:rPr>
  </w:style>
  <w:style w:type="paragraph" w:styleId="TOC4">
    <w:name w:val="toc 4"/>
    <w:basedOn w:val="Normal"/>
    <w:next w:val="Normal"/>
    <w:autoRedefine/>
    <w:uiPriority w:val="39"/>
    <w:unhideWhenUsed/>
    <w:rsid w:val="00635B52"/>
    <w:pPr>
      <w:spacing w:after="100" w:line="278" w:lineRule="auto"/>
      <w:ind w:left="720"/>
      <w:jc w:val="left"/>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635B52"/>
    <w:pPr>
      <w:spacing w:after="100" w:line="278" w:lineRule="auto"/>
      <w:ind w:left="960"/>
      <w:jc w:val="left"/>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635B52"/>
    <w:pPr>
      <w:spacing w:after="100" w:line="278" w:lineRule="auto"/>
      <w:ind w:left="1200"/>
      <w:jc w:val="left"/>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635B52"/>
    <w:pPr>
      <w:spacing w:after="100" w:line="278" w:lineRule="auto"/>
      <w:ind w:left="1440"/>
      <w:jc w:val="left"/>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635B52"/>
    <w:pPr>
      <w:spacing w:after="100" w:line="278" w:lineRule="auto"/>
      <w:ind w:left="1680"/>
      <w:jc w:val="left"/>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635B52"/>
    <w:pPr>
      <w:spacing w:after="100" w:line="278" w:lineRule="auto"/>
      <w:ind w:left="1920"/>
      <w:jc w:val="left"/>
    </w:pPr>
    <w:rPr>
      <w:rFonts w:asciiTheme="minorHAnsi" w:hAnsiTheme="minorHAnsi"/>
      <w:kern w:val="2"/>
      <w:szCs w:val="24"/>
      <w14:ligatures w14:val="standardContextual"/>
    </w:rPr>
  </w:style>
  <w:style w:type="paragraph" w:styleId="TableofFigures">
    <w:name w:val="table of figures"/>
    <w:basedOn w:val="Normal"/>
    <w:next w:val="Normal"/>
    <w:uiPriority w:val="99"/>
    <w:unhideWhenUsed/>
    <w:rsid w:val="00621049"/>
    <w:pPr>
      <w:spacing w:after="0"/>
    </w:pPr>
  </w:style>
  <w:style w:type="paragraph" w:styleId="Revision">
    <w:name w:val="Revision"/>
    <w:hidden/>
    <w:uiPriority w:val="99"/>
    <w:semiHidden/>
    <w:rsid w:val="0062191A"/>
    <w:pPr>
      <w:spacing w:after="0" w:line="240" w:lineRule="auto"/>
    </w:pPr>
    <w:rPr>
      <w:rFonts w:ascii="Times New Roman" w:hAnsi="Times New Roman"/>
      <w:sz w:val="24"/>
    </w:rPr>
  </w:style>
  <w:style w:type="character" w:styleId="PlaceholderText">
    <w:name w:val="Placeholder Text"/>
    <w:basedOn w:val="DefaultParagraphFont"/>
    <w:uiPriority w:val="99"/>
    <w:semiHidden/>
    <w:rsid w:val="00C67C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2175">
      <w:bodyDiv w:val="1"/>
      <w:marLeft w:val="0"/>
      <w:marRight w:val="0"/>
      <w:marTop w:val="0"/>
      <w:marBottom w:val="0"/>
      <w:divBdr>
        <w:top w:val="none" w:sz="0" w:space="0" w:color="auto"/>
        <w:left w:val="none" w:sz="0" w:space="0" w:color="auto"/>
        <w:bottom w:val="none" w:sz="0" w:space="0" w:color="auto"/>
        <w:right w:val="none" w:sz="0" w:space="0" w:color="auto"/>
      </w:divBdr>
    </w:div>
    <w:div w:id="106311492">
      <w:bodyDiv w:val="1"/>
      <w:marLeft w:val="0"/>
      <w:marRight w:val="0"/>
      <w:marTop w:val="0"/>
      <w:marBottom w:val="0"/>
      <w:divBdr>
        <w:top w:val="none" w:sz="0" w:space="0" w:color="auto"/>
        <w:left w:val="none" w:sz="0" w:space="0" w:color="auto"/>
        <w:bottom w:val="none" w:sz="0" w:space="0" w:color="auto"/>
        <w:right w:val="none" w:sz="0" w:space="0" w:color="auto"/>
      </w:divBdr>
    </w:div>
    <w:div w:id="111556170">
      <w:bodyDiv w:val="1"/>
      <w:marLeft w:val="0"/>
      <w:marRight w:val="0"/>
      <w:marTop w:val="0"/>
      <w:marBottom w:val="0"/>
      <w:divBdr>
        <w:top w:val="none" w:sz="0" w:space="0" w:color="auto"/>
        <w:left w:val="none" w:sz="0" w:space="0" w:color="auto"/>
        <w:bottom w:val="none" w:sz="0" w:space="0" w:color="auto"/>
        <w:right w:val="none" w:sz="0" w:space="0" w:color="auto"/>
      </w:divBdr>
    </w:div>
    <w:div w:id="111753618">
      <w:bodyDiv w:val="1"/>
      <w:marLeft w:val="0"/>
      <w:marRight w:val="0"/>
      <w:marTop w:val="0"/>
      <w:marBottom w:val="0"/>
      <w:divBdr>
        <w:top w:val="none" w:sz="0" w:space="0" w:color="auto"/>
        <w:left w:val="none" w:sz="0" w:space="0" w:color="auto"/>
        <w:bottom w:val="none" w:sz="0" w:space="0" w:color="auto"/>
        <w:right w:val="none" w:sz="0" w:space="0" w:color="auto"/>
      </w:divBdr>
    </w:div>
    <w:div w:id="113061925">
      <w:bodyDiv w:val="1"/>
      <w:marLeft w:val="0"/>
      <w:marRight w:val="0"/>
      <w:marTop w:val="0"/>
      <w:marBottom w:val="0"/>
      <w:divBdr>
        <w:top w:val="none" w:sz="0" w:space="0" w:color="auto"/>
        <w:left w:val="none" w:sz="0" w:space="0" w:color="auto"/>
        <w:bottom w:val="none" w:sz="0" w:space="0" w:color="auto"/>
        <w:right w:val="none" w:sz="0" w:space="0" w:color="auto"/>
      </w:divBdr>
    </w:div>
    <w:div w:id="113670450">
      <w:bodyDiv w:val="1"/>
      <w:marLeft w:val="0"/>
      <w:marRight w:val="0"/>
      <w:marTop w:val="0"/>
      <w:marBottom w:val="0"/>
      <w:divBdr>
        <w:top w:val="none" w:sz="0" w:space="0" w:color="auto"/>
        <w:left w:val="none" w:sz="0" w:space="0" w:color="auto"/>
        <w:bottom w:val="none" w:sz="0" w:space="0" w:color="auto"/>
        <w:right w:val="none" w:sz="0" w:space="0" w:color="auto"/>
      </w:divBdr>
    </w:div>
    <w:div w:id="139738149">
      <w:bodyDiv w:val="1"/>
      <w:marLeft w:val="0"/>
      <w:marRight w:val="0"/>
      <w:marTop w:val="0"/>
      <w:marBottom w:val="0"/>
      <w:divBdr>
        <w:top w:val="none" w:sz="0" w:space="0" w:color="auto"/>
        <w:left w:val="none" w:sz="0" w:space="0" w:color="auto"/>
        <w:bottom w:val="none" w:sz="0" w:space="0" w:color="auto"/>
        <w:right w:val="none" w:sz="0" w:space="0" w:color="auto"/>
      </w:divBdr>
    </w:div>
    <w:div w:id="140313027">
      <w:bodyDiv w:val="1"/>
      <w:marLeft w:val="0"/>
      <w:marRight w:val="0"/>
      <w:marTop w:val="0"/>
      <w:marBottom w:val="0"/>
      <w:divBdr>
        <w:top w:val="none" w:sz="0" w:space="0" w:color="auto"/>
        <w:left w:val="none" w:sz="0" w:space="0" w:color="auto"/>
        <w:bottom w:val="none" w:sz="0" w:space="0" w:color="auto"/>
        <w:right w:val="none" w:sz="0" w:space="0" w:color="auto"/>
      </w:divBdr>
    </w:div>
    <w:div w:id="192156710">
      <w:bodyDiv w:val="1"/>
      <w:marLeft w:val="0"/>
      <w:marRight w:val="0"/>
      <w:marTop w:val="0"/>
      <w:marBottom w:val="0"/>
      <w:divBdr>
        <w:top w:val="none" w:sz="0" w:space="0" w:color="auto"/>
        <w:left w:val="none" w:sz="0" w:space="0" w:color="auto"/>
        <w:bottom w:val="none" w:sz="0" w:space="0" w:color="auto"/>
        <w:right w:val="none" w:sz="0" w:space="0" w:color="auto"/>
      </w:divBdr>
    </w:div>
    <w:div w:id="326128817">
      <w:bodyDiv w:val="1"/>
      <w:marLeft w:val="0"/>
      <w:marRight w:val="0"/>
      <w:marTop w:val="0"/>
      <w:marBottom w:val="0"/>
      <w:divBdr>
        <w:top w:val="none" w:sz="0" w:space="0" w:color="auto"/>
        <w:left w:val="none" w:sz="0" w:space="0" w:color="auto"/>
        <w:bottom w:val="none" w:sz="0" w:space="0" w:color="auto"/>
        <w:right w:val="none" w:sz="0" w:space="0" w:color="auto"/>
      </w:divBdr>
    </w:div>
    <w:div w:id="361899821">
      <w:bodyDiv w:val="1"/>
      <w:marLeft w:val="0"/>
      <w:marRight w:val="0"/>
      <w:marTop w:val="0"/>
      <w:marBottom w:val="0"/>
      <w:divBdr>
        <w:top w:val="none" w:sz="0" w:space="0" w:color="auto"/>
        <w:left w:val="none" w:sz="0" w:space="0" w:color="auto"/>
        <w:bottom w:val="none" w:sz="0" w:space="0" w:color="auto"/>
        <w:right w:val="none" w:sz="0" w:space="0" w:color="auto"/>
      </w:divBdr>
    </w:div>
    <w:div w:id="741222350">
      <w:bodyDiv w:val="1"/>
      <w:marLeft w:val="0"/>
      <w:marRight w:val="0"/>
      <w:marTop w:val="0"/>
      <w:marBottom w:val="0"/>
      <w:divBdr>
        <w:top w:val="none" w:sz="0" w:space="0" w:color="auto"/>
        <w:left w:val="none" w:sz="0" w:space="0" w:color="auto"/>
        <w:bottom w:val="none" w:sz="0" w:space="0" w:color="auto"/>
        <w:right w:val="none" w:sz="0" w:space="0" w:color="auto"/>
      </w:divBdr>
    </w:div>
    <w:div w:id="883755250">
      <w:bodyDiv w:val="1"/>
      <w:marLeft w:val="0"/>
      <w:marRight w:val="0"/>
      <w:marTop w:val="0"/>
      <w:marBottom w:val="0"/>
      <w:divBdr>
        <w:top w:val="none" w:sz="0" w:space="0" w:color="auto"/>
        <w:left w:val="none" w:sz="0" w:space="0" w:color="auto"/>
        <w:bottom w:val="none" w:sz="0" w:space="0" w:color="auto"/>
        <w:right w:val="none" w:sz="0" w:space="0" w:color="auto"/>
      </w:divBdr>
    </w:div>
    <w:div w:id="924417492">
      <w:bodyDiv w:val="1"/>
      <w:marLeft w:val="0"/>
      <w:marRight w:val="0"/>
      <w:marTop w:val="0"/>
      <w:marBottom w:val="0"/>
      <w:divBdr>
        <w:top w:val="none" w:sz="0" w:space="0" w:color="auto"/>
        <w:left w:val="none" w:sz="0" w:space="0" w:color="auto"/>
        <w:bottom w:val="none" w:sz="0" w:space="0" w:color="auto"/>
        <w:right w:val="none" w:sz="0" w:space="0" w:color="auto"/>
      </w:divBdr>
    </w:div>
    <w:div w:id="1051922761">
      <w:bodyDiv w:val="1"/>
      <w:marLeft w:val="0"/>
      <w:marRight w:val="0"/>
      <w:marTop w:val="0"/>
      <w:marBottom w:val="0"/>
      <w:divBdr>
        <w:top w:val="none" w:sz="0" w:space="0" w:color="auto"/>
        <w:left w:val="none" w:sz="0" w:space="0" w:color="auto"/>
        <w:bottom w:val="none" w:sz="0" w:space="0" w:color="auto"/>
        <w:right w:val="none" w:sz="0" w:space="0" w:color="auto"/>
      </w:divBdr>
    </w:div>
    <w:div w:id="1187282765">
      <w:bodyDiv w:val="1"/>
      <w:marLeft w:val="0"/>
      <w:marRight w:val="0"/>
      <w:marTop w:val="0"/>
      <w:marBottom w:val="0"/>
      <w:divBdr>
        <w:top w:val="none" w:sz="0" w:space="0" w:color="auto"/>
        <w:left w:val="none" w:sz="0" w:space="0" w:color="auto"/>
        <w:bottom w:val="none" w:sz="0" w:space="0" w:color="auto"/>
        <w:right w:val="none" w:sz="0" w:space="0" w:color="auto"/>
      </w:divBdr>
    </w:div>
    <w:div w:id="1338656695">
      <w:bodyDiv w:val="1"/>
      <w:marLeft w:val="0"/>
      <w:marRight w:val="0"/>
      <w:marTop w:val="0"/>
      <w:marBottom w:val="0"/>
      <w:divBdr>
        <w:top w:val="none" w:sz="0" w:space="0" w:color="auto"/>
        <w:left w:val="none" w:sz="0" w:space="0" w:color="auto"/>
        <w:bottom w:val="none" w:sz="0" w:space="0" w:color="auto"/>
        <w:right w:val="none" w:sz="0" w:space="0" w:color="auto"/>
      </w:divBdr>
      <w:divsChild>
        <w:div w:id="899292616">
          <w:marLeft w:val="0"/>
          <w:marRight w:val="0"/>
          <w:marTop w:val="0"/>
          <w:marBottom w:val="0"/>
          <w:divBdr>
            <w:top w:val="none" w:sz="0" w:space="0" w:color="auto"/>
            <w:left w:val="none" w:sz="0" w:space="0" w:color="auto"/>
            <w:bottom w:val="none" w:sz="0" w:space="0" w:color="auto"/>
            <w:right w:val="none" w:sz="0" w:space="0" w:color="auto"/>
          </w:divBdr>
        </w:div>
        <w:div w:id="1031224660">
          <w:marLeft w:val="0"/>
          <w:marRight w:val="0"/>
          <w:marTop w:val="0"/>
          <w:marBottom w:val="0"/>
          <w:divBdr>
            <w:top w:val="none" w:sz="0" w:space="0" w:color="auto"/>
            <w:left w:val="none" w:sz="0" w:space="0" w:color="auto"/>
            <w:bottom w:val="none" w:sz="0" w:space="0" w:color="auto"/>
            <w:right w:val="none" w:sz="0" w:space="0" w:color="auto"/>
          </w:divBdr>
          <w:divsChild>
            <w:div w:id="840392669">
              <w:marLeft w:val="0"/>
              <w:marRight w:val="0"/>
              <w:marTop w:val="0"/>
              <w:marBottom w:val="0"/>
              <w:divBdr>
                <w:top w:val="none" w:sz="0" w:space="0" w:color="auto"/>
                <w:left w:val="none" w:sz="0" w:space="0" w:color="auto"/>
                <w:bottom w:val="none" w:sz="0" w:space="0" w:color="auto"/>
                <w:right w:val="none" w:sz="0" w:space="0" w:color="auto"/>
              </w:divBdr>
            </w:div>
            <w:div w:id="1449860760">
              <w:marLeft w:val="0"/>
              <w:marRight w:val="0"/>
              <w:marTop w:val="0"/>
              <w:marBottom w:val="0"/>
              <w:divBdr>
                <w:top w:val="none" w:sz="0" w:space="0" w:color="auto"/>
                <w:left w:val="none" w:sz="0" w:space="0" w:color="auto"/>
                <w:bottom w:val="none" w:sz="0" w:space="0" w:color="auto"/>
                <w:right w:val="none" w:sz="0" w:space="0" w:color="auto"/>
              </w:divBdr>
            </w:div>
            <w:div w:id="1483346183">
              <w:marLeft w:val="0"/>
              <w:marRight w:val="0"/>
              <w:marTop w:val="0"/>
              <w:marBottom w:val="0"/>
              <w:divBdr>
                <w:top w:val="none" w:sz="0" w:space="0" w:color="auto"/>
                <w:left w:val="none" w:sz="0" w:space="0" w:color="auto"/>
                <w:bottom w:val="none" w:sz="0" w:space="0" w:color="auto"/>
                <w:right w:val="none" w:sz="0" w:space="0" w:color="auto"/>
              </w:divBdr>
            </w:div>
            <w:div w:id="174903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13037">
      <w:bodyDiv w:val="1"/>
      <w:marLeft w:val="0"/>
      <w:marRight w:val="0"/>
      <w:marTop w:val="0"/>
      <w:marBottom w:val="0"/>
      <w:divBdr>
        <w:top w:val="none" w:sz="0" w:space="0" w:color="auto"/>
        <w:left w:val="none" w:sz="0" w:space="0" w:color="auto"/>
        <w:bottom w:val="none" w:sz="0" w:space="0" w:color="auto"/>
        <w:right w:val="none" w:sz="0" w:space="0" w:color="auto"/>
      </w:divBdr>
    </w:div>
    <w:div w:id="1505244056">
      <w:bodyDiv w:val="1"/>
      <w:marLeft w:val="0"/>
      <w:marRight w:val="0"/>
      <w:marTop w:val="0"/>
      <w:marBottom w:val="0"/>
      <w:divBdr>
        <w:top w:val="none" w:sz="0" w:space="0" w:color="auto"/>
        <w:left w:val="none" w:sz="0" w:space="0" w:color="auto"/>
        <w:bottom w:val="none" w:sz="0" w:space="0" w:color="auto"/>
        <w:right w:val="none" w:sz="0" w:space="0" w:color="auto"/>
      </w:divBdr>
    </w:div>
    <w:div w:id="1573346052">
      <w:bodyDiv w:val="1"/>
      <w:marLeft w:val="0"/>
      <w:marRight w:val="0"/>
      <w:marTop w:val="0"/>
      <w:marBottom w:val="0"/>
      <w:divBdr>
        <w:top w:val="none" w:sz="0" w:space="0" w:color="auto"/>
        <w:left w:val="none" w:sz="0" w:space="0" w:color="auto"/>
        <w:bottom w:val="none" w:sz="0" w:space="0" w:color="auto"/>
        <w:right w:val="none" w:sz="0" w:space="0" w:color="auto"/>
      </w:divBdr>
    </w:div>
    <w:div w:id="1831212534">
      <w:bodyDiv w:val="1"/>
      <w:marLeft w:val="0"/>
      <w:marRight w:val="0"/>
      <w:marTop w:val="0"/>
      <w:marBottom w:val="0"/>
      <w:divBdr>
        <w:top w:val="none" w:sz="0" w:space="0" w:color="auto"/>
        <w:left w:val="none" w:sz="0" w:space="0" w:color="auto"/>
        <w:bottom w:val="none" w:sz="0" w:space="0" w:color="auto"/>
        <w:right w:val="none" w:sz="0" w:space="0" w:color="auto"/>
      </w:divBdr>
    </w:div>
    <w:div w:id="1982496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commentsExtended" Target="commentsExtended.xml"/><Relationship Id="rId18" Type="http://schemas.openxmlformats.org/officeDocument/2006/relationships/hyperlink" Target="https://doi.org/10.1186/s13033-022-00527-w"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s://doi.org/10.1186/s12981-021-00351-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medicine-and-dentistry/prefrontal-cortex"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image" Target="media/image5.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Mental</a:t>
            </a:r>
            <a:r>
              <a:rPr lang="en-US" baseline="0"/>
              <a:t> Health Services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Sales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0D67-4895-B017-1F330EC07C7E}"/>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0D67-4895-B017-1F330EC07C7E}"/>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0D67-4895-B017-1F330EC07C7E}"/>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0D67-4895-B017-1F330EC07C7E}"/>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0D67-4895-B017-1F330EC07C7E}"/>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0D67-4895-B017-1F330EC07C7E}"/>
              </c:ext>
            </c:extLst>
          </c:dPt>
          <c:dPt>
            <c:idx val="6"/>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D-0D67-4895-B017-1F330EC07C7E}"/>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KE"/>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Sheet1!$A$2:$A$8</c:f>
              <c:strCache>
                <c:ptCount val="2"/>
                <c:pt idx="0">
                  <c:v>Clinical</c:v>
                </c:pt>
                <c:pt idx="1">
                  <c:v>Non- clinical</c:v>
                </c:pt>
              </c:strCache>
            </c:strRef>
          </c:cat>
          <c:val>
            <c:numRef>
              <c:f>Sheet1!$B$2:$B$8</c:f>
              <c:numCache>
                <c:formatCode>General</c:formatCode>
                <c:ptCount val="7"/>
                <c:pt idx="0">
                  <c:v>6</c:v>
                </c:pt>
                <c:pt idx="1">
                  <c:v>84</c:v>
                </c:pt>
              </c:numCache>
            </c:numRef>
          </c:val>
          <c:extLst>
            <c:ext xmlns:c16="http://schemas.microsoft.com/office/drawing/2014/chart" uri="{C3380CC4-5D6E-409C-BE32-E72D297353CC}">
              <c16:uniqueId val="{00000000-186C-4C3A-81D2-B2E3206AEABD}"/>
            </c:ext>
          </c:extLst>
        </c:ser>
        <c:dLbls>
          <c:showLegendKey val="0"/>
          <c:showVal val="0"/>
          <c:showCatName val="0"/>
          <c:showSerName val="0"/>
          <c:showPercent val="0"/>
          <c:showBubbleSize val="0"/>
          <c:showLeaderLines val="0"/>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K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Response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Once</c:v>
                </c:pt>
                <c:pt idx="1">
                  <c:v>Sometimes</c:v>
                </c:pt>
                <c:pt idx="2">
                  <c:v>Severally</c:v>
                </c:pt>
                <c:pt idx="3">
                  <c:v>Never</c:v>
                </c:pt>
              </c:strCache>
            </c:strRef>
          </c:cat>
          <c:val>
            <c:numRef>
              <c:f>Sheet1!$B$2:$B$5</c:f>
              <c:numCache>
                <c:formatCode>0.0%</c:formatCode>
                <c:ptCount val="4"/>
                <c:pt idx="0">
                  <c:v>0.14754098360655737</c:v>
                </c:pt>
                <c:pt idx="1">
                  <c:v>0.11475409836065574</c:v>
                </c:pt>
                <c:pt idx="2">
                  <c:v>1.6393442622950821E-2</c:v>
                </c:pt>
                <c:pt idx="3">
                  <c:v>0.72131147540983609</c:v>
                </c:pt>
              </c:numCache>
            </c:numRef>
          </c:val>
          <c:extLst>
            <c:ext xmlns:c16="http://schemas.microsoft.com/office/drawing/2014/chart" uri="{C3380CC4-5D6E-409C-BE32-E72D297353CC}">
              <c16:uniqueId val="{00000000-C395-4484-B7BD-7CD289594785}"/>
            </c:ext>
          </c:extLst>
        </c:ser>
        <c:dLbls>
          <c:dLblPos val="outEnd"/>
          <c:showLegendKey val="0"/>
          <c:showVal val="1"/>
          <c:showCatName val="0"/>
          <c:showSerName val="0"/>
          <c:showPercent val="0"/>
          <c:showBubbleSize val="0"/>
        </c:dLbls>
        <c:gapWidth val="219"/>
        <c:overlap val="-27"/>
        <c:axId val="1511272880"/>
        <c:axId val="1511276720"/>
      </c:barChart>
      <c:catAx>
        <c:axId val="1511272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276720"/>
        <c:crosses val="autoZero"/>
        <c:auto val="1"/>
        <c:lblAlgn val="ctr"/>
        <c:lblOffset val="100"/>
        <c:noMultiLvlLbl val="0"/>
      </c:catAx>
      <c:valAx>
        <c:axId val="151127672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2728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WHO23</b:Tag>
    <b:SourceType>Report</b:SourceType>
    <b:Guid>{1F4C1032-EECB-4624-95BC-AEEDCD7030EC}</b:Guid>
    <b:Title>HIV and AIDS</b:Title>
    <b:Year>2023</b:Year>
    <b:Author>
      <b:Author>
        <b:NameList>
          <b:Person>
            <b:Last>WHO</b:Last>
          </b:Person>
        </b:NameList>
      </b:Author>
    </b:Author>
    <b:Publisher>WHO</b:Publisher>
    <b:City>Geneva</b:City>
    <b:RefOrder>1</b:RefOrder>
  </b:Source>
  <b:Source>
    <b:Tag>Roe20</b:Tag>
    <b:SourceType>Report</b:SourceType>
    <b:Guid>{B03D3022-FD70-4C52-8F4E-58E04F4CBE07}</b:Guid>
    <b:Author>
      <b:Author>
        <b:NameList>
          <b:Person>
            <b:Last>Roeder</b:Last>
            <b:First>Amy</b:First>
          </b:Person>
        </b:NameList>
      </b:Author>
    </b:Author>
    <b:Title>Identifying unmet health needs for adolescents in sub-Saharan Africa</b:Title>
    <b:Year>2020</b:Year>
    <b:Publisher>Harvard School of Public Health</b:Publisher>
    <b:City>Cambridge</b:City>
    <b:RefOrder>2</b:RefOrder>
  </b:Source>
  <b:Source>
    <b:Tag>KNB23</b:Tag>
    <b:SourceType>Report</b:SourceType>
    <b:Guid>{B2DEE96F-3D83-4141-BAA1-60A5523C820B}</b:Guid>
    <b:Author>
      <b:Author>
        <b:NameList>
          <b:Person>
            <b:Last>ICF</b:Last>
            <b:First>KNBS</b:First>
            <b:Middle>and</b:Middle>
          </b:Person>
        </b:NameList>
      </b:Author>
    </b:Author>
    <b:Title>Kenya Demographic and Health Survey 2022. Key Indicators Report</b:Title>
    <b:Year>2023</b:Year>
    <b:Publisher>Kenya National Bureau of Statistics</b:Publisher>
    <b:City>Nairobi</b:City>
    <b:RefOrder>3</b:RefOrder>
  </b:Source>
  <b:Source>
    <b:Tag>Far20</b:Tag>
    <b:SourceType>JournalArticle</b:SourceType>
    <b:Guid>{08637505-6EE8-4D8A-8DB2-F9886B13EE00}</b:Guid>
    <b:Title>Assessing mental health in vulnerable adolescents</b:Title>
    <b:Year>2020</b:Year>
    <b:Author>
      <b:Author>
        <b:NameList>
          <b:Person>
            <b:Last>Farley</b:Last>
            <b:First>Holly</b:First>
            <b:Middle>R. EdD, RN</b:Middle>
          </b:Person>
        </b:NameList>
      </b:Author>
    </b:Author>
    <b:JournalName>Nursing</b:JournalName>
    <b:Pages>48-53</b:Pages>
    <b:Volume>50</b:Volume>
    <b:Issue>10</b:Issue>
    <b:RefOrder>4</b:RefOrder>
  </b:Source>
  <b:Source>
    <b:Tag>Fra22</b:Tag>
    <b:SourceType>JournalArticle</b:SourceType>
    <b:Guid>{484AC738-8D66-4C12-997F-EA7D1A9F4916}</b:Guid>
    <b:Author>
      <b:Author>
        <b:NameList>
          <b:Person>
            <b:Last>Francesco Di Gennaro</b:Last>
            <b:First>Claudia</b:First>
            <b:Middle>Marotta, Annalisa Saracino, Edoardo Occa and Giovanni Putoto</b:Middle>
          </b:Person>
        </b:NameList>
      </b:Author>
    </b:Author>
    <b:Title>Mental health needs of adolescents with HIV in Africa</b:Title>
    <b:JournalName>The Lancet HIV</b:JournalName>
    <b:Year>2022</b:Year>
    <b:Volume>9</b:Volume>
    <b:Issue>6</b:Issue>
    <b:RefOrder>5</b:RefOrder>
  </b:Source>
  <b:Source>
    <b:Tag>APH19</b:Tag>
    <b:SourceType>ArticleInAPeriodical</b:SourceType>
    <b:Guid>{C8D1C272-F07F-4C37-9103-1043B3A05C04}</b:Guid>
    <b:Title> Adolescent Mental Health in Kenya: Where is the Data? </b:Title>
    <b:Year>2019</b:Year>
    <b:Author>
      <b:Author>
        <b:NameList>
          <b:Person>
            <b:Last>APHRC</b:Last>
          </b:Person>
        </b:NameList>
      </b:Author>
    </b:Author>
    <b:PeriodicalTitle>African Population and Health Research Centre</b:PeriodicalTitle>
    <b:Month>January</b:Month>
    <b:Day>23</b:Day>
    <b:RefOrder>6</b:RefOrder>
  </b:Source>
  <b:Source>
    <b:Tag>Kem19</b:Tag>
    <b:SourceType>JournalArticle</b:SourceType>
    <b:Guid>{B9EA65B8-E4FD-451D-B5EF-0E6D544AE0DB}</b:Guid>
    <b:Title>Prevalence of depressive symptoms and associated factors among adolescents living with HIV/AIDS in South Western Uganda</b:Title>
    <b:Year>2019</b:Year>
    <b:Pages>1297-1303</b:Pages>
    <b:Author>
      <b:Author>
        <b:NameList>
          <b:Person>
            <b:Last>Kemigisha E</b:Last>
            <b:First>Zanoni</b:First>
            <b:Middle>B, Bruce K, Menjivar R, Kadengye D, Atwine D, Rukundo GZ.</b:Middle>
          </b:Person>
        </b:NameList>
      </b:Author>
    </b:Author>
    <b:JournalName>AIDS Care</b:JournalName>
    <b:Volume>31</b:Volume>
    <b:Issue>10</b:Issue>
    <b:RefOrder>7</b:RefOrder>
  </b:Source>
  <b:Source>
    <b:Tag>Mem22</b:Tag>
    <b:SourceType>JournalArticle</b:SourceType>
    <b:Guid>{5E351859-3E68-4114-B2E2-3B404902E975}</b:Guid>
    <b:Author>
      <b:Author>
        <b:NameList>
          <b:Person>
            <b:Last>Memiah P</b:Last>
            <b:First>Wagner</b:First>
            <b:Middle>FA, Kimathi R, Anyango NI, Kiogora S, Waruinge S, Kiruthi F, Mwavua S, Kithinji C, Agache JO, Mangwana W, Merci NM, Ayuma L, Muhula S, Opanga Y, Nyambura M, Ikahu A, Otiso L</b:Middle>
          </b:Person>
        </b:NameList>
      </b:Author>
    </b:Author>
    <b:Title>Voices from the Youth in Kenya Addressing Mental Health Gaps and Recommendations</b:Title>
    <b:JournalName>Intetrnational Journal of Environmental Research and Public Health</b:JournalName>
    <b:Year>2022</b:Year>
    <b:Pages>5366</b:Pages>
    <b:Volume>19</b:Volume>
    <b:Issue>9</b:Issue>
    <b:RefOrder>8</b:RefOrder>
  </b:Source>
  <b:Source>
    <b:Tag>Wor231</b:Tag>
    <b:SourceType>Report</b:SourceType>
    <b:Guid>{4AB9AAD5-5F1B-4518-ACE6-EE545B68ED77}</b:Guid>
    <b:Title>Depression</b:Title>
    <b:Year>2023</b:Year>
    <b:City>Geneva</b:City>
    <b:Publisher>World Health Organization</b:Publisher>
    <b:Author>
      <b:Author>
        <b:NameList>
          <b:Person>
            <b:Last>WHO</b:Last>
          </b:Person>
        </b:NameList>
      </b:Author>
    </b:Author>
    <b:RefOrder>9</b:RefOrder>
  </b:Source>
  <b:Source>
    <b:Tag>Zuc18</b:Tag>
    <b:SourceType>JournalArticle</b:SourceType>
    <b:Guid>{95D2F0F7-1175-40EE-9E41-4D4CDFD8C5C8}</b:Guid>
    <b:Title>Guidelines for Adolescent Depression in Primary Care (GLAD-PC): Part I. Practice Preparation, Identification, Assessment, and Initial Management</b:Title>
    <b:Year>2018</b:Year>
    <b:Author>
      <b:Author>
        <b:NameList>
          <b:Person>
            <b:Last>Zuckerbrot RA</b:Last>
            <b:First>Cheung</b:First>
            <b:Middle>A, Jensen PS, Stein REK, Laraque D</b:Middle>
          </b:Person>
        </b:NameList>
      </b:Author>
    </b:Author>
    <b:JournalName>Pediatrics</b:JournalName>
    <b:Pages>141</b:Pages>
    <b:RefOrder>10</b:RefOrder>
  </b:Source>
  <b:Source>
    <b:Tag>Joh02</b:Tag>
    <b:SourceType>JournalArticle</b:SourceType>
    <b:Guid>{89CF534D-7C8A-429F-867A-B16205741489}</b:Guid>
    <b:Author>
      <b:Author>
        <b:NameList>
          <b:Person>
            <b:Last>Johnson JG</b:Last>
            <b:First>Harris</b:First>
            <b:Middle>ES, Spitzer RL, Williams JBW (</b:Middle>
          </b:Person>
        </b:NameList>
      </b:Author>
    </b:Author>
    <b:Title>The patient health questionnaire for adolescents: validation of an instrument for the assessment of mental disorders among adolescent primary care patients.</b:Title>
    <b:JournalName>Journal of Adolescent Health</b:JournalName>
    <b:Year>2002</b:Year>
    <b:Pages>196-204</b:Pages>
    <b:Volume>30</b:Volume>
    <b:Issue>3</b:Issue>
    <b:RefOrder>11</b:RefOrder>
  </b:Source>
  <b:Source>
    <b:Tag>Bei20</b:Tag>
    <b:SourceType>JournalArticle</b:SourceType>
    <b:Guid>{4087439E-D104-4E6A-A421-DB7DC3BB224F}</b:Guid>
    <b:Author>
      <b:Author>
        <b:NameList>
          <b:Person>
            <b:Last>Beirão</b:Last>
            <b:First>D.,</b:First>
            <b:Middle>Monte, H., Amaral, M. et al.</b:Middle>
          </b:Person>
        </b:NameList>
      </b:Author>
    </b:Author>
    <b:Title>Depression in adolescence: a review. </b:Title>
    <b:JournalName>Middle East Curr Psychiatry</b:JournalName>
    <b:Year>2020</b:Year>
    <b:Pages>50</b:Pages>
    <b:RefOrder>12</b:RefOrder>
  </b:Source>
  <b:Source>
    <b:Tag>Pet20</b:Tag>
    <b:SourceType>JournalArticle</b:SourceType>
    <b:Guid>{50E0EA00-0D65-47D6-8483-5E84E6B624CD}</b:Guid>
    <b:Author>
      <b:Author>
        <b:NameList>
          <b:Person>
            <b:Last>Petito</b:Last>
            <b:First>A.,</b:First>
            <b:Middle>Pop,L.T,</b:Middle>
          </b:Person>
        </b:NameList>
      </b:Author>
    </b:Author>
    <b:Title>The Burden of Depression in Adolescents and the Importance of Early Recognition</b:Title>
    <b:JournalName>The Journal of Pediatrics</b:JournalName>
    <b:Year>2020</b:Year>
    <b:Pages>265-267</b:Pages>
    <b:Volume>218</b:Volume>
    <b:Issue>1</b:Issue>
    <b:RefOrder>13</b:RefOrder>
  </b:Source>
  <b:Source>
    <b:Tag>CDC22</b:Tag>
    <b:SourceType>Book</b:SourceType>
    <b:Guid>{0A7A7605-84AB-4ABD-B63C-78F7EAA86056}</b:Guid>
    <b:Author>
      <b:Author>
        <b:NameList>
          <b:Person>
            <b:Last>CDC</b:Last>
          </b:Person>
        </b:NameList>
      </b:Author>
    </b:Author>
    <b:Title>HIV Testing</b:Title>
    <b:Year>2022</b:Year>
    <b:City>Atlanta</b:City>
    <b:RefOrder>14</b:RefOrder>
  </b:Source>
  <b:Source>
    <b:Tag>Wor13</b:Tag>
    <b:SourceType>Book</b:SourceType>
    <b:Guid>{A451291A-36F8-4EF9-93EE-E3A30C03ACEE}</b:Guid>
    <b:Author>
      <b:Author>
        <b:NameList>
          <b:Person>
            <b:Last>Organization</b:Last>
            <b:First>World</b:First>
            <b:Middle>Health</b:Middle>
          </b:Person>
        </b:NameList>
      </b:Author>
    </b:Author>
    <b:Title>HIV and Adolescents: Guidance for HIV Testing and Counselling and Care for Adolescents Living with HIV: Recommendations for a Public Health Approach and Considerations for Policy-Makers and Managers.</b:Title>
    <b:Year>2013</b:Year>
    <b:City>Geneva</b:City>
    <b:RefOrder>15</b:RefOrder>
  </b:Source>
  <b:Source>
    <b:Tag>UNI231</b:Tag>
    <b:SourceType>Report</b:SourceType>
    <b:Guid>{26CF3932-76A2-4A52-B1D3-08535BA76FA5}</b:Guid>
    <b:Title>Adolescent HIV prevention</b:Title>
    <b:Year>2023</b:Year>
    <b:Author>
      <b:Author>
        <b:NameList>
          <b:Person>
            <b:Last>UNICEF</b:Last>
          </b:Person>
        </b:NameList>
      </b:Author>
    </b:Author>
    <b:Publisher>UNICEF</b:Publisher>
    <b:City>New York</b:City>
    <b:RefOrder>16</b:RefOrder>
  </b:Source>
  <b:Source>
    <b:Tag>UNI19</b:Tag>
    <b:SourceType>Report</b:SourceType>
    <b:Guid>{D3663671-1A14-4005-BCE5-D9934BAEE435}</b:Guid>
    <b:Title>Adolescent Demographics</b:Title>
    <b:Year>2019</b:Year>
    <b:Author>
      <b:Author>
        <b:NameList>
          <b:Person>
            <b:Last>UNICEF</b:Last>
          </b:Person>
        </b:NameList>
      </b:Author>
    </b:Author>
    <b:Publisher>UNICEF</b:Publisher>
    <b:City>New York</b:City>
    <b:RefOrder>17</b:RefOrder>
  </b:Source>
  <b:Source>
    <b:Tag>Ber19</b:Tag>
    <b:SourceType>JournalArticle</b:SourceType>
    <b:Guid>{35B4794F-5061-453D-91A8-310F3A96E554}</b:Guid>
    <b:Title>Child and Adolescent Depression: A Review of Theories, Evaluation Instruments, Prevention Programs, and Treatments</b:Title>
    <b:Year>2019</b:Year>
    <b:Author>
      <b:Author>
        <b:NameList>
          <b:Person>
            <b:Last>Bernaras E</b:Last>
            <b:First>Jaureguizar</b:First>
            <b:Middle>J, Garaigordobil M.</b:Middle>
          </b:Person>
        </b:NameList>
      </b:Author>
    </b:Author>
    <b:JournalName>Frontiers in Psychology</b:JournalName>
    <b:Pages>543</b:Pages>
    <b:Volume>10</b:Volume>
    <b:RefOrder>18</b:RefOrder>
  </b:Source>
  <b:Source>
    <b:Tag>Wes18</b:Tag>
    <b:SourceType>JournalArticle</b:SourceType>
    <b:Guid>{DB5FC665-6103-4465-95E8-5670220DB7A4}</b:Guid>
    <b:Author>
      <b:Author>
        <b:NameList>
          <b:Person>
            <b:Last>West</b:Last>
            <b:First>N.,</b:First>
            <b:Middle>Schwartz, S., Mudavanhu, M., Hanrahan, C., France, H., Nel, J., et al.</b:Middle>
          </b:Person>
        </b:NameList>
      </b:Author>
    </b:Author>
    <b:Title>Mental health in south African adolescents living with HIV.</b:Title>
    <b:JournalName>AIDS Care</b:JournalName>
    <b:Year>2018</b:Year>
    <b:Pages>117-124</b:Pages>
    <b:Volume>31</b:Volume>
    <b:RefOrder>19</b:RefOrder>
  </b:Source>
  <b:Source>
    <b:Tag>Pen18</b:Tag>
    <b:SourceType>JournalArticle</b:SourceType>
    <b:Guid>{A24807D0-7580-43D3-8447-74D6CAECAB98}</b:Guid>
    <b:Title> Association of increased chronicity of depression with HIV appointment attendance, treatment failure, and mortality among HIV-infected adults in the United States.</b:Title>
    <b:Year>2018</b:Year>
    <b:Author>
      <b:Author>
        <b:NameList>
          <b:Person>
            <b:Last>Pence</b:Last>
            <b:First>B.</b:First>
            <b:Middle>W., Mills, J. C., Bengtson, A. M., Gaynes, B. N., Breger, T. L., Cook, R. L., et al.</b:Middle>
          </b:Person>
        </b:NameList>
      </b:Author>
    </b:Author>
    <b:JournalName>JAMA Psychiatry</b:JournalName>
    <b:Pages>379-385</b:Pages>
    <b:Volume>75</b:Volume>
    <b:Issue>4</b:Issue>
    <b:RefOrder>20</b:RefOrder>
  </b:Source>
  <b:Source>
    <b:Tag>EKe19</b:Tag>
    <b:SourceType>JournalArticle</b:SourceType>
    <b:Guid>{872825CD-25FA-4EA7-A113-7E1DAEBB9838}</b:Guid>
    <b:Author>
      <b:Author>
        <b:NameList>
          <b:Person>
            <b:Last>E. Kemigisha</b:Last>
            <b:First>Brian</b:First>
            <b:Middle>C. Zanoni, K. Bruce, Ricardo Menjivar, D. Kadengye, D. Atwine, G. Rukundo</b:Middle>
          </b:Person>
        </b:NameList>
      </b:Author>
    </b:Author>
    <b:Title>Prevalence of depressive symptoms and associated factors among adolescents living with HIV/AIDS in South Western Uganda</b:Title>
    <b:JournalName>AIDS Care</b:JournalName>
    <b:Year>2019</b:Year>
    <b:Pages>1297-1303</b:Pages>
    <b:Volume>31</b:Volume>
    <b:RefOrder>21</b:RefOrder>
  </b:Source>
  <b:Source>
    <b:Tag>Law23</b:Tag>
    <b:SourceType>JournalArticle</b:SourceType>
    <b:Guid>{5A343B54-9AF6-4CEC-B2A4-BF9915AAD844}</b:Guid>
    <b:Author>
      <b:Author>
        <b:NameList>
          <b:Person>
            <b:Last>Lawal Ro</b:Last>
            <b:First>A.</b:First>
            <b:Middle>Akinsulore, Oginni Oa, Aloba Oo, Mosaku Sk, Akanmu As</b:Middle>
          </b:Person>
        </b:NameList>
      </b:Author>
    </b:Author>
    <b:Title>Depression and its association with psychological factors among adolescents living with HIV in Southwestern Nigeria</b:Title>
    <b:JournalName>BMC Psychiatry</b:JournalName>
    <b:Year>2023</b:Year>
    <b:Volume>23</b:Volume>
    <b:RefOrder>22</b:RefOrder>
  </b:Source>
  <b:Source>
    <b:Tag>DGi21</b:Tag>
    <b:SourceType>JournalArticle</b:SourceType>
    <b:Guid>{8625FC3B-80D8-4A0E-86D3-203B3BF388A5}</b:Guid>
    <b:Author>
      <b:Author>
        <b:NameList>
          <b:Person>
            <b:Last>D. Girma</b:Last>
            <b:First>S.</b:First>
            <b:Middle>Assegid, Y. Gezahegn</b:Middle>
          </b:Person>
        </b:NameList>
      </b:Author>
    </b:Author>
    <b:Title>Depression and associated factors among HIV-positive youths attending antiretroviral therapy clinics in Jimma town, southwest Ethiopia</b:Title>
    <b:JournalName>PLoS ONE</b:JournalName>
    <b:Year>2021</b:Year>
    <b:Volume>16</b:Volume>
    <b:RefOrder>23</b:RefOrder>
  </b:Source>
  <b:Source>
    <b:Tag>Goo22</b:Tag>
    <b:SourceType>JournalArticle</b:SourceType>
    <b:Guid>{008B8E38-DF07-4715-9909-A16BE01D0A21}</b:Guid>
    <b:Author>
      <b:Author>
        <b:NameList>
          <b:Person>
            <b:Last>Gooden TE</b:Last>
            <b:First>Gardner</b:First>
            <b:Middle>M, Wang J, Chandan JS, Beane A, Haniffa R, Taylor S, Greenfield S, Manaseki-Holland S, Thomas GN, Nirantharakumar K.</b:Middle>
          </b:Person>
        </b:NameList>
      </b:Author>
    </b:Author>
    <b:Title>The risk of mental illness in people living with HIV in the UK: a propensity score-matched cohort study</b:Title>
    <b:JournalName>Lancet HIV</b:JournalName>
    <b:Year>2022</b:Year>
    <b:Pages>172-181</b:Pages>
    <b:Volume>9</b:Volume>
    <b:Issue>3</b:Issue>
    <b:RefOrder>24</b:RefOrder>
  </b:Source>
  <b:Source>
    <b:Tag>Des17</b:Tag>
    <b:SourceType>JournalArticle</b:SourceType>
    <b:Guid>{CF8613EA-4F0E-44F1-BEAD-2D8500AD8540}</b:Guid>
    <b:Author>
      <b:Author>
        <b:NameList>
          <b:Person>
            <b:Last>Deshmukh NN</b:Last>
            <b:First>Borkar</b:First>
            <b:Middle>AM, Deshmukh JS.</b:Middle>
          </b:Person>
        </b:NameList>
      </b:Author>
    </b:Author>
    <b:Title>Depression and its associated factors among people living with HIV/AIDS: Can it affect their quality of life?</b:Title>
    <b:JournalName>Journal of Family Medicine and Primary Care</b:JournalName>
    <b:Year>2017</b:Year>
    <b:Pages>549–553</b:Pages>
    <b:Volume>6</b:Volume>
    <b:Issue>3</b:Issue>
    <b:RefOrder>25</b:RefOrder>
  </b:Source>
  <b:Source>
    <b:Tag>Zho19</b:Tag>
    <b:SourceType>JournalArticle</b:SourceType>
    <b:Guid>{5BBB62A2-90D8-4262-8D46-94D5F7936B1A}</b:Guid>
    <b:Author>
      <b:Author>
        <b:NameList>
          <b:Person>
            <b:Last>Zhou</b:Last>
            <b:First>E.,</b:First>
            <b:Middle>Qiao, Z., Cheng, Y. et al</b:Middle>
          </b:Person>
        </b:NameList>
      </b:Author>
    </b:Author>
    <b:Title>Factors associated with depression among HIV/AIDS children in China </b:Title>
    <b:JournalName>International Journal of Mental Health Systems </b:JournalName>
    <b:Year>2019</b:Year>
    <b:Volume>13</b:Volume>
    <b:Issue>10</b:Issue>
    <b:RefOrder>26</b:RefOrder>
  </b:Source>
  <b:Source>
    <b:Tag>Ken23</b:Tag>
    <b:SourceType>JournalArticle</b:SourceType>
    <b:Guid>{1F0D74F1-7141-4686-BBF4-3D8F8967D860}</b:Guid>
    <b:Author>
      <b:Author>
        <b:NameList>
          <b:Person>
            <b:Last>Group</b:Last>
            <b:First>Kenya</b:First>
            <b:Middle>Adolescent Mental Health</b:Middle>
          </b:Person>
        </b:NameList>
      </b:Author>
    </b:Author>
    <b:Title>Burden and risk factors of mental and substance use disorders among adolescents and young adults in Kenya: results from the Global Burden of Disease Study 2019</b:Title>
    <b:JournalName>The Lancet</b:JournalName>
    <b:Year>2023</b:Year>
    <b:Volume>67</b:Volume>
    <b:RefOrder>27</b:RefOrder>
  </b:Source>
  <b:Source>
    <b:Tag>WHO13</b:Tag>
    <b:SourceType>Book</b:SourceType>
    <b:Guid>{3DEF36BD-B303-45FA-B105-BF8A79B2165F}</b:Guid>
    <b:Author>
      <b:Author>
        <b:NameList>
          <b:Person>
            <b:Last>WHO</b:Last>
          </b:Person>
        </b:NameList>
      </b:Author>
    </b:Author>
    <b:Title>HIV and Adolescents: Guidance for HIV Testing and Counselling and Care for Adolescents Living with HIV: Recommendations for a Public Health Approach and Considerations for Policy-Makers and Managers.</b:Title>
    <b:Year>2013</b:Year>
    <b:City>Geneva</b:City>
    <b:RefOrder>28</b:RefOrder>
  </b:Source>
  <b:Source>
    <b:Tag>Ali22</b:Tag>
    <b:SourceType>DocumentFromInternetSite</b:SourceType>
    <b:Guid>{2B9CDBA8-A83F-43C1-ACED-9D8A68A3FA5C}</b:Guid>
    <b:Author>
      <b:Author>
        <b:NameList>
          <b:Person>
            <b:Last>Alison L. Christy</b:Last>
          </b:Person>
        </b:NameList>
      </b:Author>
    </b:Author>
    <b:Title>childneurologyfoundation.org</b:Title>
    <b:InternetSiteTitle>Child Neurology Foundation</b:InternetSiteTitle>
    <b:Year>2022</b:Year>
    <b:Month>July</b:Month>
    <b:URL>https://www.childneurologyfoundation.org/disorder/schizencephaly/</b:URL>
    <b:RefOrder>29</b:RefOrder>
  </b:Source>
</b:Sources>
</file>

<file path=customXml/itemProps1.xml><?xml version="1.0" encoding="utf-8"?>
<ds:datastoreItem xmlns:ds="http://schemas.openxmlformats.org/officeDocument/2006/customXml" ds:itemID="{31FB6A11-DB90-45B9-86DE-52E0759A6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87</Pages>
  <Words>46617</Words>
  <Characters>256861</Characters>
  <Application>Microsoft Office Word</Application>
  <DocSecurity>0</DocSecurity>
  <Lines>8285</Lines>
  <Paragraphs>4975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Wariimi Karingi</dc:creator>
  <cp:keywords/>
  <dc:description/>
  <cp:lastModifiedBy>Wariimi Karingi</cp:lastModifiedBy>
  <cp:revision>2</cp:revision>
  <dcterms:created xsi:type="dcterms:W3CDTF">2025-11-26T07:25:00Z</dcterms:created>
  <dcterms:modified xsi:type="dcterms:W3CDTF">2025-11-26T07:25:00Z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id="1CLvFoV1"/&gt;&lt;style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(deprecated)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ies>
</file>