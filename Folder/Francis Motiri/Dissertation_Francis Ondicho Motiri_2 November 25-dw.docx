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52935D" w14:textId="77777777" w:rsidR="00545086" w:rsidRPr="0092606A" w:rsidRDefault="0071373D" w:rsidP="003E5607">
      <w:pPr>
        <w:jc w:val="center"/>
        <w:rPr>
          <w:rFonts w:eastAsia="Calibri"/>
          <w:b/>
          <w:bCs/>
        </w:rPr>
      </w:pPr>
      <w:r>
        <w:rPr>
          <w:rFonts w:eastAsiaTheme="majorEastAsia"/>
          <w:b/>
          <w:bCs/>
          <w:sz w:val="28"/>
          <w:szCs w:val="28"/>
          <w:lang w:val="en-US"/>
        </w:rPr>
        <w:t xml:space="preserve"> </w:t>
      </w:r>
      <w:r w:rsidR="003E5607">
        <w:rPr>
          <w:rFonts w:eastAsiaTheme="majorEastAsia"/>
          <w:b/>
          <w:bCs/>
          <w:sz w:val="28"/>
          <w:szCs w:val="28"/>
          <w:lang w:val="en-US"/>
        </w:rPr>
        <w:t>T</w:t>
      </w:r>
      <w:r w:rsidR="003E5607" w:rsidRPr="002871BD">
        <w:rPr>
          <w:rFonts w:eastAsiaTheme="majorEastAsia"/>
          <w:b/>
          <w:bCs/>
          <w:sz w:val="28"/>
          <w:szCs w:val="28"/>
          <w:lang w:val="en-US"/>
        </w:rPr>
        <w:t>HE EFFECTS OF THE COV</w:t>
      </w:r>
      <w:r w:rsidR="003E5607">
        <w:rPr>
          <w:rFonts w:eastAsiaTheme="majorEastAsia"/>
          <w:b/>
          <w:bCs/>
          <w:sz w:val="28"/>
          <w:szCs w:val="28"/>
          <w:lang w:val="en-US"/>
        </w:rPr>
        <w:t xml:space="preserve">ID-19 PANDEMIC ON TUBERCULOSIS </w:t>
      </w:r>
      <w:r w:rsidR="003E5607" w:rsidRPr="002871BD">
        <w:rPr>
          <w:rFonts w:eastAsiaTheme="majorEastAsia"/>
          <w:b/>
          <w:bCs/>
          <w:sz w:val="28"/>
          <w:szCs w:val="28"/>
          <w:lang w:val="en-US"/>
        </w:rPr>
        <w:t>CONTROL IN KENYA FROM 2015 TO 2023, USING A POPULATION-BASED RETROSPECTIVE COHORT DESIGN</w:t>
      </w:r>
    </w:p>
    <w:p w14:paraId="77EC1665" w14:textId="77777777" w:rsidR="00545086" w:rsidRPr="0092606A" w:rsidRDefault="00545086" w:rsidP="00545086">
      <w:pPr>
        <w:rPr>
          <w:rFonts w:eastAsia="Calibri"/>
          <w:b/>
          <w:bCs/>
        </w:rPr>
      </w:pPr>
    </w:p>
    <w:p w14:paraId="37242910" w14:textId="77777777" w:rsidR="00545086" w:rsidRPr="0092606A" w:rsidRDefault="00545086" w:rsidP="00545086">
      <w:pPr>
        <w:rPr>
          <w:rFonts w:eastAsia="Calibri"/>
          <w:b/>
          <w:bCs/>
        </w:rPr>
      </w:pPr>
    </w:p>
    <w:p w14:paraId="014814C5" w14:textId="77777777" w:rsidR="00545086" w:rsidRPr="005E3EB3" w:rsidRDefault="00545086" w:rsidP="00545086">
      <w:pPr>
        <w:rPr>
          <w:rFonts w:eastAsia="Calibri"/>
          <w:b/>
          <w:bCs/>
        </w:rPr>
      </w:pPr>
    </w:p>
    <w:p w14:paraId="455187C2" w14:textId="77777777" w:rsidR="00545086" w:rsidRPr="005E3EB3" w:rsidRDefault="00545086" w:rsidP="00545086">
      <w:pPr>
        <w:rPr>
          <w:rFonts w:eastAsia="Calibri"/>
          <w:b/>
          <w:bCs/>
        </w:rPr>
      </w:pPr>
    </w:p>
    <w:p w14:paraId="63D1EE2C" w14:textId="77777777" w:rsidR="00545086" w:rsidRPr="005E3EB3" w:rsidRDefault="00545086" w:rsidP="00545086">
      <w:pPr>
        <w:rPr>
          <w:rFonts w:eastAsia="Calibri"/>
          <w:b/>
          <w:bCs/>
        </w:rPr>
      </w:pPr>
    </w:p>
    <w:p w14:paraId="07AB0B58" w14:textId="77777777" w:rsidR="00545086" w:rsidRPr="005E3EB3" w:rsidRDefault="00545086" w:rsidP="00545086">
      <w:pPr>
        <w:rPr>
          <w:rFonts w:eastAsia="Calibri"/>
          <w:b/>
          <w:bCs/>
        </w:rPr>
      </w:pPr>
    </w:p>
    <w:p w14:paraId="47DEDE06" w14:textId="77777777" w:rsidR="00545086" w:rsidRPr="005E3EB3" w:rsidRDefault="00545086" w:rsidP="00545086">
      <w:pPr>
        <w:rPr>
          <w:rFonts w:eastAsia="Calibri"/>
          <w:b/>
          <w:bCs/>
        </w:rPr>
      </w:pPr>
    </w:p>
    <w:p w14:paraId="4BF868B7" w14:textId="77777777" w:rsidR="00545086" w:rsidRPr="005E3EB3" w:rsidRDefault="00545086" w:rsidP="00545086">
      <w:pPr>
        <w:rPr>
          <w:rFonts w:eastAsia="Calibri"/>
          <w:b/>
          <w:bCs/>
        </w:rPr>
      </w:pPr>
    </w:p>
    <w:p w14:paraId="13D61AD6" w14:textId="77777777" w:rsidR="00545086" w:rsidRPr="005E3EB3" w:rsidRDefault="00545086" w:rsidP="00545086">
      <w:pPr>
        <w:rPr>
          <w:rFonts w:eastAsia="Calibri"/>
          <w:b/>
          <w:bCs/>
        </w:rPr>
      </w:pPr>
    </w:p>
    <w:p w14:paraId="17D03BDE" w14:textId="77777777" w:rsidR="00545086" w:rsidRPr="005E3EB3" w:rsidRDefault="00545086" w:rsidP="00545086">
      <w:pPr>
        <w:rPr>
          <w:rFonts w:eastAsia="Calibri"/>
          <w:b/>
          <w:bCs/>
        </w:rPr>
      </w:pPr>
    </w:p>
    <w:p w14:paraId="2A956900" w14:textId="77777777" w:rsidR="00545086" w:rsidRPr="005E3EB3" w:rsidRDefault="00545086" w:rsidP="00545086">
      <w:pPr>
        <w:rPr>
          <w:rFonts w:eastAsia="Calibri"/>
          <w:b/>
          <w:bCs/>
        </w:rPr>
      </w:pPr>
    </w:p>
    <w:p w14:paraId="40E9E510" w14:textId="77777777" w:rsidR="00545086" w:rsidRPr="005E3EB3" w:rsidRDefault="00545086" w:rsidP="00545086">
      <w:pPr>
        <w:rPr>
          <w:rFonts w:eastAsia="Calibri"/>
          <w:b/>
          <w:bCs/>
        </w:rPr>
      </w:pPr>
    </w:p>
    <w:p w14:paraId="68057C43" w14:textId="77777777" w:rsidR="00545086" w:rsidRPr="005E3EB3" w:rsidRDefault="00545086" w:rsidP="00545086">
      <w:pPr>
        <w:rPr>
          <w:rFonts w:eastAsia="Calibri"/>
          <w:b/>
          <w:bCs/>
        </w:rPr>
      </w:pPr>
    </w:p>
    <w:p w14:paraId="357D144C" w14:textId="77777777" w:rsidR="00545086" w:rsidRPr="005E3EB3" w:rsidRDefault="00545086" w:rsidP="00545086">
      <w:pPr>
        <w:rPr>
          <w:rFonts w:eastAsia="Calibri"/>
          <w:b/>
          <w:bCs/>
        </w:rPr>
      </w:pPr>
    </w:p>
    <w:p w14:paraId="1A80680D" w14:textId="77777777" w:rsidR="00545086" w:rsidRPr="005E3EB3" w:rsidRDefault="00545086" w:rsidP="00545086">
      <w:pPr>
        <w:rPr>
          <w:rFonts w:eastAsia="Calibri"/>
          <w:b/>
          <w:bCs/>
        </w:rPr>
      </w:pPr>
    </w:p>
    <w:p w14:paraId="4B24764A" w14:textId="77777777" w:rsidR="00545086" w:rsidRPr="00720641" w:rsidRDefault="00EB7A73" w:rsidP="00545086">
      <w:pPr>
        <w:jc w:val="center"/>
        <w:rPr>
          <w:rFonts w:eastAsia="Calibri"/>
          <w:b/>
          <w:bCs/>
        </w:rPr>
      </w:pPr>
      <w:r w:rsidRPr="00720641">
        <w:rPr>
          <w:rFonts w:eastAsia="Calibri"/>
          <w:b/>
          <w:bCs/>
        </w:rPr>
        <w:t xml:space="preserve">FRANCIS ONDICHO </w:t>
      </w:r>
      <w:proofErr w:type="gramStart"/>
      <w:r w:rsidRPr="00720641">
        <w:rPr>
          <w:rFonts w:eastAsia="Calibri"/>
          <w:b/>
          <w:bCs/>
        </w:rPr>
        <w:t>MOTIRI,HSC</w:t>
      </w:r>
      <w:proofErr w:type="gramEnd"/>
      <w:r w:rsidR="00545086" w:rsidRPr="00720641">
        <w:rPr>
          <w:rFonts w:eastAsia="Calibri"/>
          <w:b/>
          <w:bCs/>
        </w:rPr>
        <w:br/>
        <w:t>H118/42197/2022.</w:t>
      </w:r>
    </w:p>
    <w:p w14:paraId="50DADE3B" w14:textId="77777777" w:rsidR="00545086" w:rsidRDefault="00545086" w:rsidP="00545086">
      <w:pPr>
        <w:jc w:val="center"/>
        <w:rPr>
          <w:rFonts w:eastAsia="Calibri"/>
          <w:b/>
          <w:bCs/>
        </w:rPr>
      </w:pPr>
    </w:p>
    <w:p w14:paraId="778C661B" w14:textId="77777777" w:rsidR="00545086" w:rsidRDefault="00545086" w:rsidP="00545086">
      <w:pPr>
        <w:jc w:val="center"/>
        <w:rPr>
          <w:rFonts w:eastAsia="Calibri"/>
          <w:b/>
          <w:bCs/>
        </w:rPr>
      </w:pPr>
    </w:p>
    <w:p w14:paraId="6036107E" w14:textId="77777777" w:rsidR="00545086" w:rsidRDefault="00545086" w:rsidP="00545086">
      <w:pPr>
        <w:jc w:val="center"/>
        <w:rPr>
          <w:rFonts w:eastAsia="Calibri"/>
          <w:b/>
          <w:bCs/>
        </w:rPr>
      </w:pPr>
    </w:p>
    <w:p w14:paraId="1523A730" w14:textId="77777777" w:rsidR="00545086" w:rsidRDefault="00545086" w:rsidP="00545086">
      <w:pPr>
        <w:jc w:val="center"/>
        <w:rPr>
          <w:rFonts w:eastAsia="Calibri"/>
          <w:b/>
          <w:bCs/>
        </w:rPr>
      </w:pPr>
    </w:p>
    <w:p w14:paraId="13D1A81E" w14:textId="77777777" w:rsidR="00545086" w:rsidRDefault="00545086" w:rsidP="00545086">
      <w:pPr>
        <w:jc w:val="center"/>
        <w:rPr>
          <w:rFonts w:eastAsia="Calibri"/>
          <w:b/>
          <w:bCs/>
        </w:rPr>
      </w:pPr>
    </w:p>
    <w:p w14:paraId="6D2B4BE8" w14:textId="77777777" w:rsidR="00545086" w:rsidRDefault="00545086" w:rsidP="00545086">
      <w:pPr>
        <w:jc w:val="center"/>
        <w:rPr>
          <w:rFonts w:eastAsia="Calibri"/>
          <w:b/>
          <w:bCs/>
        </w:rPr>
      </w:pPr>
    </w:p>
    <w:p w14:paraId="310BE849" w14:textId="77777777" w:rsidR="00545086" w:rsidRDefault="00545086" w:rsidP="00545086">
      <w:pPr>
        <w:jc w:val="center"/>
        <w:rPr>
          <w:rFonts w:eastAsia="Calibri"/>
          <w:b/>
          <w:bCs/>
        </w:rPr>
      </w:pPr>
    </w:p>
    <w:p w14:paraId="30DB0CAA" w14:textId="77777777" w:rsidR="00545086" w:rsidRDefault="00545086" w:rsidP="00545086">
      <w:pPr>
        <w:jc w:val="center"/>
        <w:rPr>
          <w:rFonts w:eastAsia="Calibri"/>
          <w:b/>
          <w:bCs/>
        </w:rPr>
      </w:pPr>
    </w:p>
    <w:p w14:paraId="5E81AEEC" w14:textId="77777777" w:rsidR="00545086" w:rsidRPr="00DF6268" w:rsidRDefault="00545086" w:rsidP="00545086">
      <w:pPr>
        <w:jc w:val="center"/>
        <w:rPr>
          <w:b/>
        </w:rPr>
      </w:pPr>
      <w:r w:rsidRPr="00DF6268">
        <w:rPr>
          <w:rFonts w:eastAsia="Calibri"/>
          <w:b/>
          <w:bCs/>
        </w:rPr>
        <w:t xml:space="preserve">PROPOSAL SUBMITTED </w:t>
      </w:r>
      <w:r w:rsidRPr="00DF6268">
        <w:rPr>
          <w:b/>
        </w:rPr>
        <w:t>FOR EXAMINATION IN PARTIAL FULFILLMENT OF THE REQUIREMENTS FOR AWARD OF THE FELLOWSHIP IN EPIDEMIOLOGY AND BIOSTATISTICS OF THE</w:t>
      </w:r>
      <w:r>
        <w:rPr>
          <w:b/>
        </w:rPr>
        <w:t xml:space="preserve"> UNIVERSITY OF NAIROBI</w:t>
      </w:r>
    </w:p>
    <w:p w14:paraId="3020736B" w14:textId="77777777" w:rsidR="00545086" w:rsidRPr="00DF6268" w:rsidRDefault="00545086" w:rsidP="00545086">
      <w:pPr>
        <w:jc w:val="center"/>
        <w:rPr>
          <w:rFonts w:eastAsia="Calibri"/>
          <w:b/>
          <w:bCs/>
        </w:rPr>
      </w:pPr>
    </w:p>
    <w:p w14:paraId="67F8A7FC" w14:textId="77777777" w:rsidR="00545086" w:rsidRDefault="00545086" w:rsidP="00545086">
      <w:pPr>
        <w:jc w:val="center"/>
        <w:rPr>
          <w:rFonts w:eastAsia="Calibri"/>
          <w:b/>
          <w:bCs/>
        </w:rPr>
      </w:pPr>
    </w:p>
    <w:p w14:paraId="49515FC3" w14:textId="77777777" w:rsidR="00545086" w:rsidRDefault="00545086" w:rsidP="00545086">
      <w:pPr>
        <w:jc w:val="center"/>
        <w:rPr>
          <w:rFonts w:eastAsia="Calibri"/>
          <w:b/>
          <w:bCs/>
        </w:rPr>
      </w:pPr>
    </w:p>
    <w:p w14:paraId="51D3A749" w14:textId="77777777" w:rsidR="00545086" w:rsidRDefault="00545086" w:rsidP="00545086">
      <w:pPr>
        <w:jc w:val="center"/>
        <w:rPr>
          <w:rFonts w:eastAsia="Calibri"/>
          <w:b/>
          <w:bCs/>
        </w:rPr>
      </w:pPr>
    </w:p>
    <w:p w14:paraId="3FC5877E" w14:textId="77777777" w:rsidR="00545086" w:rsidRDefault="00545086" w:rsidP="00545086">
      <w:pPr>
        <w:jc w:val="center"/>
        <w:rPr>
          <w:rFonts w:eastAsia="Calibri"/>
          <w:b/>
          <w:bCs/>
        </w:rPr>
      </w:pPr>
      <w:r>
        <w:rPr>
          <w:rFonts w:eastAsia="Calibri"/>
          <w:b/>
          <w:bCs/>
        </w:rPr>
        <w:t>202</w:t>
      </w:r>
      <w:r w:rsidR="008E2DD8">
        <w:rPr>
          <w:rFonts w:eastAsia="Calibri"/>
          <w:b/>
          <w:bCs/>
        </w:rPr>
        <w:t>5</w:t>
      </w:r>
    </w:p>
    <w:p w14:paraId="17EBBCCD" w14:textId="77777777" w:rsidR="00545086" w:rsidRDefault="00545086" w:rsidP="00545086">
      <w:pPr>
        <w:jc w:val="center"/>
        <w:rPr>
          <w:rFonts w:eastAsia="Calibri"/>
          <w:b/>
          <w:bCs/>
        </w:rPr>
      </w:pPr>
    </w:p>
    <w:p w14:paraId="49B6B7A6" w14:textId="77777777" w:rsidR="00545086" w:rsidRDefault="00545086" w:rsidP="00545086">
      <w:pPr>
        <w:jc w:val="center"/>
        <w:rPr>
          <w:rFonts w:eastAsia="Calibri"/>
          <w:b/>
          <w:bCs/>
        </w:rPr>
      </w:pPr>
    </w:p>
    <w:p w14:paraId="01B03778" w14:textId="77777777" w:rsidR="00545086" w:rsidRDefault="00545086" w:rsidP="00545086">
      <w:pPr>
        <w:rPr>
          <w:rFonts w:eastAsia="Calibri"/>
          <w:b/>
          <w:bCs/>
        </w:rPr>
      </w:pPr>
      <w:r>
        <w:rPr>
          <w:rFonts w:eastAsia="Calibri"/>
          <w:b/>
          <w:bCs/>
        </w:rPr>
        <w:br w:type="page"/>
      </w:r>
    </w:p>
    <w:p w14:paraId="604CBA1A" w14:textId="77777777" w:rsidR="00545086" w:rsidRPr="00A83063" w:rsidRDefault="00545086" w:rsidP="00F92B40">
      <w:pPr>
        <w:pStyle w:val="Heading1"/>
      </w:pPr>
      <w:bookmarkStart w:id="0" w:name="_Toc97152106"/>
      <w:bookmarkStart w:id="1" w:name="_Toc141196381"/>
      <w:bookmarkStart w:id="2" w:name="_Toc214822780"/>
      <w:r w:rsidRPr="00A83063">
        <w:lastRenderedPageBreak/>
        <w:t>STUDENT’S DECLARATION</w:t>
      </w:r>
      <w:bookmarkEnd w:id="0"/>
      <w:bookmarkEnd w:id="1"/>
      <w:bookmarkEnd w:id="2"/>
    </w:p>
    <w:p w14:paraId="7A8C6A89" w14:textId="77777777" w:rsidR="00545086" w:rsidRPr="00ED0251" w:rsidRDefault="00545086" w:rsidP="00F92B40">
      <w:pPr>
        <w:rPr>
          <w:rFonts w:eastAsia="Calibri"/>
          <w:b/>
          <w:bCs/>
        </w:rPr>
      </w:pPr>
    </w:p>
    <w:p w14:paraId="77DFFA9C" w14:textId="77777777" w:rsidR="002871BD" w:rsidRPr="002871BD" w:rsidRDefault="002871BD" w:rsidP="00F92B40">
      <w:pPr>
        <w:jc w:val="both"/>
        <w:rPr>
          <w:lang w:val="en-US"/>
        </w:rPr>
      </w:pPr>
      <w:r w:rsidRPr="002871BD">
        <w:rPr>
          <w:lang w:val="en-US"/>
        </w:rPr>
        <w:t>I affirm that this dissertation proposal is my authentic creation and has not been before showcased in any other academic institution.</w:t>
      </w:r>
    </w:p>
    <w:p w14:paraId="669E21CA" w14:textId="77777777" w:rsidR="00545086" w:rsidRPr="00ED0251" w:rsidRDefault="00545086" w:rsidP="00F92B40">
      <w:pPr>
        <w:jc w:val="both"/>
      </w:pPr>
    </w:p>
    <w:p w14:paraId="5B832A9B" w14:textId="77777777" w:rsidR="00545086" w:rsidRDefault="00545086" w:rsidP="00F92B40">
      <w:pPr>
        <w:jc w:val="both"/>
      </w:pPr>
    </w:p>
    <w:p w14:paraId="52066F8C" w14:textId="77777777" w:rsidR="00545086" w:rsidRPr="005E3EB3" w:rsidRDefault="00545086" w:rsidP="00F92B40">
      <w:pPr>
        <w:rPr>
          <w:rFonts w:eastAsia="Calibri"/>
          <w:b/>
          <w:bCs/>
        </w:rPr>
      </w:pPr>
    </w:p>
    <w:p w14:paraId="5BF235A2" w14:textId="77777777" w:rsidR="00F92B40" w:rsidRPr="00880214" w:rsidRDefault="00880214" w:rsidP="00F92B40">
      <w:pPr>
        <w:autoSpaceDE w:val="0"/>
        <w:autoSpaceDN w:val="0"/>
        <w:adjustRightInd w:val="0"/>
        <w:contextualSpacing/>
        <w:jc w:val="both"/>
        <w:rPr>
          <w:bCs/>
          <w:lang w:val="en-US"/>
        </w:rPr>
      </w:pPr>
      <w:r>
        <w:rPr>
          <w:bCs/>
        </w:rPr>
        <w:t>Signed</w:t>
      </w:r>
      <w:r w:rsidRPr="00880214">
        <w:t xml:space="preserve"> </w:t>
      </w:r>
      <w:r w:rsidRPr="00880214">
        <w:rPr>
          <w:bCs/>
          <w:noProof/>
          <w:lang w:val="en-US"/>
        </w:rPr>
        <w:drawing>
          <wp:inline distT="0" distB="0" distL="0" distR="0" wp14:anchorId="6B4F1CE1" wp14:editId="5513DBC6">
            <wp:extent cx="1511300" cy="374650"/>
            <wp:effectExtent l="0" t="0" r="0" b="0"/>
            <wp:docPr id="1" name="Picture 1" descr="C:\Users\Francis Motiri\Desktop\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ncis Motiri\Desktop\signatur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1300" cy="374650"/>
                    </a:xfrm>
                    <a:prstGeom prst="rect">
                      <a:avLst/>
                    </a:prstGeom>
                    <a:noFill/>
                    <a:ln>
                      <a:noFill/>
                    </a:ln>
                  </pic:spPr>
                </pic:pic>
              </a:graphicData>
            </a:graphic>
          </wp:inline>
        </w:drawing>
      </w:r>
      <w:r w:rsidR="00F92B40">
        <w:rPr>
          <w:bCs/>
        </w:rPr>
        <w:tab/>
      </w:r>
      <w:r w:rsidR="00F92B40" w:rsidRPr="00CD0179">
        <w:rPr>
          <w:bCs/>
        </w:rPr>
        <w:t>Date…</w:t>
      </w:r>
      <w:r>
        <w:rPr>
          <w:bCs/>
        </w:rPr>
        <w:t>17/11/2024</w:t>
      </w:r>
      <w:r w:rsidR="00F92B40" w:rsidRPr="00CD0179">
        <w:rPr>
          <w:bCs/>
        </w:rPr>
        <w:t>.</w:t>
      </w:r>
    </w:p>
    <w:p w14:paraId="760077A4" w14:textId="77777777" w:rsidR="00545086" w:rsidRDefault="00F92B40" w:rsidP="00F92B40">
      <w:r w:rsidRPr="00720641">
        <w:rPr>
          <w:rFonts w:eastAsia="Calibri"/>
          <w:b/>
          <w:bCs/>
        </w:rPr>
        <w:t xml:space="preserve">Francis </w:t>
      </w:r>
      <w:proofErr w:type="spellStart"/>
      <w:r w:rsidRPr="00720641">
        <w:rPr>
          <w:rFonts w:eastAsia="Calibri"/>
          <w:b/>
          <w:bCs/>
        </w:rPr>
        <w:t>Ondicho</w:t>
      </w:r>
      <w:proofErr w:type="spellEnd"/>
      <w:r w:rsidRPr="00720641">
        <w:rPr>
          <w:rFonts w:eastAsia="Calibri"/>
          <w:b/>
          <w:bCs/>
        </w:rPr>
        <w:t xml:space="preserve"> </w:t>
      </w:r>
      <w:proofErr w:type="spellStart"/>
      <w:r w:rsidRPr="00720641">
        <w:rPr>
          <w:rFonts w:eastAsia="Calibri"/>
          <w:b/>
          <w:bCs/>
        </w:rPr>
        <w:t>Motiri</w:t>
      </w:r>
      <w:proofErr w:type="spellEnd"/>
    </w:p>
    <w:p w14:paraId="0AFACF15" w14:textId="77777777" w:rsidR="00545086" w:rsidRDefault="00545086" w:rsidP="00F92B40">
      <w:r>
        <w:rPr>
          <w:rFonts w:eastAsia="Calibri"/>
          <w:b/>
          <w:bCs/>
        </w:rPr>
        <w:t>H118/42197/2022</w:t>
      </w:r>
    </w:p>
    <w:p w14:paraId="52E71FE3" w14:textId="77777777" w:rsidR="00545086" w:rsidRDefault="00545086" w:rsidP="00880214">
      <w:r>
        <w:t>Department of Paediatrics and Child Health</w:t>
      </w:r>
    </w:p>
    <w:p w14:paraId="07BF1758" w14:textId="77777777" w:rsidR="00545086" w:rsidRDefault="00545086" w:rsidP="00F92B40">
      <w:pPr>
        <w:jc w:val="both"/>
      </w:pPr>
    </w:p>
    <w:p w14:paraId="48EF3035" w14:textId="77777777" w:rsidR="00545086" w:rsidRPr="00043F68" w:rsidRDefault="00545086" w:rsidP="00F92B40">
      <w:pPr>
        <w:jc w:val="both"/>
        <w:rPr>
          <w:b/>
        </w:rPr>
      </w:pPr>
      <w:r w:rsidRPr="00043F68">
        <w:rPr>
          <w:b/>
        </w:rPr>
        <w:t>SUPERVISORS’ APPROVAL</w:t>
      </w:r>
    </w:p>
    <w:p w14:paraId="1B1945A9" w14:textId="77777777" w:rsidR="00545086" w:rsidRDefault="00545086" w:rsidP="00F92B40"/>
    <w:p w14:paraId="33922728" w14:textId="77777777" w:rsidR="00545086" w:rsidRDefault="00545086" w:rsidP="00F92B40"/>
    <w:p w14:paraId="08F4FD4E" w14:textId="77777777" w:rsidR="00F92B40" w:rsidRPr="00CD0179" w:rsidRDefault="00F92B40" w:rsidP="00F92B40">
      <w:pPr>
        <w:autoSpaceDE w:val="0"/>
        <w:autoSpaceDN w:val="0"/>
        <w:adjustRightInd w:val="0"/>
        <w:contextualSpacing/>
        <w:jc w:val="both"/>
        <w:rPr>
          <w:bCs/>
        </w:rPr>
      </w:pPr>
      <w:r w:rsidRPr="00CD0179">
        <w:rPr>
          <w:bCs/>
        </w:rPr>
        <w:t>Signed…………………</w:t>
      </w:r>
      <w:r>
        <w:rPr>
          <w:bCs/>
        </w:rPr>
        <w:t>…….</w:t>
      </w:r>
      <w:r w:rsidRPr="00CD0179">
        <w:rPr>
          <w:bCs/>
        </w:rPr>
        <w:t xml:space="preserve">………………. </w:t>
      </w:r>
      <w:r>
        <w:rPr>
          <w:bCs/>
        </w:rPr>
        <w:tab/>
      </w:r>
      <w:r w:rsidRPr="00CD0179">
        <w:rPr>
          <w:bCs/>
        </w:rPr>
        <w:t>Date……………………………….</w:t>
      </w:r>
    </w:p>
    <w:p w14:paraId="39A64FA9" w14:textId="77777777" w:rsidR="00545086" w:rsidRPr="004B1799" w:rsidRDefault="00F92B40" w:rsidP="00F92B40">
      <w:pPr>
        <w:rPr>
          <w:b/>
        </w:rPr>
      </w:pPr>
      <w:r w:rsidRPr="004B1799">
        <w:rPr>
          <w:b/>
        </w:rPr>
        <w:t>Professor Dalton Wamalwa</w:t>
      </w:r>
    </w:p>
    <w:p w14:paraId="3C4AD452" w14:textId="77777777" w:rsidR="00545086" w:rsidRDefault="00545086" w:rsidP="00F92B40">
      <w:r>
        <w:t>Department of Paediatrics and Child Health</w:t>
      </w:r>
    </w:p>
    <w:p w14:paraId="1DC02409" w14:textId="77777777" w:rsidR="00545086" w:rsidRDefault="00545086" w:rsidP="00F92B40"/>
    <w:p w14:paraId="6F33235D" w14:textId="77777777" w:rsidR="00F92B40" w:rsidRDefault="00F92B40" w:rsidP="00F92B40">
      <w:pPr>
        <w:autoSpaceDE w:val="0"/>
        <w:autoSpaceDN w:val="0"/>
        <w:adjustRightInd w:val="0"/>
        <w:spacing w:line="360" w:lineRule="auto"/>
        <w:contextualSpacing/>
        <w:jc w:val="both"/>
        <w:rPr>
          <w:bCs/>
        </w:rPr>
      </w:pPr>
    </w:p>
    <w:p w14:paraId="17E0AC89" w14:textId="77777777" w:rsidR="00F92B40" w:rsidRPr="00CD0179" w:rsidRDefault="00F92B40" w:rsidP="00F92B40">
      <w:pPr>
        <w:autoSpaceDE w:val="0"/>
        <w:autoSpaceDN w:val="0"/>
        <w:adjustRightInd w:val="0"/>
        <w:contextualSpacing/>
        <w:jc w:val="both"/>
        <w:rPr>
          <w:bCs/>
        </w:rPr>
      </w:pPr>
      <w:r w:rsidRPr="00CD0179">
        <w:rPr>
          <w:bCs/>
        </w:rPr>
        <w:t>Signed…………………</w:t>
      </w:r>
      <w:r>
        <w:rPr>
          <w:bCs/>
        </w:rPr>
        <w:t>…….</w:t>
      </w:r>
      <w:r w:rsidRPr="00CD0179">
        <w:rPr>
          <w:bCs/>
        </w:rPr>
        <w:t xml:space="preserve">………………. </w:t>
      </w:r>
      <w:r>
        <w:rPr>
          <w:bCs/>
        </w:rPr>
        <w:tab/>
      </w:r>
      <w:r w:rsidRPr="00CD0179">
        <w:rPr>
          <w:bCs/>
        </w:rPr>
        <w:t>Date……………………………….</w:t>
      </w:r>
    </w:p>
    <w:p w14:paraId="2147C017" w14:textId="77777777" w:rsidR="00545086" w:rsidRDefault="00545086" w:rsidP="00F92B40">
      <w:pPr>
        <w:rPr>
          <w:b/>
        </w:rPr>
      </w:pPr>
      <w:r w:rsidRPr="00F54F42">
        <w:rPr>
          <w:b/>
        </w:rPr>
        <w:t xml:space="preserve">Dr Martin </w:t>
      </w:r>
      <w:proofErr w:type="spellStart"/>
      <w:r w:rsidRPr="00F54F42">
        <w:rPr>
          <w:b/>
        </w:rPr>
        <w:t>Mulinge</w:t>
      </w:r>
      <w:proofErr w:type="spellEnd"/>
    </w:p>
    <w:p w14:paraId="58A0EE4C" w14:textId="77777777" w:rsidR="00545086" w:rsidRPr="00F54F42" w:rsidRDefault="00545086" w:rsidP="00F92B40">
      <w:pPr>
        <w:rPr>
          <w:b/>
        </w:rPr>
      </w:pPr>
      <w:r>
        <w:rPr>
          <w:b/>
        </w:rPr>
        <w:t xml:space="preserve">Department of Biochemistry </w:t>
      </w:r>
    </w:p>
    <w:p w14:paraId="30E2BF70" w14:textId="77777777" w:rsidR="00545086" w:rsidRPr="004B1799" w:rsidRDefault="00545086" w:rsidP="00545086">
      <w:r w:rsidRPr="004B1799">
        <w:br w:type="page"/>
      </w:r>
    </w:p>
    <w:p w14:paraId="05D6FFC3" w14:textId="77777777" w:rsidR="00545086" w:rsidRPr="00A83063" w:rsidRDefault="00545086" w:rsidP="00F92B40">
      <w:pPr>
        <w:pStyle w:val="Heading1"/>
        <w:spacing w:line="360" w:lineRule="auto"/>
      </w:pPr>
      <w:bookmarkStart w:id="3" w:name="_Toc141196383"/>
      <w:bookmarkStart w:id="4" w:name="_Toc214822781"/>
      <w:r w:rsidRPr="00A83063">
        <w:lastRenderedPageBreak/>
        <w:t>DEDICATION</w:t>
      </w:r>
      <w:bookmarkEnd w:id="3"/>
      <w:bookmarkEnd w:id="4"/>
    </w:p>
    <w:p w14:paraId="241E87AD" w14:textId="77777777" w:rsidR="002871BD" w:rsidRPr="002871BD" w:rsidRDefault="00545086" w:rsidP="00F92B40">
      <w:pPr>
        <w:spacing w:line="360" w:lineRule="auto"/>
        <w:rPr>
          <w:lang w:val="en-US" w:eastAsia="en-GB"/>
        </w:rPr>
      </w:pPr>
      <w:r>
        <w:rPr>
          <w:rFonts w:eastAsia="Calibri"/>
          <w:b/>
          <w:bCs/>
        </w:rPr>
        <w:br/>
      </w:r>
      <w:r w:rsidR="002871BD" w:rsidRPr="002871BD">
        <w:rPr>
          <w:lang w:val="en-US" w:eastAsia="en-GB"/>
        </w:rPr>
        <w:t>I would like to express my gratitude to my family for their unwavering support. I particularly want to thank my wife, Caroline, who diligently assisted me in my daily preparations for the course.</w:t>
      </w:r>
    </w:p>
    <w:p w14:paraId="4247B54A" w14:textId="77777777" w:rsidR="00545086" w:rsidRDefault="00545086" w:rsidP="002871BD">
      <w:pPr>
        <w:spacing w:line="480" w:lineRule="auto"/>
        <w:rPr>
          <w:rFonts w:eastAsia="Calibri"/>
          <w:b/>
          <w:bCs/>
        </w:rPr>
      </w:pPr>
      <w:r>
        <w:rPr>
          <w:rFonts w:eastAsia="Calibri"/>
          <w:b/>
          <w:bCs/>
        </w:rPr>
        <w:br w:type="page"/>
      </w:r>
    </w:p>
    <w:p w14:paraId="5402AF9F" w14:textId="77777777" w:rsidR="00545086" w:rsidRPr="00A83063" w:rsidRDefault="00545086" w:rsidP="00545086">
      <w:pPr>
        <w:pStyle w:val="Heading1"/>
      </w:pPr>
      <w:bookmarkStart w:id="5" w:name="_Toc141196384"/>
      <w:bookmarkStart w:id="6" w:name="_Toc214822782"/>
      <w:r w:rsidRPr="00A83063">
        <w:lastRenderedPageBreak/>
        <w:t>ACKNOWLEDGEMENT</w:t>
      </w:r>
      <w:bookmarkEnd w:id="5"/>
      <w:bookmarkEnd w:id="6"/>
    </w:p>
    <w:p w14:paraId="06185B81" w14:textId="77777777" w:rsidR="00545086" w:rsidRDefault="00545086" w:rsidP="00545086">
      <w:pPr>
        <w:rPr>
          <w:rFonts w:eastAsia="Calibri"/>
          <w:b/>
          <w:bCs/>
        </w:rPr>
      </w:pPr>
    </w:p>
    <w:p w14:paraId="6F7B1730" w14:textId="77777777" w:rsidR="00545086" w:rsidRPr="00726A0F" w:rsidRDefault="00545086" w:rsidP="00545086">
      <w:pPr>
        <w:spacing w:line="480" w:lineRule="auto"/>
        <w:rPr>
          <w:lang w:eastAsia="en-GB"/>
        </w:rPr>
      </w:pPr>
      <w:r>
        <w:rPr>
          <w:lang w:eastAsia="en-GB"/>
        </w:rPr>
        <w:t xml:space="preserve">I would like to appreciate </w:t>
      </w:r>
      <w:r w:rsidRPr="00726A0F">
        <w:rPr>
          <w:lang w:eastAsia="en-GB"/>
        </w:rPr>
        <w:t>m</w:t>
      </w:r>
      <w:r>
        <w:rPr>
          <w:lang w:eastAsia="en-GB"/>
        </w:rPr>
        <w:t xml:space="preserve">y supervisors Professor Dalton Wamalwa </w:t>
      </w:r>
      <w:r w:rsidRPr="00726A0F">
        <w:rPr>
          <w:lang w:eastAsia="en-GB"/>
        </w:rPr>
        <w:t>and</w:t>
      </w:r>
      <w:r>
        <w:rPr>
          <w:lang w:eastAsia="en-GB"/>
        </w:rPr>
        <w:t xml:space="preserve"> </w:t>
      </w:r>
      <w:proofErr w:type="spellStart"/>
      <w:proofErr w:type="gramStart"/>
      <w:r>
        <w:rPr>
          <w:lang w:eastAsia="en-GB"/>
        </w:rPr>
        <w:t>Dr.Martin</w:t>
      </w:r>
      <w:proofErr w:type="spellEnd"/>
      <w:proofErr w:type="gramEnd"/>
      <w:r>
        <w:rPr>
          <w:lang w:eastAsia="en-GB"/>
        </w:rPr>
        <w:t xml:space="preserve"> </w:t>
      </w:r>
      <w:proofErr w:type="spellStart"/>
      <w:r>
        <w:rPr>
          <w:lang w:eastAsia="en-GB"/>
        </w:rPr>
        <w:t>Mulinge</w:t>
      </w:r>
      <w:proofErr w:type="spellEnd"/>
      <w:r w:rsidRPr="00726A0F">
        <w:rPr>
          <w:lang w:eastAsia="en-GB"/>
        </w:rPr>
        <w:t xml:space="preserve"> for their effort towards my proposal development</w:t>
      </w:r>
      <w:r>
        <w:rPr>
          <w:lang w:eastAsia="en-GB"/>
        </w:rPr>
        <w:t xml:space="preserve">. </w:t>
      </w:r>
      <w:r w:rsidRPr="00726A0F">
        <w:rPr>
          <w:lang w:eastAsia="en-GB"/>
        </w:rPr>
        <w:t>God bless you</w:t>
      </w:r>
      <w:r>
        <w:rPr>
          <w:lang w:eastAsia="en-GB"/>
        </w:rPr>
        <w:t>.</w:t>
      </w:r>
    </w:p>
    <w:p w14:paraId="60357689" w14:textId="77777777" w:rsidR="00545086" w:rsidRPr="00726A0F" w:rsidRDefault="00545086" w:rsidP="00545086">
      <w:pPr>
        <w:spacing w:line="480" w:lineRule="auto"/>
        <w:rPr>
          <w:lang w:eastAsia="en-GB"/>
        </w:rPr>
      </w:pPr>
    </w:p>
    <w:p w14:paraId="7E114766" w14:textId="77777777" w:rsidR="00545086" w:rsidRDefault="00545086" w:rsidP="00545086">
      <w:r>
        <w:br w:type="page"/>
      </w:r>
    </w:p>
    <w:sdt>
      <w:sdtPr>
        <w:rPr>
          <w:rFonts w:asciiTheme="minorHAnsi" w:eastAsiaTheme="minorEastAsia" w:hAnsiTheme="minorHAnsi" w:cstheme="minorBidi"/>
          <w:b w:val="0"/>
          <w:bCs w:val="0"/>
          <w:color w:val="auto"/>
          <w:sz w:val="22"/>
          <w:szCs w:val="22"/>
          <w:lang w:val="en-GB" w:eastAsia="zh-TW"/>
        </w:rPr>
        <w:id w:val="-1936739852"/>
        <w:docPartObj>
          <w:docPartGallery w:val="Table of Contents"/>
          <w:docPartUnique/>
        </w:docPartObj>
      </w:sdtPr>
      <w:sdtEndPr>
        <w:rPr>
          <w:rFonts w:ascii="Times New Roman" w:eastAsia="Times New Roman" w:hAnsi="Times New Roman" w:cs="Times New Roman"/>
          <w:noProof/>
          <w:sz w:val="24"/>
          <w:szCs w:val="24"/>
          <w:lang w:eastAsia="en-US"/>
        </w:rPr>
      </w:sdtEndPr>
      <w:sdtContent>
        <w:p w14:paraId="77ED07E4" w14:textId="77777777" w:rsidR="00545086" w:rsidRPr="00F1002A" w:rsidRDefault="00545086" w:rsidP="00545086">
          <w:pPr>
            <w:pStyle w:val="TOCHeading"/>
            <w:rPr>
              <w:rStyle w:val="Heading1Char"/>
              <w:b/>
              <w:color w:val="auto"/>
            </w:rPr>
          </w:pPr>
          <w:r w:rsidRPr="00B65D45">
            <w:rPr>
              <w:rStyle w:val="Heading1Char"/>
              <w:rFonts w:ascii="Times New Roman" w:hAnsi="Times New Roman" w:cs="Times New Roman"/>
              <w:b/>
              <w:color w:val="auto"/>
            </w:rPr>
            <w:t>TABLE OF CONTENTS</w:t>
          </w:r>
        </w:p>
        <w:p w14:paraId="5B54AF23" w14:textId="77777777" w:rsidR="000C04B9" w:rsidRDefault="001A7951">
          <w:pPr>
            <w:pStyle w:val="TOC1"/>
            <w:tabs>
              <w:tab w:val="right" w:leader="dot" w:pos="9350"/>
            </w:tabs>
            <w:rPr>
              <w:noProof/>
            </w:rPr>
          </w:pPr>
          <w:r w:rsidRPr="00110DE3">
            <w:rPr>
              <w:rFonts w:ascii="Times New Roman" w:hAnsi="Times New Roman" w:cs="Times New Roman"/>
              <w:sz w:val="24"/>
              <w:szCs w:val="24"/>
            </w:rPr>
            <w:fldChar w:fldCharType="begin"/>
          </w:r>
          <w:r w:rsidR="00545086" w:rsidRPr="00110DE3">
            <w:rPr>
              <w:rFonts w:ascii="Times New Roman" w:hAnsi="Times New Roman" w:cs="Times New Roman"/>
              <w:sz w:val="24"/>
              <w:szCs w:val="24"/>
            </w:rPr>
            <w:instrText xml:space="preserve"> TOC \o "1-3" \h \z \u </w:instrText>
          </w:r>
          <w:r w:rsidRPr="00110DE3">
            <w:rPr>
              <w:rFonts w:ascii="Times New Roman" w:hAnsi="Times New Roman" w:cs="Times New Roman"/>
              <w:sz w:val="24"/>
              <w:szCs w:val="24"/>
            </w:rPr>
            <w:fldChar w:fldCharType="separate"/>
          </w:r>
          <w:hyperlink w:anchor="_Toc214822780" w:history="1">
            <w:r w:rsidR="000C04B9" w:rsidRPr="00515E19">
              <w:rPr>
                <w:rStyle w:val="Hyperlink"/>
                <w:noProof/>
              </w:rPr>
              <w:t>STUDENT’S DECLARATION</w:t>
            </w:r>
            <w:r w:rsidR="000C04B9">
              <w:rPr>
                <w:noProof/>
                <w:webHidden/>
              </w:rPr>
              <w:tab/>
            </w:r>
            <w:r>
              <w:rPr>
                <w:noProof/>
                <w:webHidden/>
              </w:rPr>
              <w:fldChar w:fldCharType="begin"/>
            </w:r>
            <w:r w:rsidR="000C04B9">
              <w:rPr>
                <w:noProof/>
                <w:webHidden/>
              </w:rPr>
              <w:instrText xml:space="preserve"> PAGEREF _Toc214822780 \h </w:instrText>
            </w:r>
            <w:r>
              <w:rPr>
                <w:noProof/>
                <w:webHidden/>
              </w:rPr>
            </w:r>
            <w:r>
              <w:rPr>
                <w:noProof/>
                <w:webHidden/>
              </w:rPr>
              <w:fldChar w:fldCharType="separate"/>
            </w:r>
            <w:r w:rsidR="000C04B9">
              <w:rPr>
                <w:noProof/>
                <w:webHidden/>
              </w:rPr>
              <w:t>ii</w:t>
            </w:r>
            <w:r>
              <w:rPr>
                <w:noProof/>
                <w:webHidden/>
              </w:rPr>
              <w:fldChar w:fldCharType="end"/>
            </w:r>
          </w:hyperlink>
        </w:p>
        <w:p w14:paraId="5ACFAE8D" w14:textId="77777777" w:rsidR="000C04B9" w:rsidRDefault="00A81983">
          <w:pPr>
            <w:pStyle w:val="TOC1"/>
            <w:tabs>
              <w:tab w:val="right" w:leader="dot" w:pos="9350"/>
            </w:tabs>
            <w:rPr>
              <w:noProof/>
            </w:rPr>
          </w:pPr>
          <w:hyperlink w:anchor="_Toc214822781" w:history="1">
            <w:r w:rsidR="000C04B9" w:rsidRPr="00515E19">
              <w:rPr>
                <w:rStyle w:val="Hyperlink"/>
                <w:noProof/>
              </w:rPr>
              <w:t>DEDICATION</w:t>
            </w:r>
            <w:r w:rsidR="000C04B9">
              <w:rPr>
                <w:noProof/>
                <w:webHidden/>
              </w:rPr>
              <w:tab/>
            </w:r>
            <w:r w:rsidR="001A7951">
              <w:rPr>
                <w:noProof/>
                <w:webHidden/>
              </w:rPr>
              <w:fldChar w:fldCharType="begin"/>
            </w:r>
            <w:r w:rsidR="000C04B9">
              <w:rPr>
                <w:noProof/>
                <w:webHidden/>
              </w:rPr>
              <w:instrText xml:space="preserve"> PAGEREF _Toc214822781 \h </w:instrText>
            </w:r>
            <w:r w:rsidR="001A7951">
              <w:rPr>
                <w:noProof/>
                <w:webHidden/>
              </w:rPr>
            </w:r>
            <w:r w:rsidR="001A7951">
              <w:rPr>
                <w:noProof/>
                <w:webHidden/>
              </w:rPr>
              <w:fldChar w:fldCharType="separate"/>
            </w:r>
            <w:r w:rsidR="000C04B9">
              <w:rPr>
                <w:noProof/>
                <w:webHidden/>
              </w:rPr>
              <w:t>iii</w:t>
            </w:r>
            <w:r w:rsidR="001A7951">
              <w:rPr>
                <w:noProof/>
                <w:webHidden/>
              </w:rPr>
              <w:fldChar w:fldCharType="end"/>
            </w:r>
          </w:hyperlink>
        </w:p>
        <w:p w14:paraId="6C683315" w14:textId="77777777" w:rsidR="000C04B9" w:rsidRDefault="00A81983">
          <w:pPr>
            <w:pStyle w:val="TOC1"/>
            <w:tabs>
              <w:tab w:val="right" w:leader="dot" w:pos="9350"/>
            </w:tabs>
            <w:rPr>
              <w:noProof/>
            </w:rPr>
          </w:pPr>
          <w:hyperlink w:anchor="_Toc214822782" w:history="1">
            <w:r w:rsidR="000C04B9" w:rsidRPr="00515E19">
              <w:rPr>
                <w:rStyle w:val="Hyperlink"/>
                <w:noProof/>
              </w:rPr>
              <w:t>ACKNOWLEDGEMENT</w:t>
            </w:r>
            <w:r w:rsidR="000C04B9">
              <w:rPr>
                <w:noProof/>
                <w:webHidden/>
              </w:rPr>
              <w:tab/>
            </w:r>
            <w:r w:rsidR="001A7951">
              <w:rPr>
                <w:noProof/>
                <w:webHidden/>
              </w:rPr>
              <w:fldChar w:fldCharType="begin"/>
            </w:r>
            <w:r w:rsidR="000C04B9">
              <w:rPr>
                <w:noProof/>
                <w:webHidden/>
              </w:rPr>
              <w:instrText xml:space="preserve"> PAGEREF _Toc214822782 \h </w:instrText>
            </w:r>
            <w:r w:rsidR="001A7951">
              <w:rPr>
                <w:noProof/>
                <w:webHidden/>
              </w:rPr>
            </w:r>
            <w:r w:rsidR="001A7951">
              <w:rPr>
                <w:noProof/>
                <w:webHidden/>
              </w:rPr>
              <w:fldChar w:fldCharType="separate"/>
            </w:r>
            <w:r w:rsidR="000C04B9">
              <w:rPr>
                <w:noProof/>
                <w:webHidden/>
              </w:rPr>
              <w:t>iv</w:t>
            </w:r>
            <w:r w:rsidR="001A7951">
              <w:rPr>
                <w:noProof/>
                <w:webHidden/>
              </w:rPr>
              <w:fldChar w:fldCharType="end"/>
            </w:r>
          </w:hyperlink>
        </w:p>
        <w:p w14:paraId="747CA0FD" w14:textId="77777777" w:rsidR="000C04B9" w:rsidRDefault="00A81983">
          <w:pPr>
            <w:pStyle w:val="TOC1"/>
            <w:tabs>
              <w:tab w:val="right" w:leader="dot" w:pos="9350"/>
            </w:tabs>
            <w:rPr>
              <w:noProof/>
            </w:rPr>
          </w:pPr>
          <w:hyperlink w:anchor="_Toc214822783" w:history="1">
            <w:r w:rsidR="000C04B9" w:rsidRPr="00515E19">
              <w:rPr>
                <w:rStyle w:val="Hyperlink"/>
                <w:noProof/>
              </w:rPr>
              <w:t>ABBREVIATIONS AND ACRONYMS</w:t>
            </w:r>
            <w:r w:rsidR="000C04B9">
              <w:rPr>
                <w:noProof/>
                <w:webHidden/>
              </w:rPr>
              <w:tab/>
            </w:r>
            <w:r w:rsidR="001A7951">
              <w:rPr>
                <w:noProof/>
                <w:webHidden/>
              </w:rPr>
              <w:fldChar w:fldCharType="begin"/>
            </w:r>
            <w:r w:rsidR="000C04B9">
              <w:rPr>
                <w:noProof/>
                <w:webHidden/>
              </w:rPr>
              <w:instrText xml:space="preserve"> PAGEREF _Toc214822783 \h </w:instrText>
            </w:r>
            <w:r w:rsidR="001A7951">
              <w:rPr>
                <w:noProof/>
                <w:webHidden/>
              </w:rPr>
            </w:r>
            <w:r w:rsidR="001A7951">
              <w:rPr>
                <w:noProof/>
                <w:webHidden/>
              </w:rPr>
              <w:fldChar w:fldCharType="separate"/>
            </w:r>
            <w:r w:rsidR="000C04B9">
              <w:rPr>
                <w:noProof/>
                <w:webHidden/>
              </w:rPr>
              <w:t>vii</w:t>
            </w:r>
            <w:r w:rsidR="001A7951">
              <w:rPr>
                <w:noProof/>
                <w:webHidden/>
              </w:rPr>
              <w:fldChar w:fldCharType="end"/>
            </w:r>
          </w:hyperlink>
        </w:p>
        <w:p w14:paraId="6C390D8F" w14:textId="77777777" w:rsidR="000C04B9" w:rsidRDefault="00A81983">
          <w:pPr>
            <w:pStyle w:val="TOC1"/>
            <w:tabs>
              <w:tab w:val="right" w:leader="dot" w:pos="9350"/>
            </w:tabs>
            <w:rPr>
              <w:noProof/>
            </w:rPr>
          </w:pPr>
          <w:hyperlink w:anchor="_Toc214822784" w:history="1">
            <w:r w:rsidR="000C04B9" w:rsidRPr="00515E19">
              <w:rPr>
                <w:rStyle w:val="Hyperlink"/>
                <w:noProof/>
              </w:rPr>
              <w:t>OPERATIONAL DEFINITION OF TERMS</w:t>
            </w:r>
            <w:r w:rsidR="000C04B9">
              <w:rPr>
                <w:noProof/>
                <w:webHidden/>
              </w:rPr>
              <w:tab/>
            </w:r>
            <w:r w:rsidR="001A7951">
              <w:rPr>
                <w:noProof/>
                <w:webHidden/>
              </w:rPr>
              <w:fldChar w:fldCharType="begin"/>
            </w:r>
            <w:r w:rsidR="000C04B9">
              <w:rPr>
                <w:noProof/>
                <w:webHidden/>
              </w:rPr>
              <w:instrText xml:space="preserve"> PAGEREF _Toc214822784 \h </w:instrText>
            </w:r>
            <w:r w:rsidR="001A7951">
              <w:rPr>
                <w:noProof/>
                <w:webHidden/>
              </w:rPr>
            </w:r>
            <w:r w:rsidR="001A7951">
              <w:rPr>
                <w:noProof/>
                <w:webHidden/>
              </w:rPr>
              <w:fldChar w:fldCharType="separate"/>
            </w:r>
            <w:r w:rsidR="000C04B9">
              <w:rPr>
                <w:noProof/>
                <w:webHidden/>
              </w:rPr>
              <w:t>viii</w:t>
            </w:r>
            <w:r w:rsidR="001A7951">
              <w:rPr>
                <w:noProof/>
                <w:webHidden/>
              </w:rPr>
              <w:fldChar w:fldCharType="end"/>
            </w:r>
          </w:hyperlink>
        </w:p>
        <w:p w14:paraId="63CA0655" w14:textId="77777777" w:rsidR="000C04B9" w:rsidRDefault="00A81983">
          <w:pPr>
            <w:pStyle w:val="TOC1"/>
            <w:tabs>
              <w:tab w:val="right" w:leader="dot" w:pos="9350"/>
            </w:tabs>
            <w:rPr>
              <w:noProof/>
            </w:rPr>
          </w:pPr>
          <w:hyperlink w:anchor="_Toc214822785" w:history="1">
            <w:r w:rsidR="000C04B9" w:rsidRPr="00515E19">
              <w:rPr>
                <w:rStyle w:val="Hyperlink"/>
                <w:noProof/>
              </w:rPr>
              <w:t>ABSTRACT</w:t>
            </w:r>
            <w:r w:rsidR="000C04B9">
              <w:rPr>
                <w:noProof/>
                <w:webHidden/>
              </w:rPr>
              <w:tab/>
            </w:r>
            <w:r w:rsidR="001A7951">
              <w:rPr>
                <w:noProof/>
                <w:webHidden/>
              </w:rPr>
              <w:fldChar w:fldCharType="begin"/>
            </w:r>
            <w:r w:rsidR="000C04B9">
              <w:rPr>
                <w:noProof/>
                <w:webHidden/>
              </w:rPr>
              <w:instrText xml:space="preserve"> PAGEREF _Toc214822785 \h </w:instrText>
            </w:r>
            <w:r w:rsidR="001A7951">
              <w:rPr>
                <w:noProof/>
                <w:webHidden/>
              </w:rPr>
            </w:r>
            <w:r w:rsidR="001A7951">
              <w:rPr>
                <w:noProof/>
                <w:webHidden/>
              </w:rPr>
              <w:fldChar w:fldCharType="separate"/>
            </w:r>
            <w:r w:rsidR="000C04B9">
              <w:rPr>
                <w:noProof/>
                <w:webHidden/>
              </w:rPr>
              <w:t>ix</w:t>
            </w:r>
            <w:r w:rsidR="001A7951">
              <w:rPr>
                <w:noProof/>
                <w:webHidden/>
              </w:rPr>
              <w:fldChar w:fldCharType="end"/>
            </w:r>
          </w:hyperlink>
        </w:p>
        <w:p w14:paraId="5861CD8F" w14:textId="77777777" w:rsidR="000C04B9" w:rsidRDefault="00A81983">
          <w:pPr>
            <w:pStyle w:val="TOC1"/>
            <w:tabs>
              <w:tab w:val="right" w:leader="dot" w:pos="9350"/>
            </w:tabs>
            <w:rPr>
              <w:noProof/>
            </w:rPr>
          </w:pPr>
          <w:hyperlink w:anchor="_Toc214822786" w:history="1">
            <w:r w:rsidR="000C04B9" w:rsidRPr="00515E19">
              <w:rPr>
                <w:rStyle w:val="Hyperlink"/>
                <w:noProof/>
              </w:rPr>
              <w:t>CHAPTER ONE:  INTRODUCTION</w:t>
            </w:r>
            <w:r w:rsidR="000C04B9">
              <w:rPr>
                <w:noProof/>
                <w:webHidden/>
              </w:rPr>
              <w:tab/>
            </w:r>
            <w:r w:rsidR="001A7951">
              <w:rPr>
                <w:noProof/>
                <w:webHidden/>
              </w:rPr>
              <w:fldChar w:fldCharType="begin"/>
            </w:r>
            <w:r w:rsidR="000C04B9">
              <w:rPr>
                <w:noProof/>
                <w:webHidden/>
              </w:rPr>
              <w:instrText xml:space="preserve"> PAGEREF _Toc214822786 \h </w:instrText>
            </w:r>
            <w:r w:rsidR="001A7951">
              <w:rPr>
                <w:noProof/>
                <w:webHidden/>
              </w:rPr>
            </w:r>
            <w:r w:rsidR="001A7951">
              <w:rPr>
                <w:noProof/>
                <w:webHidden/>
              </w:rPr>
              <w:fldChar w:fldCharType="separate"/>
            </w:r>
            <w:r w:rsidR="000C04B9">
              <w:rPr>
                <w:noProof/>
                <w:webHidden/>
              </w:rPr>
              <w:t>1</w:t>
            </w:r>
            <w:r w:rsidR="001A7951">
              <w:rPr>
                <w:noProof/>
                <w:webHidden/>
              </w:rPr>
              <w:fldChar w:fldCharType="end"/>
            </w:r>
          </w:hyperlink>
        </w:p>
        <w:p w14:paraId="3B17C941" w14:textId="77777777" w:rsidR="000C04B9" w:rsidRDefault="00A81983">
          <w:pPr>
            <w:pStyle w:val="TOC2"/>
            <w:tabs>
              <w:tab w:val="right" w:leader="dot" w:pos="9350"/>
            </w:tabs>
            <w:rPr>
              <w:noProof/>
            </w:rPr>
          </w:pPr>
          <w:hyperlink w:anchor="_Toc214822787" w:history="1">
            <w:r w:rsidR="000C04B9" w:rsidRPr="00515E19">
              <w:rPr>
                <w:rStyle w:val="Hyperlink"/>
                <w:noProof/>
              </w:rPr>
              <w:t>1.1 Background of the study</w:t>
            </w:r>
            <w:r w:rsidR="000C04B9">
              <w:rPr>
                <w:noProof/>
                <w:webHidden/>
              </w:rPr>
              <w:tab/>
            </w:r>
            <w:r w:rsidR="001A7951">
              <w:rPr>
                <w:noProof/>
                <w:webHidden/>
              </w:rPr>
              <w:fldChar w:fldCharType="begin"/>
            </w:r>
            <w:r w:rsidR="000C04B9">
              <w:rPr>
                <w:noProof/>
                <w:webHidden/>
              </w:rPr>
              <w:instrText xml:space="preserve"> PAGEREF _Toc214822787 \h </w:instrText>
            </w:r>
            <w:r w:rsidR="001A7951">
              <w:rPr>
                <w:noProof/>
                <w:webHidden/>
              </w:rPr>
            </w:r>
            <w:r w:rsidR="001A7951">
              <w:rPr>
                <w:noProof/>
                <w:webHidden/>
              </w:rPr>
              <w:fldChar w:fldCharType="separate"/>
            </w:r>
            <w:r w:rsidR="000C04B9">
              <w:rPr>
                <w:noProof/>
                <w:webHidden/>
              </w:rPr>
              <w:t>1</w:t>
            </w:r>
            <w:r w:rsidR="001A7951">
              <w:rPr>
                <w:noProof/>
                <w:webHidden/>
              </w:rPr>
              <w:fldChar w:fldCharType="end"/>
            </w:r>
          </w:hyperlink>
        </w:p>
        <w:p w14:paraId="1A90A872" w14:textId="77777777" w:rsidR="000C04B9" w:rsidRDefault="00A81983">
          <w:pPr>
            <w:pStyle w:val="TOC2"/>
            <w:tabs>
              <w:tab w:val="right" w:leader="dot" w:pos="9350"/>
            </w:tabs>
            <w:rPr>
              <w:noProof/>
            </w:rPr>
          </w:pPr>
          <w:hyperlink w:anchor="_Toc214822788" w:history="1">
            <w:r w:rsidR="000C04B9" w:rsidRPr="00515E19">
              <w:rPr>
                <w:rStyle w:val="Hyperlink"/>
                <w:noProof/>
              </w:rPr>
              <w:t>1.2 Problem statement</w:t>
            </w:r>
            <w:r w:rsidR="000C04B9">
              <w:rPr>
                <w:noProof/>
                <w:webHidden/>
              </w:rPr>
              <w:tab/>
            </w:r>
            <w:r w:rsidR="001A7951">
              <w:rPr>
                <w:noProof/>
                <w:webHidden/>
              </w:rPr>
              <w:fldChar w:fldCharType="begin"/>
            </w:r>
            <w:r w:rsidR="000C04B9">
              <w:rPr>
                <w:noProof/>
                <w:webHidden/>
              </w:rPr>
              <w:instrText xml:space="preserve"> PAGEREF _Toc214822788 \h </w:instrText>
            </w:r>
            <w:r w:rsidR="001A7951">
              <w:rPr>
                <w:noProof/>
                <w:webHidden/>
              </w:rPr>
            </w:r>
            <w:r w:rsidR="001A7951">
              <w:rPr>
                <w:noProof/>
                <w:webHidden/>
              </w:rPr>
              <w:fldChar w:fldCharType="separate"/>
            </w:r>
            <w:r w:rsidR="000C04B9">
              <w:rPr>
                <w:noProof/>
                <w:webHidden/>
              </w:rPr>
              <w:t>2</w:t>
            </w:r>
            <w:r w:rsidR="001A7951">
              <w:rPr>
                <w:noProof/>
                <w:webHidden/>
              </w:rPr>
              <w:fldChar w:fldCharType="end"/>
            </w:r>
          </w:hyperlink>
        </w:p>
        <w:p w14:paraId="3A9ACB1F" w14:textId="77777777" w:rsidR="000C04B9" w:rsidRDefault="00A81983">
          <w:pPr>
            <w:pStyle w:val="TOC2"/>
            <w:tabs>
              <w:tab w:val="right" w:leader="dot" w:pos="9350"/>
            </w:tabs>
            <w:rPr>
              <w:noProof/>
            </w:rPr>
          </w:pPr>
          <w:hyperlink w:anchor="_Toc214822789" w:history="1">
            <w:r w:rsidR="000C04B9" w:rsidRPr="00515E19">
              <w:rPr>
                <w:rStyle w:val="Hyperlink"/>
                <w:noProof/>
              </w:rPr>
              <w:t>1.3 Justification of the study</w:t>
            </w:r>
            <w:r w:rsidR="000C04B9">
              <w:rPr>
                <w:noProof/>
                <w:webHidden/>
              </w:rPr>
              <w:tab/>
            </w:r>
            <w:r w:rsidR="001A7951">
              <w:rPr>
                <w:noProof/>
                <w:webHidden/>
              </w:rPr>
              <w:fldChar w:fldCharType="begin"/>
            </w:r>
            <w:r w:rsidR="000C04B9">
              <w:rPr>
                <w:noProof/>
                <w:webHidden/>
              </w:rPr>
              <w:instrText xml:space="preserve"> PAGEREF _Toc214822789 \h </w:instrText>
            </w:r>
            <w:r w:rsidR="001A7951">
              <w:rPr>
                <w:noProof/>
                <w:webHidden/>
              </w:rPr>
            </w:r>
            <w:r w:rsidR="001A7951">
              <w:rPr>
                <w:noProof/>
                <w:webHidden/>
              </w:rPr>
              <w:fldChar w:fldCharType="separate"/>
            </w:r>
            <w:r w:rsidR="000C04B9">
              <w:rPr>
                <w:noProof/>
                <w:webHidden/>
              </w:rPr>
              <w:t>2</w:t>
            </w:r>
            <w:r w:rsidR="001A7951">
              <w:rPr>
                <w:noProof/>
                <w:webHidden/>
              </w:rPr>
              <w:fldChar w:fldCharType="end"/>
            </w:r>
          </w:hyperlink>
        </w:p>
        <w:p w14:paraId="5F6F3675" w14:textId="77777777" w:rsidR="000C04B9" w:rsidRDefault="00A81983">
          <w:pPr>
            <w:pStyle w:val="TOC2"/>
            <w:tabs>
              <w:tab w:val="right" w:leader="dot" w:pos="9350"/>
            </w:tabs>
            <w:rPr>
              <w:noProof/>
            </w:rPr>
          </w:pPr>
          <w:hyperlink w:anchor="_Toc214822790" w:history="1">
            <w:r w:rsidR="000C04B9" w:rsidRPr="00515E19">
              <w:rPr>
                <w:rStyle w:val="Hyperlink"/>
                <w:noProof/>
              </w:rPr>
              <w:t>1.4 Research questions</w:t>
            </w:r>
            <w:r w:rsidR="000C04B9">
              <w:rPr>
                <w:noProof/>
                <w:webHidden/>
              </w:rPr>
              <w:tab/>
            </w:r>
            <w:r w:rsidR="001A7951">
              <w:rPr>
                <w:noProof/>
                <w:webHidden/>
              </w:rPr>
              <w:fldChar w:fldCharType="begin"/>
            </w:r>
            <w:r w:rsidR="000C04B9">
              <w:rPr>
                <w:noProof/>
                <w:webHidden/>
              </w:rPr>
              <w:instrText xml:space="preserve"> PAGEREF _Toc214822790 \h </w:instrText>
            </w:r>
            <w:r w:rsidR="001A7951">
              <w:rPr>
                <w:noProof/>
                <w:webHidden/>
              </w:rPr>
            </w:r>
            <w:r w:rsidR="001A7951">
              <w:rPr>
                <w:noProof/>
                <w:webHidden/>
              </w:rPr>
              <w:fldChar w:fldCharType="separate"/>
            </w:r>
            <w:r w:rsidR="000C04B9">
              <w:rPr>
                <w:noProof/>
                <w:webHidden/>
              </w:rPr>
              <w:t>3</w:t>
            </w:r>
            <w:r w:rsidR="001A7951">
              <w:rPr>
                <w:noProof/>
                <w:webHidden/>
              </w:rPr>
              <w:fldChar w:fldCharType="end"/>
            </w:r>
          </w:hyperlink>
        </w:p>
        <w:p w14:paraId="48890A4F" w14:textId="77777777" w:rsidR="000C04B9" w:rsidRDefault="00A81983">
          <w:pPr>
            <w:pStyle w:val="TOC2"/>
            <w:tabs>
              <w:tab w:val="right" w:leader="dot" w:pos="9350"/>
            </w:tabs>
            <w:rPr>
              <w:noProof/>
            </w:rPr>
          </w:pPr>
          <w:hyperlink w:anchor="_Toc214822791" w:history="1">
            <w:r w:rsidR="000C04B9" w:rsidRPr="00515E19">
              <w:rPr>
                <w:rStyle w:val="Hyperlink"/>
                <w:noProof/>
              </w:rPr>
              <w:t>1.5 Broad objective</w:t>
            </w:r>
            <w:r w:rsidR="000C04B9">
              <w:rPr>
                <w:noProof/>
                <w:webHidden/>
              </w:rPr>
              <w:tab/>
            </w:r>
            <w:r w:rsidR="001A7951">
              <w:rPr>
                <w:noProof/>
                <w:webHidden/>
              </w:rPr>
              <w:fldChar w:fldCharType="begin"/>
            </w:r>
            <w:r w:rsidR="000C04B9">
              <w:rPr>
                <w:noProof/>
                <w:webHidden/>
              </w:rPr>
              <w:instrText xml:space="preserve"> PAGEREF _Toc214822791 \h </w:instrText>
            </w:r>
            <w:r w:rsidR="001A7951">
              <w:rPr>
                <w:noProof/>
                <w:webHidden/>
              </w:rPr>
            </w:r>
            <w:r w:rsidR="001A7951">
              <w:rPr>
                <w:noProof/>
                <w:webHidden/>
              </w:rPr>
              <w:fldChar w:fldCharType="separate"/>
            </w:r>
            <w:r w:rsidR="000C04B9">
              <w:rPr>
                <w:noProof/>
                <w:webHidden/>
              </w:rPr>
              <w:t>3</w:t>
            </w:r>
            <w:r w:rsidR="001A7951">
              <w:rPr>
                <w:noProof/>
                <w:webHidden/>
              </w:rPr>
              <w:fldChar w:fldCharType="end"/>
            </w:r>
          </w:hyperlink>
        </w:p>
        <w:p w14:paraId="4C5D5071" w14:textId="77777777" w:rsidR="000C04B9" w:rsidRDefault="00A81983">
          <w:pPr>
            <w:pStyle w:val="TOC2"/>
            <w:tabs>
              <w:tab w:val="right" w:leader="dot" w:pos="9350"/>
            </w:tabs>
            <w:rPr>
              <w:noProof/>
            </w:rPr>
          </w:pPr>
          <w:hyperlink w:anchor="_Toc214822792" w:history="1">
            <w:r w:rsidR="000C04B9" w:rsidRPr="00515E19">
              <w:rPr>
                <w:rStyle w:val="Hyperlink"/>
                <w:noProof/>
              </w:rPr>
              <w:t>1.6 Specific objectives</w:t>
            </w:r>
            <w:r w:rsidR="000C04B9">
              <w:rPr>
                <w:noProof/>
                <w:webHidden/>
              </w:rPr>
              <w:tab/>
            </w:r>
            <w:r w:rsidR="001A7951">
              <w:rPr>
                <w:noProof/>
                <w:webHidden/>
              </w:rPr>
              <w:fldChar w:fldCharType="begin"/>
            </w:r>
            <w:r w:rsidR="000C04B9">
              <w:rPr>
                <w:noProof/>
                <w:webHidden/>
              </w:rPr>
              <w:instrText xml:space="preserve"> PAGEREF _Toc214822792 \h </w:instrText>
            </w:r>
            <w:r w:rsidR="001A7951">
              <w:rPr>
                <w:noProof/>
                <w:webHidden/>
              </w:rPr>
            </w:r>
            <w:r w:rsidR="001A7951">
              <w:rPr>
                <w:noProof/>
                <w:webHidden/>
              </w:rPr>
              <w:fldChar w:fldCharType="separate"/>
            </w:r>
            <w:r w:rsidR="000C04B9">
              <w:rPr>
                <w:noProof/>
                <w:webHidden/>
              </w:rPr>
              <w:t>3</w:t>
            </w:r>
            <w:r w:rsidR="001A7951">
              <w:rPr>
                <w:noProof/>
                <w:webHidden/>
              </w:rPr>
              <w:fldChar w:fldCharType="end"/>
            </w:r>
          </w:hyperlink>
        </w:p>
        <w:p w14:paraId="32E3CD6D" w14:textId="77777777" w:rsidR="000C04B9" w:rsidRDefault="00A81983">
          <w:pPr>
            <w:pStyle w:val="TOC1"/>
            <w:tabs>
              <w:tab w:val="right" w:leader="dot" w:pos="9350"/>
            </w:tabs>
            <w:rPr>
              <w:noProof/>
            </w:rPr>
          </w:pPr>
          <w:hyperlink w:anchor="_Toc214822793" w:history="1">
            <w:r w:rsidR="000C04B9" w:rsidRPr="00515E19">
              <w:rPr>
                <w:rStyle w:val="Hyperlink"/>
                <w:noProof/>
              </w:rPr>
              <w:t>CHAPTER TWO: LITERATURE REVIEW</w:t>
            </w:r>
            <w:r w:rsidR="000C04B9">
              <w:rPr>
                <w:noProof/>
                <w:webHidden/>
              </w:rPr>
              <w:tab/>
            </w:r>
            <w:r w:rsidR="001A7951">
              <w:rPr>
                <w:noProof/>
                <w:webHidden/>
              </w:rPr>
              <w:fldChar w:fldCharType="begin"/>
            </w:r>
            <w:r w:rsidR="000C04B9">
              <w:rPr>
                <w:noProof/>
                <w:webHidden/>
              </w:rPr>
              <w:instrText xml:space="preserve"> PAGEREF _Toc214822793 \h </w:instrText>
            </w:r>
            <w:r w:rsidR="001A7951">
              <w:rPr>
                <w:noProof/>
                <w:webHidden/>
              </w:rPr>
            </w:r>
            <w:r w:rsidR="001A7951">
              <w:rPr>
                <w:noProof/>
                <w:webHidden/>
              </w:rPr>
              <w:fldChar w:fldCharType="separate"/>
            </w:r>
            <w:r w:rsidR="000C04B9">
              <w:rPr>
                <w:noProof/>
                <w:webHidden/>
              </w:rPr>
              <w:t>5</w:t>
            </w:r>
            <w:r w:rsidR="001A7951">
              <w:rPr>
                <w:noProof/>
                <w:webHidden/>
              </w:rPr>
              <w:fldChar w:fldCharType="end"/>
            </w:r>
          </w:hyperlink>
        </w:p>
        <w:p w14:paraId="684CA849" w14:textId="77777777" w:rsidR="000C04B9" w:rsidRDefault="00A81983">
          <w:pPr>
            <w:pStyle w:val="TOC2"/>
            <w:tabs>
              <w:tab w:val="right" w:leader="dot" w:pos="9350"/>
            </w:tabs>
            <w:rPr>
              <w:noProof/>
            </w:rPr>
          </w:pPr>
          <w:hyperlink w:anchor="_Toc214822794" w:history="1">
            <w:r w:rsidR="000C04B9" w:rsidRPr="00515E19">
              <w:rPr>
                <w:rStyle w:val="Hyperlink"/>
                <w:noProof/>
              </w:rPr>
              <w:t>2.1 Epidemiology of TB</w:t>
            </w:r>
            <w:r w:rsidR="000C04B9">
              <w:rPr>
                <w:noProof/>
                <w:webHidden/>
              </w:rPr>
              <w:tab/>
            </w:r>
            <w:r w:rsidR="001A7951">
              <w:rPr>
                <w:noProof/>
                <w:webHidden/>
              </w:rPr>
              <w:fldChar w:fldCharType="begin"/>
            </w:r>
            <w:r w:rsidR="000C04B9">
              <w:rPr>
                <w:noProof/>
                <w:webHidden/>
              </w:rPr>
              <w:instrText xml:space="preserve"> PAGEREF _Toc214822794 \h </w:instrText>
            </w:r>
            <w:r w:rsidR="001A7951">
              <w:rPr>
                <w:noProof/>
                <w:webHidden/>
              </w:rPr>
            </w:r>
            <w:r w:rsidR="001A7951">
              <w:rPr>
                <w:noProof/>
                <w:webHidden/>
              </w:rPr>
              <w:fldChar w:fldCharType="separate"/>
            </w:r>
            <w:r w:rsidR="000C04B9">
              <w:rPr>
                <w:noProof/>
                <w:webHidden/>
              </w:rPr>
              <w:t>5</w:t>
            </w:r>
            <w:r w:rsidR="001A7951">
              <w:rPr>
                <w:noProof/>
                <w:webHidden/>
              </w:rPr>
              <w:fldChar w:fldCharType="end"/>
            </w:r>
          </w:hyperlink>
        </w:p>
        <w:p w14:paraId="5FE0E29E" w14:textId="77777777" w:rsidR="000C04B9" w:rsidRDefault="00A81983">
          <w:pPr>
            <w:pStyle w:val="TOC2"/>
            <w:tabs>
              <w:tab w:val="right" w:leader="dot" w:pos="9350"/>
            </w:tabs>
            <w:rPr>
              <w:noProof/>
            </w:rPr>
          </w:pPr>
          <w:hyperlink w:anchor="_Toc214822795" w:history="1">
            <w:r w:rsidR="000C04B9" w:rsidRPr="00515E19">
              <w:rPr>
                <w:rStyle w:val="Hyperlink"/>
                <w:noProof/>
              </w:rPr>
              <w:t>2.2 Transmission</w:t>
            </w:r>
            <w:r w:rsidR="000C04B9">
              <w:rPr>
                <w:noProof/>
                <w:webHidden/>
              </w:rPr>
              <w:tab/>
            </w:r>
            <w:r w:rsidR="001A7951">
              <w:rPr>
                <w:noProof/>
                <w:webHidden/>
              </w:rPr>
              <w:fldChar w:fldCharType="begin"/>
            </w:r>
            <w:r w:rsidR="000C04B9">
              <w:rPr>
                <w:noProof/>
                <w:webHidden/>
              </w:rPr>
              <w:instrText xml:space="preserve"> PAGEREF _Toc214822795 \h </w:instrText>
            </w:r>
            <w:r w:rsidR="001A7951">
              <w:rPr>
                <w:noProof/>
                <w:webHidden/>
              </w:rPr>
            </w:r>
            <w:r w:rsidR="001A7951">
              <w:rPr>
                <w:noProof/>
                <w:webHidden/>
              </w:rPr>
              <w:fldChar w:fldCharType="separate"/>
            </w:r>
            <w:r w:rsidR="000C04B9">
              <w:rPr>
                <w:noProof/>
                <w:webHidden/>
              </w:rPr>
              <w:t>5</w:t>
            </w:r>
            <w:r w:rsidR="001A7951">
              <w:rPr>
                <w:noProof/>
                <w:webHidden/>
              </w:rPr>
              <w:fldChar w:fldCharType="end"/>
            </w:r>
          </w:hyperlink>
        </w:p>
        <w:p w14:paraId="5162A907" w14:textId="77777777" w:rsidR="000C04B9" w:rsidRDefault="00A81983">
          <w:pPr>
            <w:pStyle w:val="TOC2"/>
            <w:tabs>
              <w:tab w:val="right" w:leader="dot" w:pos="9350"/>
            </w:tabs>
            <w:rPr>
              <w:noProof/>
            </w:rPr>
          </w:pPr>
          <w:hyperlink w:anchor="_Toc214822796" w:history="1">
            <w:r w:rsidR="000C04B9" w:rsidRPr="00515E19">
              <w:rPr>
                <w:rStyle w:val="Hyperlink"/>
                <w:noProof/>
              </w:rPr>
              <w:t>2.3 HIV Influence on TB</w:t>
            </w:r>
            <w:r w:rsidR="000C04B9">
              <w:rPr>
                <w:noProof/>
                <w:webHidden/>
              </w:rPr>
              <w:tab/>
            </w:r>
            <w:r w:rsidR="001A7951">
              <w:rPr>
                <w:noProof/>
                <w:webHidden/>
              </w:rPr>
              <w:fldChar w:fldCharType="begin"/>
            </w:r>
            <w:r w:rsidR="000C04B9">
              <w:rPr>
                <w:noProof/>
                <w:webHidden/>
              </w:rPr>
              <w:instrText xml:space="preserve"> PAGEREF _Toc214822796 \h </w:instrText>
            </w:r>
            <w:r w:rsidR="001A7951">
              <w:rPr>
                <w:noProof/>
                <w:webHidden/>
              </w:rPr>
            </w:r>
            <w:r w:rsidR="001A7951">
              <w:rPr>
                <w:noProof/>
                <w:webHidden/>
              </w:rPr>
              <w:fldChar w:fldCharType="separate"/>
            </w:r>
            <w:r w:rsidR="000C04B9">
              <w:rPr>
                <w:noProof/>
                <w:webHidden/>
              </w:rPr>
              <w:t>6</w:t>
            </w:r>
            <w:r w:rsidR="001A7951">
              <w:rPr>
                <w:noProof/>
                <w:webHidden/>
              </w:rPr>
              <w:fldChar w:fldCharType="end"/>
            </w:r>
          </w:hyperlink>
        </w:p>
        <w:p w14:paraId="50FB6562" w14:textId="77777777" w:rsidR="000C04B9" w:rsidRDefault="00A81983">
          <w:pPr>
            <w:pStyle w:val="TOC2"/>
            <w:tabs>
              <w:tab w:val="right" w:leader="dot" w:pos="9350"/>
            </w:tabs>
            <w:rPr>
              <w:noProof/>
            </w:rPr>
          </w:pPr>
          <w:hyperlink w:anchor="_Toc214822797" w:history="1">
            <w:r w:rsidR="000C04B9" w:rsidRPr="00515E19">
              <w:rPr>
                <w:rStyle w:val="Hyperlink"/>
                <w:noProof/>
              </w:rPr>
              <w:t>2.3 Drugs for TB management</w:t>
            </w:r>
            <w:r w:rsidR="000C04B9">
              <w:rPr>
                <w:noProof/>
                <w:webHidden/>
              </w:rPr>
              <w:tab/>
            </w:r>
            <w:r w:rsidR="001A7951">
              <w:rPr>
                <w:noProof/>
                <w:webHidden/>
              </w:rPr>
              <w:fldChar w:fldCharType="begin"/>
            </w:r>
            <w:r w:rsidR="000C04B9">
              <w:rPr>
                <w:noProof/>
                <w:webHidden/>
              </w:rPr>
              <w:instrText xml:space="preserve"> PAGEREF _Toc214822797 \h </w:instrText>
            </w:r>
            <w:r w:rsidR="001A7951">
              <w:rPr>
                <w:noProof/>
                <w:webHidden/>
              </w:rPr>
            </w:r>
            <w:r w:rsidR="001A7951">
              <w:rPr>
                <w:noProof/>
                <w:webHidden/>
              </w:rPr>
              <w:fldChar w:fldCharType="separate"/>
            </w:r>
            <w:r w:rsidR="000C04B9">
              <w:rPr>
                <w:noProof/>
                <w:webHidden/>
              </w:rPr>
              <w:t>6</w:t>
            </w:r>
            <w:r w:rsidR="001A7951">
              <w:rPr>
                <w:noProof/>
                <w:webHidden/>
              </w:rPr>
              <w:fldChar w:fldCharType="end"/>
            </w:r>
          </w:hyperlink>
        </w:p>
        <w:p w14:paraId="576D3365" w14:textId="77777777" w:rsidR="000C04B9" w:rsidRDefault="00A81983">
          <w:pPr>
            <w:pStyle w:val="TOC2"/>
            <w:tabs>
              <w:tab w:val="right" w:leader="dot" w:pos="9350"/>
            </w:tabs>
            <w:rPr>
              <w:noProof/>
            </w:rPr>
          </w:pPr>
          <w:hyperlink w:anchor="_Toc214822798" w:history="1">
            <w:r w:rsidR="000C04B9" w:rsidRPr="00515E19">
              <w:rPr>
                <w:rStyle w:val="Hyperlink"/>
                <w:noProof/>
              </w:rPr>
              <w:t>2.4 Public Measures on TB Containment</w:t>
            </w:r>
            <w:r w:rsidR="000C04B9">
              <w:rPr>
                <w:noProof/>
                <w:webHidden/>
              </w:rPr>
              <w:tab/>
            </w:r>
            <w:r w:rsidR="001A7951">
              <w:rPr>
                <w:noProof/>
                <w:webHidden/>
              </w:rPr>
              <w:fldChar w:fldCharType="begin"/>
            </w:r>
            <w:r w:rsidR="000C04B9">
              <w:rPr>
                <w:noProof/>
                <w:webHidden/>
              </w:rPr>
              <w:instrText xml:space="preserve"> PAGEREF _Toc214822798 \h </w:instrText>
            </w:r>
            <w:r w:rsidR="001A7951">
              <w:rPr>
                <w:noProof/>
                <w:webHidden/>
              </w:rPr>
            </w:r>
            <w:r w:rsidR="001A7951">
              <w:rPr>
                <w:noProof/>
                <w:webHidden/>
              </w:rPr>
              <w:fldChar w:fldCharType="separate"/>
            </w:r>
            <w:r w:rsidR="000C04B9">
              <w:rPr>
                <w:noProof/>
                <w:webHidden/>
              </w:rPr>
              <w:t>6</w:t>
            </w:r>
            <w:r w:rsidR="001A7951">
              <w:rPr>
                <w:noProof/>
                <w:webHidden/>
              </w:rPr>
              <w:fldChar w:fldCharType="end"/>
            </w:r>
          </w:hyperlink>
        </w:p>
        <w:p w14:paraId="13599EE2" w14:textId="77777777" w:rsidR="000C04B9" w:rsidRDefault="00A81983">
          <w:pPr>
            <w:pStyle w:val="TOC2"/>
            <w:tabs>
              <w:tab w:val="right" w:leader="dot" w:pos="9350"/>
            </w:tabs>
            <w:rPr>
              <w:noProof/>
            </w:rPr>
          </w:pPr>
          <w:hyperlink w:anchor="_Toc214822799" w:history="1">
            <w:r w:rsidR="000C04B9" w:rsidRPr="00515E19">
              <w:rPr>
                <w:rStyle w:val="Hyperlink"/>
                <w:noProof/>
              </w:rPr>
              <w:t>2.5 COVID 19 Influence on TB management</w:t>
            </w:r>
            <w:r w:rsidR="000C04B9">
              <w:rPr>
                <w:noProof/>
                <w:webHidden/>
              </w:rPr>
              <w:tab/>
            </w:r>
            <w:r w:rsidR="001A7951">
              <w:rPr>
                <w:noProof/>
                <w:webHidden/>
              </w:rPr>
              <w:fldChar w:fldCharType="begin"/>
            </w:r>
            <w:r w:rsidR="000C04B9">
              <w:rPr>
                <w:noProof/>
                <w:webHidden/>
              </w:rPr>
              <w:instrText xml:space="preserve"> PAGEREF _Toc214822799 \h </w:instrText>
            </w:r>
            <w:r w:rsidR="001A7951">
              <w:rPr>
                <w:noProof/>
                <w:webHidden/>
              </w:rPr>
            </w:r>
            <w:r w:rsidR="001A7951">
              <w:rPr>
                <w:noProof/>
                <w:webHidden/>
              </w:rPr>
              <w:fldChar w:fldCharType="separate"/>
            </w:r>
            <w:r w:rsidR="000C04B9">
              <w:rPr>
                <w:noProof/>
                <w:webHidden/>
              </w:rPr>
              <w:t>8</w:t>
            </w:r>
            <w:r w:rsidR="001A7951">
              <w:rPr>
                <w:noProof/>
                <w:webHidden/>
              </w:rPr>
              <w:fldChar w:fldCharType="end"/>
            </w:r>
          </w:hyperlink>
        </w:p>
        <w:p w14:paraId="7030FADF" w14:textId="77777777" w:rsidR="000C04B9" w:rsidRDefault="00A81983">
          <w:pPr>
            <w:pStyle w:val="TOC2"/>
            <w:tabs>
              <w:tab w:val="right" w:leader="dot" w:pos="9350"/>
            </w:tabs>
            <w:rPr>
              <w:noProof/>
            </w:rPr>
          </w:pPr>
          <w:hyperlink w:anchor="_Toc214822800" w:history="1">
            <w:r w:rsidR="000C04B9" w:rsidRPr="00515E19">
              <w:rPr>
                <w:rStyle w:val="Hyperlink"/>
                <w:noProof/>
              </w:rPr>
              <w:t>2.6 Incidence</w:t>
            </w:r>
            <w:r w:rsidR="000C04B9">
              <w:rPr>
                <w:noProof/>
                <w:webHidden/>
              </w:rPr>
              <w:tab/>
            </w:r>
            <w:r w:rsidR="001A7951">
              <w:rPr>
                <w:noProof/>
                <w:webHidden/>
              </w:rPr>
              <w:fldChar w:fldCharType="begin"/>
            </w:r>
            <w:r w:rsidR="000C04B9">
              <w:rPr>
                <w:noProof/>
                <w:webHidden/>
              </w:rPr>
              <w:instrText xml:space="preserve"> PAGEREF _Toc214822800 \h </w:instrText>
            </w:r>
            <w:r w:rsidR="001A7951">
              <w:rPr>
                <w:noProof/>
                <w:webHidden/>
              </w:rPr>
            </w:r>
            <w:r w:rsidR="001A7951">
              <w:rPr>
                <w:noProof/>
                <w:webHidden/>
              </w:rPr>
              <w:fldChar w:fldCharType="separate"/>
            </w:r>
            <w:r w:rsidR="000C04B9">
              <w:rPr>
                <w:noProof/>
                <w:webHidden/>
              </w:rPr>
              <w:t>8</w:t>
            </w:r>
            <w:r w:rsidR="001A7951">
              <w:rPr>
                <w:noProof/>
                <w:webHidden/>
              </w:rPr>
              <w:fldChar w:fldCharType="end"/>
            </w:r>
          </w:hyperlink>
        </w:p>
        <w:p w14:paraId="221534C0" w14:textId="77777777" w:rsidR="000C04B9" w:rsidRDefault="00A81983">
          <w:pPr>
            <w:pStyle w:val="TOC2"/>
            <w:tabs>
              <w:tab w:val="right" w:leader="dot" w:pos="9350"/>
            </w:tabs>
            <w:rPr>
              <w:noProof/>
            </w:rPr>
          </w:pPr>
          <w:hyperlink w:anchor="_Toc214822801" w:history="1">
            <w:r w:rsidR="000C04B9" w:rsidRPr="00515E19">
              <w:rPr>
                <w:rStyle w:val="Hyperlink"/>
                <w:noProof/>
              </w:rPr>
              <w:t>2.7 Access to care</w:t>
            </w:r>
            <w:r w:rsidR="000C04B9">
              <w:rPr>
                <w:noProof/>
                <w:webHidden/>
              </w:rPr>
              <w:tab/>
            </w:r>
            <w:r w:rsidR="001A7951">
              <w:rPr>
                <w:noProof/>
                <w:webHidden/>
              </w:rPr>
              <w:fldChar w:fldCharType="begin"/>
            </w:r>
            <w:r w:rsidR="000C04B9">
              <w:rPr>
                <w:noProof/>
                <w:webHidden/>
              </w:rPr>
              <w:instrText xml:space="preserve"> PAGEREF _Toc214822801 \h </w:instrText>
            </w:r>
            <w:r w:rsidR="001A7951">
              <w:rPr>
                <w:noProof/>
                <w:webHidden/>
              </w:rPr>
            </w:r>
            <w:r w:rsidR="001A7951">
              <w:rPr>
                <w:noProof/>
                <w:webHidden/>
              </w:rPr>
              <w:fldChar w:fldCharType="separate"/>
            </w:r>
            <w:r w:rsidR="000C04B9">
              <w:rPr>
                <w:noProof/>
                <w:webHidden/>
              </w:rPr>
              <w:t>9</w:t>
            </w:r>
            <w:r w:rsidR="001A7951">
              <w:rPr>
                <w:noProof/>
                <w:webHidden/>
              </w:rPr>
              <w:fldChar w:fldCharType="end"/>
            </w:r>
          </w:hyperlink>
        </w:p>
        <w:p w14:paraId="2295676B" w14:textId="77777777" w:rsidR="000C04B9" w:rsidRDefault="00A81983">
          <w:pPr>
            <w:pStyle w:val="TOC2"/>
            <w:tabs>
              <w:tab w:val="right" w:leader="dot" w:pos="9350"/>
            </w:tabs>
            <w:rPr>
              <w:noProof/>
            </w:rPr>
          </w:pPr>
          <w:hyperlink w:anchor="_Toc214822802" w:history="1">
            <w:r w:rsidR="000C04B9" w:rsidRPr="00515E19">
              <w:rPr>
                <w:rStyle w:val="Hyperlink"/>
                <w:noProof/>
              </w:rPr>
              <w:t>2.8 Mortality</w:t>
            </w:r>
            <w:r w:rsidR="000C04B9">
              <w:rPr>
                <w:noProof/>
                <w:webHidden/>
              </w:rPr>
              <w:tab/>
            </w:r>
            <w:r w:rsidR="001A7951">
              <w:rPr>
                <w:noProof/>
                <w:webHidden/>
              </w:rPr>
              <w:fldChar w:fldCharType="begin"/>
            </w:r>
            <w:r w:rsidR="000C04B9">
              <w:rPr>
                <w:noProof/>
                <w:webHidden/>
              </w:rPr>
              <w:instrText xml:space="preserve"> PAGEREF _Toc214822802 \h </w:instrText>
            </w:r>
            <w:r w:rsidR="001A7951">
              <w:rPr>
                <w:noProof/>
                <w:webHidden/>
              </w:rPr>
            </w:r>
            <w:r w:rsidR="001A7951">
              <w:rPr>
                <w:noProof/>
                <w:webHidden/>
              </w:rPr>
              <w:fldChar w:fldCharType="separate"/>
            </w:r>
            <w:r w:rsidR="000C04B9">
              <w:rPr>
                <w:noProof/>
                <w:webHidden/>
              </w:rPr>
              <w:t>11</w:t>
            </w:r>
            <w:r w:rsidR="001A7951">
              <w:rPr>
                <w:noProof/>
                <w:webHidden/>
              </w:rPr>
              <w:fldChar w:fldCharType="end"/>
            </w:r>
          </w:hyperlink>
        </w:p>
        <w:p w14:paraId="58AD3A27" w14:textId="77777777" w:rsidR="000C04B9" w:rsidRDefault="00A81983">
          <w:pPr>
            <w:pStyle w:val="TOC2"/>
            <w:tabs>
              <w:tab w:val="right" w:leader="dot" w:pos="9350"/>
            </w:tabs>
            <w:rPr>
              <w:noProof/>
            </w:rPr>
          </w:pPr>
          <w:hyperlink w:anchor="_Toc214822803" w:history="1">
            <w:r w:rsidR="000C04B9" w:rsidRPr="00515E19">
              <w:rPr>
                <w:rStyle w:val="Hyperlink"/>
                <w:noProof/>
              </w:rPr>
              <w:t>2.9 Conceptual Frame Work</w:t>
            </w:r>
            <w:r w:rsidR="000C04B9">
              <w:rPr>
                <w:noProof/>
                <w:webHidden/>
              </w:rPr>
              <w:tab/>
            </w:r>
            <w:r w:rsidR="001A7951">
              <w:rPr>
                <w:noProof/>
                <w:webHidden/>
              </w:rPr>
              <w:fldChar w:fldCharType="begin"/>
            </w:r>
            <w:r w:rsidR="000C04B9">
              <w:rPr>
                <w:noProof/>
                <w:webHidden/>
              </w:rPr>
              <w:instrText xml:space="preserve"> PAGEREF _Toc214822803 \h </w:instrText>
            </w:r>
            <w:r w:rsidR="001A7951">
              <w:rPr>
                <w:noProof/>
                <w:webHidden/>
              </w:rPr>
            </w:r>
            <w:r w:rsidR="001A7951">
              <w:rPr>
                <w:noProof/>
                <w:webHidden/>
              </w:rPr>
              <w:fldChar w:fldCharType="separate"/>
            </w:r>
            <w:r w:rsidR="000C04B9">
              <w:rPr>
                <w:noProof/>
                <w:webHidden/>
              </w:rPr>
              <w:t>13</w:t>
            </w:r>
            <w:r w:rsidR="001A7951">
              <w:rPr>
                <w:noProof/>
                <w:webHidden/>
              </w:rPr>
              <w:fldChar w:fldCharType="end"/>
            </w:r>
          </w:hyperlink>
        </w:p>
        <w:p w14:paraId="089CD28C" w14:textId="77777777" w:rsidR="000C04B9" w:rsidRDefault="00A81983">
          <w:pPr>
            <w:pStyle w:val="TOC2"/>
            <w:tabs>
              <w:tab w:val="right" w:leader="dot" w:pos="9350"/>
            </w:tabs>
            <w:rPr>
              <w:noProof/>
            </w:rPr>
          </w:pPr>
          <w:hyperlink w:anchor="_Toc214822804" w:history="1">
            <w:r w:rsidR="000C04B9">
              <w:rPr>
                <w:noProof/>
                <w:webHidden/>
              </w:rPr>
              <w:tab/>
            </w:r>
            <w:r w:rsidR="001A7951">
              <w:rPr>
                <w:noProof/>
                <w:webHidden/>
              </w:rPr>
              <w:fldChar w:fldCharType="begin"/>
            </w:r>
            <w:r w:rsidR="000C04B9">
              <w:rPr>
                <w:noProof/>
                <w:webHidden/>
              </w:rPr>
              <w:instrText xml:space="preserve"> PAGEREF _Toc214822804 \h </w:instrText>
            </w:r>
            <w:r w:rsidR="001A7951">
              <w:rPr>
                <w:noProof/>
                <w:webHidden/>
              </w:rPr>
            </w:r>
            <w:r w:rsidR="001A7951">
              <w:rPr>
                <w:noProof/>
                <w:webHidden/>
              </w:rPr>
              <w:fldChar w:fldCharType="separate"/>
            </w:r>
            <w:r w:rsidR="000C04B9">
              <w:rPr>
                <w:noProof/>
                <w:webHidden/>
              </w:rPr>
              <w:t>13</w:t>
            </w:r>
            <w:r w:rsidR="001A7951">
              <w:rPr>
                <w:noProof/>
                <w:webHidden/>
              </w:rPr>
              <w:fldChar w:fldCharType="end"/>
            </w:r>
          </w:hyperlink>
        </w:p>
        <w:p w14:paraId="0345F950" w14:textId="77777777" w:rsidR="000C04B9" w:rsidRDefault="00A81983">
          <w:pPr>
            <w:pStyle w:val="TOC1"/>
            <w:tabs>
              <w:tab w:val="right" w:leader="dot" w:pos="9350"/>
            </w:tabs>
            <w:rPr>
              <w:noProof/>
            </w:rPr>
          </w:pPr>
          <w:hyperlink w:anchor="_Toc214822805" w:history="1">
            <w:r w:rsidR="000C04B9" w:rsidRPr="00515E19">
              <w:rPr>
                <w:rStyle w:val="Hyperlink"/>
                <w:noProof/>
              </w:rPr>
              <w:t>CHAPTER THREE: METHODOLOGY</w:t>
            </w:r>
            <w:r w:rsidR="000C04B9">
              <w:rPr>
                <w:noProof/>
                <w:webHidden/>
              </w:rPr>
              <w:tab/>
            </w:r>
            <w:r w:rsidR="001A7951">
              <w:rPr>
                <w:noProof/>
                <w:webHidden/>
              </w:rPr>
              <w:fldChar w:fldCharType="begin"/>
            </w:r>
            <w:r w:rsidR="000C04B9">
              <w:rPr>
                <w:noProof/>
                <w:webHidden/>
              </w:rPr>
              <w:instrText xml:space="preserve"> PAGEREF _Toc214822805 \h </w:instrText>
            </w:r>
            <w:r w:rsidR="001A7951">
              <w:rPr>
                <w:noProof/>
                <w:webHidden/>
              </w:rPr>
            </w:r>
            <w:r w:rsidR="001A7951">
              <w:rPr>
                <w:noProof/>
                <w:webHidden/>
              </w:rPr>
              <w:fldChar w:fldCharType="separate"/>
            </w:r>
            <w:r w:rsidR="000C04B9">
              <w:rPr>
                <w:noProof/>
                <w:webHidden/>
              </w:rPr>
              <w:t>14</w:t>
            </w:r>
            <w:r w:rsidR="001A7951">
              <w:rPr>
                <w:noProof/>
                <w:webHidden/>
              </w:rPr>
              <w:fldChar w:fldCharType="end"/>
            </w:r>
          </w:hyperlink>
        </w:p>
        <w:p w14:paraId="2E7A2B3C" w14:textId="77777777" w:rsidR="000C04B9" w:rsidRDefault="00A81983">
          <w:pPr>
            <w:pStyle w:val="TOC2"/>
            <w:tabs>
              <w:tab w:val="right" w:leader="dot" w:pos="9350"/>
            </w:tabs>
            <w:rPr>
              <w:noProof/>
            </w:rPr>
          </w:pPr>
          <w:hyperlink w:anchor="_Toc214822806" w:history="1">
            <w:r w:rsidR="000C04B9" w:rsidRPr="00515E19">
              <w:rPr>
                <w:rStyle w:val="Hyperlink"/>
                <w:noProof/>
              </w:rPr>
              <w:t>3.1 Study design</w:t>
            </w:r>
            <w:r w:rsidR="000C04B9">
              <w:rPr>
                <w:noProof/>
                <w:webHidden/>
              </w:rPr>
              <w:tab/>
            </w:r>
            <w:r w:rsidR="001A7951">
              <w:rPr>
                <w:noProof/>
                <w:webHidden/>
              </w:rPr>
              <w:fldChar w:fldCharType="begin"/>
            </w:r>
            <w:r w:rsidR="000C04B9">
              <w:rPr>
                <w:noProof/>
                <w:webHidden/>
              </w:rPr>
              <w:instrText xml:space="preserve"> PAGEREF _Toc214822806 \h </w:instrText>
            </w:r>
            <w:r w:rsidR="001A7951">
              <w:rPr>
                <w:noProof/>
                <w:webHidden/>
              </w:rPr>
            </w:r>
            <w:r w:rsidR="001A7951">
              <w:rPr>
                <w:noProof/>
                <w:webHidden/>
              </w:rPr>
              <w:fldChar w:fldCharType="separate"/>
            </w:r>
            <w:r w:rsidR="000C04B9">
              <w:rPr>
                <w:noProof/>
                <w:webHidden/>
              </w:rPr>
              <w:t>14</w:t>
            </w:r>
            <w:r w:rsidR="001A7951">
              <w:rPr>
                <w:noProof/>
                <w:webHidden/>
              </w:rPr>
              <w:fldChar w:fldCharType="end"/>
            </w:r>
          </w:hyperlink>
        </w:p>
        <w:p w14:paraId="1FD966FB" w14:textId="77777777" w:rsidR="000C04B9" w:rsidRDefault="00A81983">
          <w:pPr>
            <w:pStyle w:val="TOC2"/>
            <w:tabs>
              <w:tab w:val="right" w:leader="dot" w:pos="9350"/>
            </w:tabs>
            <w:rPr>
              <w:noProof/>
            </w:rPr>
          </w:pPr>
          <w:hyperlink w:anchor="_Toc214822807" w:history="1">
            <w:r w:rsidR="000C04B9" w:rsidRPr="00515E19">
              <w:rPr>
                <w:rStyle w:val="Hyperlink"/>
                <w:noProof/>
              </w:rPr>
              <w:t>3.2 Study area/setting</w:t>
            </w:r>
            <w:r w:rsidR="000C04B9">
              <w:rPr>
                <w:noProof/>
                <w:webHidden/>
              </w:rPr>
              <w:tab/>
            </w:r>
            <w:r w:rsidR="001A7951">
              <w:rPr>
                <w:noProof/>
                <w:webHidden/>
              </w:rPr>
              <w:fldChar w:fldCharType="begin"/>
            </w:r>
            <w:r w:rsidR="000C04B9">
              <w:rPr>
                <w:noProof/>
                <w:webHidden/>
              </w:rPr>
              <w:instrText xml:space="preserve"> PAGEREF _Toc214822807 \h </w:instrText>
            </w:r>
            <w:r w:rsidR="001A7951">
              <w:rPr>
                <w:noProof/>
                <w:webHidden/>
              </w:rPr>
            </w:r>
            <w:r w:rsidR="001A7951">
              <w:rPr>
                <w:noProof/>
                <w:webHidden/>
              </w:rPr>
              <w:fldChar w:fldCharType="separate"/>
            </w:r>
            <w:r w:rsidR="000C04B9">
              <w:rPr>
                <w:noProof/>
                <w:webHidden/>
              </w:rPr>
              <w:t>14</w:t>
            </w:r>
            <w:r w:rsidR="001A7951">
              <w:rPr>
                <w:noProof/>
                <w:webHidden/>
              </w:rPr>
              <w:fldChar w:fldCharType="end"/>
            </w:r>
          </w:hyperlink>
        </w:p>
        <w:p w14:paraId="72506EEB" w14:textId="77777777" w:rsidR="000C04B9" w:rsidRDefault="00A81983">
          <w:pPr>
            <w:pStyle w:val="TOC2"/>
            <w:tabs>
              <w:tab w:val="right" w:leader="dot" w:pos="9350"/>
            </w:tabs>
            <w:rPr>
              <w:noProof/>
            </w:rPr>
          </w:pPr>
          <w:hyperlink w:anchor="_Toc214822808" w:history="1">
            <w:r w:rsidR="000C04B9" w:rsidRPr="00515E19">
              <w:rPr>
                <w:rStyle w:val="Hyperlink"/>
                <w:noProof/>
              </w:rPr>
              <w:t>3.3 Study site</w:t>
            </w:r>
            <w:r w:rsidR="000C04B9">
              <w:rPr>
                <w:noProof/>
                <w:webHidden/>
              </w:rPr>
              <w:tab/>
            </w:r>
            <w:r w:rsidR="001A7951">
              <w:rPr>
                <w:noProof/>
                <w:webHidden/>
              </w:rPr>
              <w:fldChar w:fldCharType="begin"/>
            </w:r>
            <w:r w:rsidR="000C04B9">
              <w:rPr>
                <w:noProof/>
                <w:webHidden/>
              </w:rPr>
              <w:instrText xml:space="preserve"> PAGEREF _Toc214822808 \h </w:instrText>
            </w:r>
            <w:r w:rsidR="001A7951">
              <w:rPr>
                <w:noProof/>
                <w:webHidden/>
              </w:rPr>
            </w:r>
            <w:r w:rsidR="001A7951">
              <w:rPr>
                <w:noProof/>
                <w:webHidden/>
              </w:rPr>
              <w:fldChar w:fldCharType="separate"/>
            </w:r>
            <w:r w:rsidR="000C04B9">
              <w:rPr>
                <w:noProof/>
                <w:webHidden/>
              </w:rPr>
              <w:t>14</w:t>
            </w:r>
            <w:r w:rsidR="001A7951">
              <w:rPr>
                <w:noProof/>
                <w:webHidden/>
              </w:rPr>
              <w:fldChar w:fldCharType="end"/>
            </w:r>
          </w:hyperlink>
        </w:p>
        <w:p w14:paraId="12BC0F01" w14:textId="77777777" w:rsidR="000C04B9" w:rsidRDefault="00A81983">
          <w:pPr>
            <w:pStyle w:val="TOC2"/>
            <w:tabs>
              <w:tab w:val="right" w:leader="dot" w:pos="9350"/>
            </w:tabs>
            <w:rPr>
              <w:noProof/>
            </w:rPr>
          </w:pPr>
          <w:hyperlink w:anchor="_Toc214822809" w:history="1">
            <w:r w:rsidR="000C04B9" w:rsidRPr="00515E19">
              <w:rPr>
                <w:rStyle w:val="Hyperlink"/>
                <w:noProof/>
              </w:rPr>
              <w:t>3.4 Study population</w:t>
            </w:r>
            <w:r w:rsidR="000C04B9">
              <w:rPr>
                <w:noProof/>
                <w:webHidden/>
              </w:rPr>
              <w:tab/>
            </w:r>
            <w:r w:rsidR="001A7951">
              <w:rPr>
                <w:noProof/>
                <w:webHidden/>
              </w:rPr>
              <w:fldChar w:fldCharType="begin"/>
            </w:r>
            <w:r w:rsidR="000C04B9">
              <w:rPr>
                <w:noProof/>
                <w:webHidden/>
              </w:rPr>
              <w:instrText xml:space="preserve"> PAGEREF _Toc214822809 \h </w:instrText>
            </w:r>
            <w:r w:rsidR="001A7951">
              <w:rPr>
                <w:noProof/>
                <w:webHidden/>
              </w:rPr>
            </w:r>
            <w:r w:rsidR="001A7951">
              <w:rPr>
                <w:noProof/>
                <w:webHidden/>
              </w:rPr>
              <w:fldChar w:fldCharType="separate"/>
            </w:r>
            <w:r w:rsidR="000C04B9">
              <w:rPr>
                <w:noProof/>
                <w:webHidden/>
              </w:rPr>
              <w:t>14</w:t>
            </w:r>
            <w:r w:rsidR="001A7951">
              <w:rPr>
                <w:noProof/>
                <w:webHidden/>
              </w:rPr>
              <w:fldChar w:fldCharType="end"/>
            </w:r>
          </w:hyperlink>
        </w:p>
        <w:p w14:paraId="539866EA" w14:textId="77777777" w:rsidR="000C04B9" w:rsidRDefault="00A81983">
          <w:pPr>
            <w:pStyle w:val="TOC2"/>
            <w:tabs>
              <w:tab w:val="right" w:leader="dot" w:pos="9350"/>
            </w:tabs>
            <w:rPr>
              <w:noProof/>
            </w:rPr>
          </w:pPr>
          <w:hyperlink w:anchor="_Toc214822810" w:history="1">
            <w:r w:rsidR="000C04B9" w:rsidRPr="00515E19">
              <w:rPr>
                <w:rStyle w:val="Hyperlink"/>
                <w:noProof/>
              </w:rPr>
              <w:t>3.5 Inclusion criteria</w:t>
            </w:r>
            <w:r w:rsidR="000C04B9">
              <w:rPr>
                <w:noProof/>
                <w:webHidden/>
              </w:rPr>
              <w:tab/>
            </w:r>
            <w:r w:rsidR="001A7951">
              <w:rPr>
                <w:noProof/>
                <w:webHidden/>
              </w:rPr>
              <w:fldChar w:fldCharType="begin"/>
            </w:r>
            <w:r w:rsidR="000C04B9">
              <w:rPr>
                <w:noProof/>
                <w:webHidden/>
              </w:rPr>
              <w:instrText xml:space="preserve"> PAGEREF _Toc214822810 \h </w:instrText>
            </w:r>
            <w:r w:rsidR="001A7951">
              <w:rPr>
                <w:noProof/>
                <w:webHidden/>
              </w:rPr>
            </w:r>
            <w:r w:rsidR="001A7951">
              <w:rPr>
                <w:noProof/>
                <w:webHidden/>
              </w:rPr>
              <w:fldChar w:fldCharType="separate"/>
            </w:r>
            <w:r w:rsidR="000C04B9">
              <w:rPr>
                <w:noProof/>
                <w:webHidden/>
              </w:rPr>
              <w:t>15</w:t>
            </w:r>
            <w:r w:rsidR="001A7951">
              <w:rPr>
                <w:noProof/>
                <w:webHidden/>
              </w:rPr>
              <w:fldChar w:fldCharType="end"/>
            </w:r>
          </w:hyperlink>
        </w:p>
        <w:p w14:paraId="18B0F8C6" w14:textId="77777777" w:rsidR="000C04B9" w:rsidRDefault="00A81983">
          <w:pPr>
            <w:pStyle w:val="TOC2"/>
            <w:tabs>
              <w:tab w:val="right" w:leader="dot" w:pos="9350"/>
            </w:tabs>
            <w:rPr>
              <w:noProof/>
            </w:rPr>
          </w:pPr>
          <w:hyperlink w:anchor="_Toc214822811" w:history="1">
            <w:r w:rsidR="000C04B9" w:rsidRPr="00515E19">
              <w:rPr>
                <w:rStyle w:val="Hyperlink"/>
                <w:noProof/>
              </w:rPr>
              <w:t>3.6 Exclusion criteria</w:t>
            </w:r>
            <w:r w:rsidR="000C04B9">
              <w:rPr>
                <w:noProof/>
                <w:webHidden/>
              </w:rPr>
              <w:tab/>
            </w:r>
            <w:r w:rsidR="001A7951">
              <w:rPr>
                <w:noProof/>
                <w:webHidden/>
              </w:rPr>
              <w:fldChar w:fldCharType="begin"/>
            </w:r>
            <w:r w:rsidR="000C04B9">
              <w:rPr>
                <w:noProof/>
                <w:webHidden/>
              </w:rPr>
              <w:instrText xml:space="preserve"> PAGEREF _Toc214822811 \h </w:instrText>
            </w:r>
            <w:r w:rsidR="001A7951">
              <w:rPr>
                <w:noProof/>
                <w:webHidden/>
              </w:rPr>
            </w:r>
            <w:r w:rsidR="001A7951">
              <w:rPr>
                <w:noProof/>
                <w:webHidden/>
              </w:rPr>
              <w:fldChar w:fldCharType="separate"/>
            </w:r>
            <w:r w:rsidR="000C04B9">
              <w:rPr>
                <w:noProof/>
                <w:webHidden/>
              </w:rPr>
              <w:t>15</w:t>
            </w:r>
            <w:r w:rsidR="001A7951">
              <w:rPr>
                <w:noProof/>
                <w:webHidden/>
              </w:rPr>
              <w:fldChar w:fldCharType="end"/>
            </w:r>
          </w:hyperlink>
        </w:p>
        <w:p w14:paraId="58448EA2" w14:textId="77777777" w:rsidR="000C04B9" w:rsidRDefault="00A81983">
          <w:pPr>
            <w:pStyle w:val="TOC2"/>
            <w:tabs>
              <w:tab w:val="right" w:leader="dot" w:pos="9350"/>
            </w:tabs>
            <w:rPr>
              <w:noProof/>
            </w:rPr>
          </w:pPr>
          <w:hyperlink w:anchor="_Toc214822812" w:history="1">
            <w:r w:rsidR="000C04B9" w:rsidRPr="00515E19">
              <w:rPr>
                <w:rStyle w:val="Hyperlink"/>
                <w:noProof/>
              </w:rPr>
              <w:t>3.7 Definitions of Key Exposures and Outcomes</w:t>
            </w:r>
            <w:r w:rsidR="000C04B9">
              <w:rPr>
                <w:noProof/>
                <w:webHidden/>
              </w:rPr>
              <w:tab/>
            </w:r>
            <w:r w:rsidR="001A7951">
              <w:rPr>
                <w:noProof/>
                <w:webHidden/>
              </w:rPr>
              <w:fldChar w:fldCharType="begin"/>
            </w:r>
            <w:r w:rsidR="000C04B9">
              <w:rPr>
                <w:noProof/>
                <w:webHidden/>
              </w:rPr>
              <w:instrText xml:space="preserve"> PAGEREF _Toc214822812 \h </w:instrText>
            </w:r>
            <w:r w:rsidR="001A7951">
              <w:rPr>
                <w:noProof/>
                <w:webHidden/>
              </w:rPr>
            </w:r>
            <w:r w:rsidR="001A7951">
              <w:rPr>
                <w:noProof/>
                <w:webHidden/>
              </w:rPr>
              <w:fldChar w:fldCharType="separate"/>
            </w:r>
            <w:r w:rsidR="000C04B9">
              <w:rPr>
                <w:noProof/>
                <w:webHidden/>
              </w:rPr>
              <w:t>15</w:t>
            </w:r>
            <w:r w:rsidR="001A7951">
              <w:rPr>
                <w:noProof/>
                <w:webHidden/>
              </w:rPr>
              <w:fldChar w:fldCharType="end"/>
            </w:r>
          </w:hyperlink>
        </w:p>
        <w:p w14:paraId="5920BA5C" w14:textId="77777777" w:rsidR="000C04B9" w:rsidRDefault="00A81983">
          <w:pPr>
            <w:pStyle w:val="TOC3"/>
            <w:tabs>
              <w:tab w:val="right" w:leader="dot" w:pos="9350"/>
            </w:tabs>
            <w:rPr>
              <w:noProof/>
            </w:rPr>
          </w:pPr>
          <w:hyperlink w:anchor="_Toc214822813" w:history="1">
            <w:r w:rsidR="000C04B9" w:rsidRPr="00515E19">
              <w:rPr>
                <w:rStyle w:val="Hyperlink"/>
                <w:noProof/>
              </w:rPr>
              <w:t>3.7.1 Dependent variable</w:t>
            </w:r>
            <w:r w:rsidR="000C04B9">
              <w:rPr>
                <w:noProof/>
                <w:webHidden/>
              </w:rPr>
              <w:tab/>
            </w:r>
            <w:r w:rsidR="001A7951">
              <w:rPr>
                <w:noProof/>
                <w:webHidden/>
              </w:rPr>
              <w:fldChar w:fldCharType="begin"/>
            </w:r>
            <w:r w:rsidR="000C04B9">
              <w:rPr>
                <w:noProof/>
                <w:webHidden/>
              </w:rPr>
              <w:instrText xml:space="preserve"> PAGEREF _Toc214822813 \h </w:instrText>
            </w:r>
            <w:r w:rsidR="001A7951">
              <w:rPr>
                <w:noProof/>
                <w:webHidden/>
              </w:rPr>
            </w:r>
            <w:r w:rsidR="001A7951">
              <w:rPr>
                <w:noProof/>
                <w:webHidden/>
              </w:rPr>
              <w:fldChar w:fldCharType="separate"/>
            </w:r>
            <w:r w:rsidR="000C04B9">
              <w:rPr>
                <w:noProof/>
                <w:webHidden/>
              </w:rPr>
              <w:t>15</w:t>
            </w:r>
            <w:r w:rsidR="001A7951">
              <w:rPr>
                <w:noProof/>
                <w:webHidden/>
              </w:rPr>
              <w:fldChar w:fldCharType="end"/>
            </w:r>
          </w:hyperlink>
        </w:p>
        <w:p w14:paraId="579A4FA2" w14:textId="77777777" w:rsidR="000C04B9" w:rsidRDefault="00A81983">
          <w:pPr>
            <w:pStyle w:val="TOC3"/>
            <w:tabs>
              <w:tab w:val="right" w:leader="dot" w:pos="9350"/>
            </w:tabs>
            <w:rPr>
              <w:noProof/>
            </w:rPr>
          </w:pPr>
          <w:hyperlink w:anchor="_Toc214822814" w:history="1">
            <w:r w:rsidR="000C04B9" w:rsidRPr="00515E19">
              <w:rPr>
                <w:rStyle w:val="Hyperlink"/>
                <w:noProof/>
              </w:rPr>
              <w:t>3.7.2 Independent variable</w:t>
            </w:r>
            <w:r w:rsidR="000C04B9">
              <w:rPr>
                <w:noProof/>
                <w:webHidden/>
              </w:rPr>
              <w:tab/>
            </w:r>
            <w:r w:rsidR="001A7951">
              <w:rPr>
                <w:noProof/>
                <w:webHidden/>
              </w:rPr>
              <w:fldChar w:fldCharType="begin"/>
            </w:r>
            <w:r w:rsidR="000C04B9">
              <w:rPr>
                <w:noProof/>
                <w:webHidden/>
              </w:rPr>
              <w:instrText xml:space="preserve"> PAGEREF _Toc214822814 \h </w:instrText>
            </w:r>
            <w:r w:rsidR="001A7951">
              <w:rPr>
                <w:noProof/>
                <w:webHidden/>
              </w:rPr>
            </w:r>
            <w:r w:rsidR="001A7951">
              <w:rPr>
                <w:noProof/>
                <w:webHidden/>
              </w:rPr>
              <w:fldChar w:fldCharType="separate"/>
            </w:r>
            <w:r w:rsidR="000C04B9">
              <w:rPr>
                <w:noProof/>
                <w:webHidden/>
              </w:rPr>
              <w:t>15</w:t>
            </w:r>
            <w:r w:rsidR="001A7951">
              <w:rPr>
                <w:noProof/>
                <w:webHidden/>
              </w:rPr>
              <w:fldChar w:fldCharType="end"/>
            </w:r>
          </w:hyperlink>
        </w:p>
        <w:p w14:paraId="55EDEF7D" w14:textId="77777777" w:rsidR="000C04B9" w:rsidRDefault="00A81983">
          <w:pPr>
            <w:pStyle w:val="TOC2"/>
            <w:tabs>
              <w:tab w:val="right" w:leader="dot" w:pos="9350"/>
            </w:tabs>
            <w:rPr>
              <w:noProof/>
            </w:rPr>
          </w:pPr>
          <w:hyperlink w:anchor="_Toc214822815" w:history="1">
            <w:r w:rsidR="000C04B9" w:rsidRPr="00515E19">
              <w:rPr>
                <w:rStyle w:val="Hyperlink"/>
                <w:noProof/>
              </w:rPr>
              <w:t>3.8 Sample Size Calculation</w:t>
            </w:r>
            <w:r w:rsidR="000C04B9">
              <w:rPr>
                <w:noProof/>
                <w:webHidden/>
              </w:rPr>
              <w:tab/>
            </w:r>
            <w:r w:rsidR="001A7951">
              <w:rPr>
                <w:noProof/>
                <w:webHidden/>
              </w:rPr>
              <w:fldChar w:fldCharType="begin"/>
            </w:r>
            <w:r w:rsidR="000C04B9">
              <w:rPr>
                <w:noProof/>
                <w:webHidden/>
              </w:rPr>
              <w:instrText xml:space="preserve"> PAGEREF _Toc214822815 \h </w:instrText>
            </w:r>
            <w:r w:rsidR="001A7951">
              <w:rPr>
                <w:noProof/>
                <w:webHidden/>
              </w:rPr>
            </w:r>
            <w:r w:rsidR="001A7951">
              <w:rPr>
                <w:noProof/>
                <w:webHidden/>
              </w:rPr>
              <w:fldChar w:fldCharType="separate"/>
            </w:r>
            <w:r w:rsidR="000C04B9">
              <w:rPr>
                <w:noProof/>
                <w:webHidden/>
              </w:rPr>
              <w:t>15</w:t>
            </w:r>
            <w:r w:rsidR="001A7951">
              <w:rPr>
                <w:noProof/>
                <w:webHidden/>
              </w:rPr>
              <w:fldChar w:fldCharType="end"/>
            </w:r>
          </w:hyperlink>
        </w:p>
        <w:p w14:paraId="24096EFF" w14:textId="77777777" w:rsidR="000C04B9" w:rsidRDefault="00A81983">
          <w:pPr>
            <w:pStyle w:val="TOC3"/>
            <w:tabs>
              <w:tab w:val="right" w:leader="dot" w:pos="9350"/>
            </w:tabs>
            <w:rPr>
              <w:noProof/>
            </w:rPr>
          </w:pPr>
          <w:hyperlink w:anchor="_Toc214822816" w:history="1">
            <w:r w:rsidR="000C04B9" w:rsidRPr="00515E19">
              <w:rPr>
                <w:rStyle w:val="Hyperlink"/>
                <w:noProof/>
              </w:rPr>
              <w:t>3.8.1 Sampling method</w:t>
            </w:r>
            <w:r w:rsidR="000C04B9">
              <w:rPr>
                <w:noProof/>
                <w:webHidden/>
              </w:rPr>
              <w:tab/>
            </w:r>
            <w:r w:rsidR="001A7951">
              <w:rPr>
                <w:noProof/>
                <w:webHidden/>
              </w:rPr>
              <w:fldChar w:fldCharType="begin"/>
            </w:r>
            <w:r w:rsidR="000C04B9">
              <w:rPr>
                <w:noProof/>
                <w:webHidden/>
              </w:rPr>
              <w:instrText xml:space="preserve"> PAGEREF _Toc214822816 \h </w:instrText>
            </w:r>
            <w:r w:rsidR="001A7951">
              <w:rPr>
                <w:noProof/>
                <w:webHidden/>
              </w:rPr>
            </w:r>
            <w:r w:rsidR="001A7951">
              <w:rPr>
                <w:noProof/>
                <w:webHidden/>
              </w:rPr>
              <w:fldChar w:fldCharType="separate"/>
            </w:r>
            <w:r w:rsidR="000C04B9">
              <w:rPr>
                <w:noProof/>
                <w:webHidden/>
              </w:rPr>
              <w:t>16</w:t>
            </w:r>
            <w:r w:rsidR="001A7951">
              <w:rPr>
                <w:noProof/>
                <w:webHidden/>
              </w:rPr>
              <w:fldChar w:fldCharType="end"/>
            </w:r>
          </w:hyperlink>
        </w:p>
        <w:p w14:paraId="18F3E549" w14:textId="77777777" w:rsidR="000C04B9" w:rsidRDefault="00A81983">
          <w:pPr>
            <w:pStyle w:val="TOC2"/>
            <w:tabs>
              <w:tab w:val="right" w:leader="dot" w:pos="9350"/>
            </w:tabs>
            <w:rPr>
              <w:noProof/>
            </w:rPr>
          </w:pPr>
          <w:hyperlink w:anchor="_Toc214822817" w:history="1">
            <w:r w:rsidR="000C04B9" w:rsidRPr="00515E19">
              <w:rPr>
                <w:rStyle w:val="Hyperlink"/>
                <w:noProof/>
              </w:rPr>
              <w:t>3.9 Data Collection Procedure</w:t>
            </w:r>
            <w:r w:rsidR="000C04B9">
              <w:rPr>
                <w:noProof/>
                <w:webHidden/>
              </w:rPr>
              <w:tab/>
            </w:r>
            <w:r w:rsidR="001A7951">
              <w:rPr>
                <w:noProof/>
                <w:webHidden/>
              </w:rPr>
              <w:fldChar w:fldCharType="begin"/>
            </w:r>
            <w:r w:rsidR="000C04B9">
              <w:rPr>
                <w:noProof/>
                <w:webHidden/>
              </w:rPr>
              <w:instrText xml:space="preserve"> PAGEREF _Toc214822817 \h </w:instrText>
            </w:r>
            <w:r w:rsidR="001A7951">
              <w:rPr>
                <w:noProof/>
                <w:webHidden/>
              </w:rPr>
            </w:r>
            <w:r w:rsidR="001A7951">
              <w:rPr>
                <w:noProof/>
                <w:webHidden/>
              </w:rPr>
              <w:fldChar w:fldCharType="separate"/>
            </w:r>
            <w:r w:rsidR="000C04B9">
              <w:rPr>
                <w:noProof/>
                <w:webHidden/>
              </w:rPr>
              <w:t>16</w:t>
            </w:r>
            <w:r w:rsidR="001A7951">
              <w:rPr>
                <w:noProof/>
                <w:webHidden/>
              </w:rPr>
              <w:fldChar w:fldCharType="end"/>
            </w:r>
          </w:hyperlink>
        </w:p>
        <w:p w14:paraId="5FAFE148" w14:textId="77777777" w:rsidR="000C04B9" w:rsidRDefault="00A81983">
          <w:pPr>
            <w:pStyle w:val="TOC2"/>
            <w:tabs>
              <w:tab w:val="right" w:leader="dot" w:pos="9350"/>
            </w:tabs>
            <w:rPr>
              <w:noProof/>
            </w:rPr>
          </w:pPr>
          <w:hyperlink w:anchor="_Toc214822818" w:history="1">
            <w:r w:rsidR="000C04B9" w:rsidRPr="00515E19">
              <w:rPr>
                <w:rStyle w:val="Hyperlink"/>
                <w:noProof/>
              </w:rPr>
              <w:t>3.10 Data Management</w:t>
            </w:r>
            <w:r w:rsidR="000C04B9">
              <w:rPr>
                <w:noProof/>
                <w:webHidden/>
              </w:rPr>
              <w:tab/>
            </w:r>
            <w:r w:rsidR="001A7951">
              <w:rPr>
                <w:noProof/>
                <w:webHidden/>
              </w:rPr>
              <w:fldChar w:fldCharType="begin"/>
            </w:r>
            <w:r w:rsidR="000C04B9">
              <w:rPr>
                <w:noProof/>
                <w:webHidden/>
              </w:rPr>
              <w:instrText xml:space="preserve"> PAGEREF _Toc214822818 \h </w:instrText>
            </w:r>
            <w:r w:rsidR="001A7951">
              <w:rPr>
                <w:noProof/>
                <w:webHidden/>
              </w:rPr>
            </w:r>
            <w:r w:rsidR="001A7951">
              <w:rPr>
                <w:noProof/>
                <w:webHidden/>
              </w:rPr>
              <w:fldChar w:fldCharType="separate"/>
            </w:r>
            <w:r w:rsidR="000C04B9">
              <w:rPr>
                <w:noProof/>
                <w:webHidden/>
              </w:rPr>
              <w:t>16</w:t>
            </w:r>
            <w:r w:rsidR="001A7951">
              <w:rPr>
                <w:noProof/>
                <w:webHidden/>
              </w:rPr>
              <w:fldChar w:fldCharType="end"/>
            </w:r>
          </w:hyperlink>
        </w:p>
        <w:p w14:paraId="79627719" w14:textId="77777777" w:rsidR="000C04B9" w:rsidRDefault="00A81983">
          <w:pPr>
            <w:pStyle w:val="TOC3"/>
            <w:tabs>
              <w:tab w:val="right" w:leader="dot" w:pos="9350"/>
            </w:tabs>
            <w:rPr>
              <w:noProof/>
            </w:rPr>
          </w:pPr>
          <w:hyperlink w:anchor="_Toc214822819" w:history="1">
            <w:r w:rsidR="000C04B9" w:rsidRPr="00515E19">
              <w:rPr>
                <w:rStyle w:val="Hyperlink"/>
                <w:noProof/>
              </w:rPr>
              <w:t>3.10.1 Data Cleaning</w:t>
            </w:r>
            <w:r w:rsidR="000C04B9">
              <w:rPr>
                <w:noProof/>
                <w:webHidden/>
              </w:rPr>
              <w:tab/>
            </w:r>
            <w:r w:rsidR="001A7951">
              <w:rPr>
                <w:noProof/>
                <w:webHidden/>
              </w:rPr>
              <w:fldChar w:fldCharType="begin"/>
            </w:r>
            <w:r w:rsidR="000C04B9">
              <w:rPr>
                <w:noProof/>
                <w:webHidden/>
              </w:rPr>
              <w:instrText xml:space="preserve"> PAGEREF _Toc214822819 \h </w:instrText>
            </w:r>
            <w:r w:rsidR="001A7951">
              <w:rPr>
                <w:noProof/>
                <w:webHidden/>
              </w:rPr>
            </w:r>
            <w:r w:rsidR="001A7951">
              <w:rPr>
                <w:noProof/>
                <w:webHidden/>
              </w:rPr>
              <w:fldChar w:fldCharType="separate"/>
            </w:r>
            <w:r w:rsidR="000C04B9">
              <w:rPr>
                <w:noProof/>
                <w:webHidden/>
              </w:rPr>
              <w:t>16</w:t>
            </w:r>
            <w:r w:rsidR="001A7951">
              <w:rPr>
                <w:noProof/>
                <w:webHidden/>
              </w:rPr>
              <w:fldChar w:fldCharType="end"/>
            </w:r>
          </w:hyperlink>
        </w:p>
        <w:p w14:paraId="517FE228" w14:textId="77777777" w:rsidR="000C04B9" w:rsidRDefault="00A81983">
          <w:pPr>
            <w:pStyle w:val="TOC3"/>
            <w:tabs>
              <w:tab w:val="right" w:leader="dot" w:pos="9350"/>
            </w:tabs>
            <w:rPr>
              <w:noProof/>
            </w:rPr>
          </w:pPr>
          <w:hyperlink w:anchor="_Toc214822820" w:history="1">
            <w:r w:rsidR="000C04B9" w:rsidRPr="00515E19">
              <w:rPr>
                <w:rStyle w:val="Hyperlink"/>
                <w:noProof/>
              </w:rPr>
              <w:t>3.10.2 Data analysis</w:t>
            </w:r>
            <w:r w:rsidR="000C04B9">
              <w:rPr>
                <w:noProof/>
                <w:webHidden/>
              </w:rPr>
              <w:tab/>
            </w:r>
            <w:r w:rsidR="001A7951">
              <w:rPr>
                <w:noProof/>
                <w:webHidden/>
              </w:rPr>
              <w:fldChar w:fldCharType="begin"/>
            </w:r>
            <w:r w:rsidR="000C04B9">
              <w:rPr>
                <w:noProof/>
                <w:webHidden/>
              </w:rPr>
              <w:instrText xml:space="preserve"> PAGEREF _Toc214822820 \h </w:instrText>
            </w:r>
            <w:r w:rsidR="001A7951">
              <w:rPr>
                <w:noProof/>
                <w:webHidden/>
              </w:rPr>
            </w:r>
            <w:r w:rsidR="001A7951">
              <w:rPr>
                <w:noProof/>
                <w:webHidden/>
              </w:rPr>
              <w:fldChar w:fldCharType="separate"/>
            </w:r>
            <w:r w:rsidR="000C04B9">
              <w:rPr>
                <w:noProof/>
                <w:webHidden/>
              </w:rPr>
              <w:t>16</w:t>
            </w:r>
            <w:r w:rsidR="001A7951">
              <w:rPr>
                <w:noProof/>
                <w:webHidden/>
              </w:rPr>
              <w:fldChar w:fldCharType="end"/>
            </w:r>
          </w:hyperlink>
        </w:p>
        <w:p w14:paraId="3213FDE9" w14:textId="77777777" w:rsidR="000C04B9" w:rsidRDefault="00A81983">
          <w:pPr>
            <w:pStyle w:val="TOC2"/>
            <w:tabs>
              <w:tab w:val="right" w:leader="dot" w:pos="9350"/>
            </w:tabs>
            <w:rPr>
              <w:noProof/>
            </w:rPr>
          </w:pPr>
          <w:hyperlink w:anchor="_Toc214822821" w:history="1">
            <w:r w:rsidR="000C04B9" w:rsidRPr="00515E19">
              <w:rPr>
                <w:rStyle w:val="Hyperlink"/>
                <w:noProof/>
              </w:rPr>
              <w:t>3.11 Ethical Considerations</w:t>
            </w:r>
            <w:r w:rsidR="000C04B9">
              <w:rPr>
                <w:noProof/>
                <w:webHidden/>
              </w:rPr>
              <w:tab/>
            </w:r>
            <w:r w:rsidR="001A7951">
              <w:rPr>
                <w:noProof/>
                <w:webHidden/>
              </w:rPr>
              <w:fldChar w:fldCharType="begin"/>
            </w:r>
            <w:r w:rsidR="000C04B9">
              <w:rPr>
                <w:noProof/>
                <w:webHidden/>
              </w:rPr>
              <w:instrText xml:space="preserve"> PAGEREF _Toc214822821 \h </w:instrText>
            </w:r>
            <w:r w:rsidR="001A7951">
              <w:rPr>
                <w:noProof/>
                <w:webHidden/>
              </w:rPr>
            </w:r>
            <w:r w:rsidR="001A7951">
              <w:rPr>
                <w:noProof/>
                <w:webHidden/>
              </w:rPr>
              <w:fldChar w:fldCharType="separate"/>
            </w:r>
            <w:r w:rsidR="000C04B9">
              <w:rPr>
                <w:noProof/>
                <w:webHidden/>
              </w:rPr>
              <w:t>17</w:t>
            </w:r>
            <w:r w:rsidR="001A7951">
              <w:rPr>
                <w:noProof/>
                <w:webHidden/>
              </w:rPr>
              <w:fldChar w:fldCharType="end"/>
            </w:r>
          </w:hyperlink>
        </w:p>
        <w:p w14:paraId="4400A444" w14:textId="77777777" w:rsidR="000C04B9" w:rsidRDefault="00A81983">
          <w:pPr>
            <w:pStyle w:val="TOC2"/>
            <w:tabs>
              <w:tab w:val="right" w:leader="dot" w:pos="9350"/>
            </w:tabs>
            <w:rPr>
              <w:noProof/>
            </w:rPr>
          </w:pPr>
          <w:hyperlink w:anchor="_Toc214822822" w:history="1">
            <w:r w:rsidR="000C04B9" w:rsidRPr="00515E19">
              <w:rPr>
                <w:rStyle w:val="Hyperlink"/>
                <w:noProof/>
              </w:rPr>
              <w:t>3.12  Significance/Utility of the study findings</w:t>
            </w:r>
            <w:r w:rsidR="000C04B9">
              <w:rPr>
                <w:noProof/>
                <w:webHidden/>
              </w:rPr>
              <w:tab/>
            </w:r>
            <w:r w:rsidR="001A7951">
              <w:rPr>
                <w:noProof/>
                <w:webHidden/>
              </w:rPr>
              <w:fldChar w:fldCharType="begin"/>
            </w:r>
            <w:r w:rsidR="000C04B9">
              <w:rPr>
                <w:noProof/>
                <w:webHidden/>
              </w:rPr>
              <w:instrText xml:space="preserve"> PAGEREF _Toc214822822 \h </w:instrText>
            </w:r>
            <w:r w:rsidR="001A7951">
              <w:rPr>
                <w:noProof/>
                <w:webHidden/>
              </w:rPr>
            </w:r>
            <w:r w:rsidR="001A7951">
              <w:rPr>
                <w:noProof/>
                <w:webHidden/>
              </w:rPr>
              <w:fldChar w:fldCharType="separate"/>
            </w:r>
            <w:r w:rsidR="000C04B9">
              <w:rPr>
                <w:noProof/>
                <w:webHidden/>
              </w:rPr>
              <w:t>18</w:t>
            </w:r>
            <w:r w:rsidR="001A7951">
              <w:rPr>
                <w:noProof/>
                <w:webHidden/>
              </w:rPr>
              <w:fldChar w:fldCharType="end"/>
            </w:r>
          </w:hyperlink>
        </w:p>
        <w:p w14:paraId="67AAAFA0" w14:textId="77777777" w:rsidR="000C04B9" w:rsidRDefault="00A81983">
          <w:pPr>
            <w:pStyle w:val="TOC3"/>
            <w:tabs>
              <w:tab w:val="right" w:leader="dot" w:pos="9350"/>
            </w:tabs>
            <w:rPr>
              <w:noProof/>
            </w:rPr>
          </w:pPr>
          <w:hyperlink w:anchor="_Toc214822823" w:history="1">
            <w:r w:rsidR="000C04B9" w:rsidRPr="00515E19">
              <w:rPr>
                <w:rStyle w:val="Hyperlink"/>
                <w:noProof/>
              </w:rPr>
              <w:t>3.12.1 Significance of the study</w:t>
            </w:r>
            <w:r w:rsidR="000C04B9">
              <w:rPr>
                <w:noProof/>
                <w:webHidden/>
              </w:rPr>
              <w:tab/>
            </w:r>
            <w:r w:rsidR="001A7951">
              <w:rPr>
                <w:noProof/>
                <w:webHidden/>
              </w:rPr>
              <w:fldChar w:fldCharType="begin"/>
            </w:r>
            <w:r w:rsidR="000C04B9">
              <w:rPr>
                <w:noProof/>
                <w:webHidden/>
              </w:rPr>
              <w:instrText xml:space="preserve"> PAGEREF _Toc214822823 \h </w:instrText>
            </w:r>
            <w:r w:rsidR="001A7951">
              <w:rPr>
                <w:noProof/>
                <w:webHidden/>
              </w:rPr>
            </w:r>
            <w:r w:rsidR="001A7951">
              <w:rPr>
                <w:noProof/>
                <w:webHidden/>
              </w:rPr>
              <w:fldChar w:fldCharType="separate"/>
            </w:r>
            <w:r w:rsidR="000C04B9">
              <w:rPr>
                <w:noProof/>
                <w:webHidden/>
              </w:rPr>
              <w:t>18</w:t>
            </w:r>
            <w:r w:rsidR="001A7951">
              <w:rPr>
                <w:noProof/>
                <w:webHidden/>
              </w:rPr>
              <w:fldChar w:fldCharType="end"/>
            </w:r>
          </w:hyperlink>
        </w:p>
        <w:p w14:paraId="1A206EAF" w14:textId="77777777" w:rsidR="000C04B9" w:rsidRDefault="00A81983">
          <w:pPr>
            <w:pStyle w:val="TOC3"/>
            <w:tabs>
              <w:tab w:val="right" w:leader="dot" w:pos="9350"/>
            </w:tabs>
            <w:rPr>
              <w:noProof/>
            </w:rPr>
          </w:pPr>
          <w:hyperlink w:anchor="_Toc214822824" w:history="1">
            <w:r w:rsidR="000C04B9" w:rsidRPr="00515E19">
              <w:rPr>
                <w:rStyle w:val="Hyperlink"/>
                <w:noProof/>
              </w:rPr>
              <w:t>3.12.2 Utility of the study findings</w:t>
            </w:r>
            <w:r w:rsidR="000C04B9">
              <w:rPr>
                <w:noProof/>
                <w:webHidden/>
              </w:rPr>
              <w:tab/>
            </w:r>
            <w:r w:rsidR="001A7951">
              <w:rPr>
                <w:noProof/>
                <w:webHidden/>
              </w:rPr>
              <w:fldChar w:fldCharType="begin"/>
            </w:r>
            <w:r w:rsidR="000C04B9">
              <w:rPr>
                <w:noProof/>
                <w:webHidden/>
              </w:rPr>
              <w:instrText xml:space="preserve"> PAGEREF _Toc214822824 \h </w:instrText>
            </w:r>
            <w:r w:rsidR="001A7951">
              <w:rPr>
                <w:noProof/>
                <w:webHidden/>
              </w:rPr>
            </w:r>
            <w:r w:rsidR="001A7951">
              <w:rPr>
                <w:noProof/>
                <w:webHidden/>
              </w:rPr>
              <w:fldChar w:fldCharType="separate"/>
            </w:r>
            <w:r w:rsidR="000C04B9">
              <w:rPr>
                <w:noProof/>
                <w:webHidden/>
              </w:rPr>
              <w:t>18</w:t>
            </w:r>
            <w:r w:rsidR="001A7951">
              <w:rPr>
                <w:noProof/>
                <w:webHidden/>
              </w:rPr>
              <w:fldChar w:fldCharType="end"/>
            </w:r>
          </w:hyperlink>
        </w:p>
        <w:p w14:paraId="6942F614" w14:textId="77777777" w:rsidR="000C04B9" w:rsidRDefault="00A81983">
          <w:pPr>
            <w:pStyle w:val="TOC1"/>
            <w:tabs>
              <w:tab w:val="right" w:leader="dot" w:pos="9350"/>
            </w:tabs>
            <w:rPr>
              <w:noProof/>
            </w:rPr>
          </w:pPr>
          <w:hyperlink w:anchor="_Toc214822825" w:history="1">
            <w:r w:rsidR="000C04B9" w:rsidRPr="00515E19">
              <w:rPr>
                <w:rStyle w:val="Hyperlink"/>
                <w:noProof/>
              </w:rPr>
              <w:t>CHAPTER FOUR:  RESULTS</w:t>
            </w:r>
            <w:r w:rsidR="000C04B9">
              <w:rPr>
                <w:noProof/>
                <w:webHidden/>
              </w:rPr>
              <w:tab/>
            </w:r>
            <w:r w:rsidR="001A7951">
              <w:rPr>
                <w:noProof/>
                <w:webHidden/>
              </w:rPr>
              <w:fldChar w:fldCharType="begin"/>
            </w:r>
            <w:r w:rsidR="000C04B9">
              <w:rPr>
                <w:noProof/>
                <w:webHidden/>
              </w:rPr>
              <w:instrText xml:space="preserve"> PAGEREF _Toc214822825 \h </w:instrText>
            </w:r>
            <w:r w:rsidR="001A7951">
              <w:rPr>
                <w:noProof/>
                <w:webHidden/>
              </w:rPr>
            </w:r>
            <w:r w:rsidR="001A7951">
              <w:rPr>
                <w:noProof/>
                <w:webHidden/>
              </w:rPr>
              <w:fldChar w:fldCharType="separate"/>
            </w:r>
            <w:r w:rsidR="000C04B9">
              <w:rPr>
                <w:noProof/>
                <w:webHidden/>
              </w:rPr>
              <w:t>19</w:t>
            </w:r>
            <w:r w:rsidR="001A7951">
              <w:rPr>
                <w:noProof/>
                <w:webHidden/>
              </w:rPr>
              <w:fldChar w:fldCharType="end"/>
            </w:r>
          </w:hyperlink>
        </w:p>
        <w:p w14:paraId="48E75A8C" w14:textId="77777777" w:rsidR="000C04B9" w:rsidRDefault="00A81983">
          <w:pPr>
            <w:pStyle w:val="TOC1"/>
            <w:tabs>
              <w:tab w:val="right" w:leader="dot" w:pos="9350"/>
            </w:tabs>
            <w:rPr>
              <w:noProof/>
            </w:rPr>
          </w:pPr>
          <w:hyperlink w:anchor="_Toc214822826" w:history="1">
            <w:r w:rsidR="000C04B9" w:rsidRPr="00515E19">
              <w:rPr>
                <w:rStyle w:val="Hyperlink"/>
                <w:noProof/>
              </w:rPr>
              <w:t>REFERENCES</w:t>
            </w:r>
            <w:r w:rsidR="000C04B9">
              <w:rPr>
                <w:noProof/>
                <w:webHidden/>
              </w:rPr>
              <w:tab/>
            </w:r>
            <w:r w:rsidR="001A7951">
              <w:rPr>
                <w:noProof/>
                <w:webHidden/>
              </w:rPr>
              <w:fldChar w:fldCharType="begin"/>
            </w:r>
            <w:r w:rsidR="000C04B9">
              <w:rPr>
                <w:noProof/>
                <w:webHidden/>
              </w:rPr>
              <w:instrText xml:space="preserve"> PAGEREF _Toc214822826 \h </w:instrText>
            </w:r>
            <w:r w:rsidR="001A7951">
              <w:rPr>
                <w:noProof/>
                <w:webHidden/>
              </w:rPr>
            </w:r>
            <w:r w:rsidR="001A7951">
              <w:rPr>
                <w:noProof/>
                <w:webHidden/>
              </w:rPr>
              <w:fldChar w:fldCharType="separate"/>
            </w:r>
            <w:r w:rsidR="000C04B9">
              <w:rPr>
                <w:noProof/>
                <w:webHidden/>
              </w:rPr>
              <w:t>30</w:t>
            </w:r>
            <w:r w:rsidR="001A7951">
              <w:rPr>
                <w:noProof/>
                <w:webHidden/>
              </w:rPr>
              <w:fldChar w:fldCharType="end"/>
            </w:r>
          </w:hyperlink>
        </w:p>
        <w:p w14:paraId="6E897B4F" w14:textId="77777777" w:rsidR="00545086" w:rsidRPr="00110DE3" w:rsidRDefault="001A7951" w:rsidP="00545086">
          <w:r w:rsidRPr="00110DE3">
            <w:rPr>
              <w:b/>
              <w:bCs/>
              <w:noProof/>
            </w:rPr>
            <w:fldChar w:fldCharType="end"/>
          </w:r>
        </w:p>
      </w:sdtContent>
    </w:sdt>
    <w:p w14:paraId="2B4C665C" w14:textId="77777777" w:rsidR="00545086" w:rsidRPr="00110DE3" w:rsidRDefault="00545086" w:rsidP="00545086"/>
    <w:p w14:paraId="2CFF9730" w14:textId="77777777" w:rsidR="00545086" w:rsidRDefault="00545086" w:rsidP="00545086">
      <w:r>
        <w:br w:type="page"/>
      </w:r>
    </w:p>
    <w:p w14:paraId="6457D604" w14:textId="77777777" w:rsidR="00545086" w:rsidRPr="00D618E3" w:rsidRDefault="00545086" w:rsidP="00545086">
      <w:pPr>
        <w:pStyle w:val="Heading1"/>
      </w:pPr>
      <w:bookmarkStart w:id="7" w:name="_Toc214822783"/>
      <w:r w:rsidRPr="00D618E3">
        <w:lastRenderedPageBreak/>
        <w:t>ABBREVIATIONS AND ACRONYMS</w:t>
      </w:r>
      <w:bookmarkEnd w:id="7"/>
    </w:p>
    <w:p w14:paraId="18BA3F88" w14:textId="77777777" w:rsidR="00545086" w:rsidRDefault="00545086" w:rsidP="00545086"/>
    <w:p w14:paraId="3C240359" w14:textId="77777777" w:rsidR="00545086" w:rsidRDefault="00545086" w:rsidP="00545086"/>
    <w:p w14:paraId="4CA136FC" w14:textId="77777777" w:rsidR="00545086" w:rsidRDefault="00545086" w:rsidP="00126835">
      <w:pPr>
        <w:spacing w:line="480" w:lineRule="auto"/>
        <w:rPr>
          <w:color w:val="212121"/>
        </w:rPr>
      </w:pPr>
      <w:r w:rsidRPr="008D082C">
        <w:rPr>
          <w:b/>
        </w:rPr>
        <w:t>COVID-19</w:t>
      </w:r>
      <w:r w:rsidR="008D082C">
        <w:tab/>
        <w:t>:</w:t>
      </w:r>
      <w:r w:rsidRPr="00B818DF">
        <w:tab/>
      </w:r>
      <w:r w:rsidRPr="00B818DF">
        <w:rPr>
          <w:color w:val="212121"/>
        </w:rPr>
        <w:t>Coronavirus disease 2019</w:t>
      </w:r>
    </w:p>
    <w:p w14:paraId="5FC75097" w14:textId="77777777" w:rsidR="00545086" w:rsidRDefault="00545086" w:rsidP="00126835">
      <w:pPr>
        <w:spacing w:line="480" w:lineRule="auto"/>
        <w:rPr>
          <w:color w:val="1C1D1E"/>
        </w:rPr>
      </w:pPr>
      <w:proofErr w:type="spellStart"/>
      <w:r w:rsidRPr="008D082C">
        <w:rPr>
          <w:b/>
          <w:color w:val="1C1D1E"/>
        </w:rPr>
        <w:t>IeDEA</w:t>
      </w:r>
      <w:proofErr w:type="spellEnd"/>
      <w:r w:rsidRPr="008D082C">
        <w:rPr>
          <w:b/>
          <w:color w:val="1C1D1E"/>
        </w:rPr>
        <w:tab/>
      </w:r>
      <w:r w:rsidR="008D082C">
        <w:rPr>
          <w:color w:val="1C1D1E"/>
        </w:rPr>
        <w:tab/>
        <w:t>:</w:t>
      </w:r>
      <w:r>
        <w:rPr>
          <w:color w:val="1C1D1E"/>
        </w:rPr>
        <w:tab/>
      </w:r>
      <w:r w:rsidRPr="00C10270">
        <w:rPr>
          <w:color w:val="1C1D1E"/>
        </w:rPr>
        <w:t>International Epidemiology Databases to Evaluate AIDS</w:t>
      </w:r>
    </w:p>
    <w:p w14:paraId="7C6B9209" w14:textId="77777777" w:rsidR="00545086" w:rsidRDefault="00545086" w:rsidP="00126835">
      <w:pPr>
        <w:spacing w:line="480" w:lineRule="auto"/>
      </w:pPr>
      <w:r w:rsidRPr="008D082C">
        <w:rPr>
          <w:b/>
        </w:rPr>
        <w:t>KNH</w:t>
      </w:r>
      <w:r w:rsidRPr="008D082C">
        <w:rPr>
          <w:b/>
        </w:rPr>
        <w:tab/>
      </w:r>
      <w:r w:rsidR="008D082C">
        <w:tab/>
        <w:t>:</w:t>
      </w:r>
      <w:r>
        <w:tab/>
        <w:t>Kenyatta National Hospital</w:t>
      </w:r>
    </w:p>
    <w:p w14:paraId="45CE53A9" w14:textId="77777777" w:rsidR="00545086" w:rsidRDefault="00545086" w:rsidP="00126835">
      <w:pPr>
        <w:spacing w:line="480" w:lineRule="auto"/>
      </w:pPr>
      <w:r w:rsidRPr="008D082C">
        <w:rPr>
          <w:b/>
        </w:rPr>
        <w:t>LMICs</w:t>
      </w:r>
      <w:r>
        <w:tab/>
      </w:r>
      <w:r w:rsidR="008D082C">
        <w:t>:</w:t>
      </w:r>
      <w:r>
        <w:tab/>
      </w:r>
      <w:proofErr w:type="gramStart"/>
      <w:r>
        <w:t>L</w:t>
      </w:r>
      <w:r w:rsidRPr="00442AD1">
        <w:t xml:space="preserve">ow and </w:t>
      </w:r>
      <w:r>
        <w:t>M</w:t>
      </w:r>
      <w:r w:rsidRPr="00442AD1">
        <w:t>iddle</w:t>
      </w:r>
      <w:r>
        <w:t xml:space="preserve"> I</w:t>
      </w:r>
      <w:r w:rsidRPr="00442AD1">
        <w:t>ncome</w:t>
      </w:r>
      <w:proofErr w:type="gramEnd"/>
      <w:r w:rsidRPr="00442AD1">
        <w:t xml:space="preserve"> </w:t>
      </w:r>
      <w:r>
        <w:t>C</w:t>
      </w:r>
      <w:r w:rsidRPr="00442AD1">
        <w:t xml:space="preserve">ountries </w:t>
      </w:r>
    </w:p>
    <w:p w14:paraId="176C65EB" w14:textId="77777777" w:rsidR="00545086" w:rsidRDefault="00545086" w:rsidP="00126835">
      <w:pPr>
        <w:spacing w:line="480" w:lineRule="auto"/>
        <w:jc w:val="both"/>
      </w:pPr>
      <w:r w:rsidRPr="008D082C">
        <w:rPr>
          <w:b/>
        </w:rPr>
        <w:t>NASCOP</w:t>
      </w:r>
      <w:r w:rsidR="008D082C">
        <w:tab/>
        <w:t>:</w:t>
      </w:r>
      <w:r>
        <w:tab/>
        <w:t>National AIDS and STIs Control Programme</w:t>
      </w:r>
    </w:p>
    <w:p w14:paraId="348EB4F3" w14:textId="77777777" w:rsidR="006A4B6B" w:rsidRDefault="006A4B6B" w:rsidP="006A4B6B">
      <w:pPr>
        <w:spacing w:line="480" w:lineRule="auto"/>
        <w:jc w:val="both"/>
      </w:pPr>
      <w:r w:rsidRPr="006A4B6B">
        <w:rPr>
          <w:b/>
        </w:rPr>
        <w:t>SDGs</w:t>
      </w:r>
      <w:r>
        <w:tab/>
      </w:r>
      <w:r>
        <w:tab/>
        <w:t>:</w:t>
      </w:r>
      <w:r>
        <w:tab/>
        <w:t xml:space="preserve">The Sustainable Development Goals </w:t>
      </w:r>
    </w:p>
    <w:p w14:paraId="61C09A2E" w14:textId="77777777" w:rsidR="00545086" w:rsidRDefault="00545086" w:rsidP="00545086">
      <w:r w:rsidRPr="008D082C">
        <w:rPr>
          <w:b/>
        </w:rPr>
        <w:t>TB</w:t>
      </w:r>
      <w:r>
        <w:tab/>
      </w:r>
      <w:r w:rsidR="008D082C">
        <w:tab/>
        <w:t xml:space="preserve">: </w:t>
      </w:r>
      <w:r>
        <w:tab/>
        <w:t xml:space="preserve">Tuberculosis </w:t>
      </w:r>
    </w:p>
    <w:p w14:paraId="34E7B0A0" w14:textId="77777777" w:rsidR="00545086" w:rsidRDefault="00545086" w:rsidP="00545086">
      <w:r>
        <w:br w:type="page"/>
      </w:r>
    </w:p>
    <w:p w14:paraId="376FC2C4" w14:textId="77777777" w:rsidR="00545086" w:rsidRDefault="00545086" w:rsidP="00545086">
      <w:pPr>
        <w:pStyle w:val="Heading1"/>
      </w:pPr>
      <w:bookmarkStart w:id="8" w:name="_Toc214822784"/>
      <w:bookmarkStart w:id="9" w:name="_Toc89031254"/>
      <w:r w:rsidRPr="00DE29B4">
        <w:lastRenderedPageBreak/>
        <w:t>OPERATIONAL DEFINIT</w:t>
      </w:r>
      <w:r w:rsidR="001C4C02">
        <w:t>I</w:t>
      </w:r>
      <w:r w:rsidRPr="00DE29B4">
        <w:t>ON OF TERMS</w:t>
      </w:r>
      <w:bookmarkEnd w:id="8"/>
    </w:p>
    <w:p w14:paraId="558FAE78" w14:textId="77777777" w:rsidR="00545086" w:rsidRDefault="00545086" w:rsidP="00545086"/>
    <w:p w14:paraId="04252690" w14:textId="77777777" w:rsidR="00545086" w:rsidRDefault="00545086" w:rsidP="00545086">
      <w:pPr>
        <w:rPr>
          <w:rFonts w:eastAsiaTheme="majorEastAsia"/>
          <w:b/>
          <w:bCs/>
        </w:rPr>
      </w:pPr>
      <w:bookmarkStart w:id="10" w:name="_Toc61385387"/>
      <w:r>
        <w:br w:type="page"/>
      </w:r>
    </w:p>
    <w:p w14:paraId="2045042F" w14:textId="77777777" w:rsidR="00545086" w:rsidRDefault="00545086" w:rsidP="00545086">
      <w:pPr>
        <w:pStyle w:val="Heading1"/>
        <w:sectPr w:rsidR="00545086" w:rsidSect="005543E2">
          <w:footerReference w:type="default" r:id="rId9"/>
          <w:pgSz w:w="12240" w:h="15840"/>
          <w:pgMar w:top="1440" w:right="1440" w:bottom="1440" w:left="1440" w:header="720" w:footer="720" w:gutter="0"/>
          <w:pgNumType w:fmt="lowerRoman" w:start="1"/>
          <w:cols w:space="720"/>
          <w:docGrid w:linePitch="360"/>
        </w:sectPr>
      </w:pPr>
    </w:p>
    <w:p w14:paraId="12BE3673" w14:textId="77777777" w:rsidR="00545086" w:rsidRPr="003E5607" w:rsidRDefault="00545086" w:rsidP="000B4D0D">
      <w:pPr>
        <w:pStyle w:val="Heading1"/>
        <w:spacing w:line="360" w:lineRule="auto"/>
        <w:jc w:val="center"/>
      </w:pPr>
      <w:bookmarkStart w:id="11" w:name="_Toc214822785"/>
      <w:r w:rsidRPr="003E5607">
        <w:lastRenderedPageBreak/>
        <w:t>ABSTRACT</w:t>
      </w:r>
      <w:bookmarkEnd w:id="11"/>
    </w:p>
    <w:p w14:paraId="263B962C" w14:textId="77777777" w:rsidR="002871BD" w:rsidRPr="003E5607" w:rsidRDefault="00556C4D" w:rsidP="00744E2A">
      <w:pPr>
        <w:spacing w:line="360" w:lineRule="auto"/>
        <w:jc w:val="both"/>
        <w:rPr>
          <w:b/>
        </w:rPr>
      </w:pPr>
      <w:r w:rsidRPr="003E5607">
        <w:rPr>
          <w:b/>
        </w:rPr>
        <w:t>Background:</w:t>
      </w:r>
      <w:ins w:id="12" w:author="DALTON WAMALWA" w:date="2026-02-03T17:57:00Z">
        <w:r w:rsidR="00A048F0">
          <w:rPr>
            <w:b/>
          </w:rPr>
          <w:t xml:space="preserve"> </w:t>
        </w:r>
      </w:ins>
      <w:r w:rsidR="00744E2A">
        <w:t xml:space="preserve">Throughout history, the prevention and control of endemic diseases has been interrupted by pandemics caused by viral infections like HIV, Ebola, and influenza. The burden of endemic diseases has increased in post-pandemic eras as a result of this disruption. The </w:t>
      </w:r>
      <w:del w:id="13" w:author="DALTON WAMALWA" w:date="2026-02-03T17:57:00Z">
        <w:r w:rsidR="00744E2A" w:rsidDel="00A048F0">
          <w:delText xml:space="preserve">ongoing </w:delText>
        </w:r>
      </w:del>
      <w:r w:rsidR="00744E2A">
        <w:t xml:space="preserve">COVID-19 pandemic has the potential to seriously undermine efforts to prevent and control tuberculosis (TB), the infectious disease that claims more lives than any other, especially in low- and middle-income nations where the disease is more prevalent. </w:t>
      </w:r>
      <w:r w:rsidR="002871BD" w:rsidRPr="003E5607">
        <w:t xml:space="preserve"> In 2020, almost 10 million people were infected with tuberculosis, resulting in the </w:t>
      </w:r>
      <w:del w:id="14" w:author="DALTON WAMALWA" w:date="2026-02-03T17:58:00Z">
        <w:r w:rsidR="002871BD" w:rsidRPr="003E5607" w:rsidDel="00A048F0">
          <w:delText>regrettable death</w:delText>
        </w:r>
      </w:del>
      <w:r w:rsidR="002871BD" w:rsidRPr="003E5607">
        <w:t xml:space="preserve"> of 1.5 million </w:t>
      </w:r>
      <w:del w:id="15" w:author="DALTON WAMALWA" w:date="2026-02-03T17:58:00Z">
        <w:r w:rsidR="002871BD" w:rsidRPr="003E5607" w:rsidDel="00A048F0">
          <w:delText>individuals</w:delText>
        </w:r>
      </w:del>
      <w:ins w:id="16" w:author="DALTON WAMALWA" w:date="2026-02-03T17:58:00Z">
        <w:r w:rsidR="00A048F0">
          <w:t>deaths</w:t>
        </w:r>
      </w:ins>
      <w:r w:rsidR="002871BD" w:rsidRPr="003E5607">
        <w:t xml:space="preserve">. </w:t>
      </w:r>
      <w:del w:id="17" w:author="DALTON WAMALWA" w:date="2026-02-03T17:59:00Z">
        <w:r w:rsidR="002871BD" w:rsidRPr="003E5607" w:rsidDel="00A048F0">
          <w:delText>Tuberculosis (TB) significantly affects the rates of morbidity and mortality in Kenya. In the year 2020, the</w:delText>
        </w:r>
      </w:del>
      <w:proofErr w:type="gramStart"/>
      <w:ins w:id="18" w:author="DALTON WAMALWA" w:date="2026-02-03T17:59:00Z">
        <w:r w:rsidR="00A048F0">
          <w:t xml:space="preserve">The </w:t>
        </w:r>
      </w:ins>
      <w:r w:rsidR="002871BD" w:rsidRPr="003E5607">
        <w:t xml:space="preserve"> number</w:t>
      </w:r>
      <w:proofErr w:type="gramEnd"/>
      <w:r w:rsidR="002871BD" w:rsidRPr="003E5607">
        <w:t xml:space="preserve"> of recorded cases of tuberculosis (TB) </w:t>
      </w:r>
      <w:ins w:id="19" w:author="DALTON WAMALWA" w:date="2026-02-03T17:59:00Z">
        <w:r w:rsidR="00A048F0">
          <w:t xml:space="preserve">in 2020 in Kenya </w:t>
        </w:r>
      </w:ins>
      <w:r w:rsidR="002871BD" w:rsidRPr="003E5607">
        <w:t>was over 132,000</w:t>
      </w:r>
      <w:ins w:id="20" w:author="DALTON WAMALWA" w:date="2026-02-03T17:59:00Z">
        <w:r w:rsidR="00A048F0">
          <w:t xml:space="preserve"> placing</w:t>
        </w:r>
      </w:ins>
      <w:del w:id="21" w:author="DALTON WAMALWA" w:date="2026-02-03T17:59:00Z">
        <w:r w:rsidR="002871BD" w:rsidRPr="003E5607" w:rsidDel="00A048F0">
          <w:delText>. This places</w:delText>
        </w:r>
      </w:del>
      <w:r w:rsidR="002871BD" w:rsidRPr="003E5607">
        <w:t xml:space="preserve"> the country among the top 30 nations with a significant burden of TB.</w:t>
      </w:r>
      <w:ins w:id="22" w:author="DALTON WAMALWA" w:date="2026-02-03T18:00:00Z">
        <w:r w:rsidR="00A048F0">
          <w:t xml:space="preserve"> </w:t>
        </w:r>
      </w:ins>
      <w:r w:rsidR="002871BD" w:rsidRPr="003E5607">
        <w:t xml:space="preserve">The COVID-19 epidemic </w:t>
      </w:r>
      <w:del w:id="23" w:author="DALTON WAMALWA" w:date="2026-02-03T18:00:00Z">
        <w:r w:rsidR="002871BD" w:rsidRPr="003E5607" w:rsidDel="00A048F0">
          <w:delText xml:space="preserve">has </w:delText>
        </w:r>
      </w:del>
      <w:r w:rsidR="002871BD" w:rsidRPr="003E5607">
        <w:t xml:space="preserve">exacerbated the challenges faced in the global </w:t>
      </w:r>
      <w:proofErr w:type="spellStart"/>
      <w:r w:rsidR="002871BD" w:rsidRPr="003E5607">
        <w:t>endeavors</w:t>
      </w:r>
      <w:proofErr w:type="spellEnd"/>
      <w:r w:rsidR="002871BD" w:rsidRPr="003E5607">
        <w:t xml:space="preserve"> to detect, treat, and manage tuberculosis (TB). Studies conducted in </w:t>
      </w:r>
      <w:del w:id="24" w:author="DALTON WAMALWA" w:date="2026-02-03T18:00:00Z">
        <w:r w:rsidR="002871BD" w:rsidRPr="003E5607" w:rsidDel="00A048F0">
          <w:delText xml:space="preserve">places like </w:delText>
        </w:r>
      </w:del>
      <w:r w:rsidR="002871BD" w:rsidRPr="003E5607">
        <w:t xml:space="preserve">India and South Africa </w:t>
      </w:r>
      <w:del w:id="25" w:author="DALTON WAMALWA" w:date="2026-02-03T18:00:00Z">
        <w:r w:rsidR="002871BD" w:rsidRPr="003E5607" w:rsidDel="00A048F0">
          <w:delText xml:space="preserve">have </w:delText>
        </w:r>
      </w:del>
      <w:r w:rsidR="002871BD" w:rsidRPr="003E5607">
        <w:t xml:space="preserve">highlighted </w:t>
      </w:r>
      <w:del w:id="26" w:author="DALTON WAMALWA" w:date="2026-02-03T18:00:00Z">
        <w:r w:rsidR="002871BD" w:rsidRPr="003E5607" w:rsidDel="00A048F0">
          <w:delText xml:space="preserve">the </w:delText>
        </w:r>
      </w:del>
      <w:r w:rsidR="002871BD" w:rsidRPr="003E5607">
        <w:t xml:space="preserve">possible impact of the COVID-19 pandemic on the documentation of tuberculosis cases and mortality rates. These </w:t>
      </w:r>
      <w:del w:id="27" w:author="DALTON WAMALWA" w:date="2026-02-03T18:00:00Z">
        <w:r w:rsidR="002871BD" w:rsidRPr="003E5607" w:rsidDel="00A048F0">
          <w:delText xml:space="preserve">findings </w:delText>
        </w:r>
      </w:del>
      <w:r w:rsidR="002871BD" w:rsidRPr="003E5607">
        <w:t>highlight</w:t>
      </w:r>
      <w:ins w:id="28" w:author="DALTON WAMALWA" w:date="2026-02-03T18:00:00Z">
        <w:r w:rsidR="00A048F0">
          <w:t>ed</w:t>
        </w:r>
      </w:ins>
      <w:r w:rsidR="002871BD" w:rsidRPr="003E5607">
        <w:t xml:space="preserve"> the urgent need to assess the exact impact of the COVID-19 pandemic on tuberculosis control efforts in Kenya.</w:t>
      </w:r>
    </w:p>
    <w:p w14:paraId="56FCD8E5" w14:textId="77777777" w:rsidR="003E5607" w:rsidRPr="003E5607" w:rsidRDefault="00556C4D" w:rsidP="003E5607">
      <w:pPr>
        <w:pStyle w:val="NoSpacing"/>
        <w:spacing w:line="360" w:lineRule="auto"/>
        <w:jc w:val="both"/>
        <w:rPr>
          <w:rFonts w:ascii="Times New Roman" w:hAnsi="Times New Roman" w:cs="Times New Roman"/>
          <w:b/>
          <w:sz w:val="24"/>
          <w:szCs w:val="24"/>
          <w:lang w:val="en-GB"/>
        </w:rPr>
      </w:pPr>
      <w:r w:rsidRPr="003E5607">
        <w:rPr>
          <w:rFonts w:ascii="Times New Roman" w:hAnsi="Times New Roman" w:cs="Times New Roman"/>
          <w:b/>
          <w:sz w:val="24"/>
          <w:szCs w:val="24"/>
        </w:rPr>
        <w:t>Objectives:</w:t>
      </w:r>
      <w:ins w:id="29" w:author="DALTON WAMALWA" w:date="2026-02-03T18:00:00Z">
        <w:r w:rsidR="00A048F0">
          <w:rPr>
            <w:rFonts w:ascii="Times New Roman" w:hAnsi="Times New Roman" w:cs="Times New Roman"/>
            <w:b/>
            <w:sz w:val="24"/>
            <w:szCs w:val="24"/>
          </w:rPr>
          <w:t xml:space="preserve"> </w:t>
        </w:r>
      </w:ins>
      <w:del w:id="30" w:author="DALTON WAMALWA" w:date="2026-02-03T18:00:00Z">
        <w:r w:rsidR="002871BD" w:rsidRPr="003E5607" w:rsidDel="00A048F0">
          <w:rPr>
            <w:rFonts w:ascii="Times New Roman" w:hAnsi="Times New Roman" w:cs="Times New Roman"/>
            <w:sz w:val="24"/>
            <w:szCs w:val="24"/>
            <w:lang w:val="en-GB"/>
          </w:rPr>
          <w:delText>This study aim</w:delText>
        </w:r>
        <w:r w:rsidR="001C4C02" w:rsidDel="00A048F0">
          <w:rPr>
            <w:rFonts w:ascii="Times New Roman" w:hAnsi="Times New Roman" w:cs="Times New Roman"/>
            <w:sz w:val="24"/>
            <w:szCs w:val="24"/>
            <w:lang w:val="en-GB"/>
          </w:rPr>
          <w:delText>ed</w:delText>
        </w:r>
        <w:r w:rsidR="002871BD" w:rsidRPr="003E5607" w:rsidDel="00A048F0">
          <w:rPr>
            <w:rFonts w:ascii="Times New Roman" w:hAnsi="Times New Roman" w:cs="Times New Roman"/>
            <w:sz w:val="24"/>
            <w:szCs w:val="24"/>
            <w:lang w:val="en-GB"/>
          </w:rPr>
          <w:delText xml:space="preserve"> t</w:delText>
        </w:r>
      </w:del>
      <w:ins w:id="31" w:author="DALTON WAMALWA" w:date="2026-02-03T18:00:00Z">
        <w:r w:rsidR="00A048F0">
          <w:rPr>
            <w:rFonts w:ascii="Times New Roman" w:hAnsi="Times New Roman" w:cs="Times New Roman"/>
            <w:sz w:val="24"/>
            <w:szCs w:val="24"/>
            <w:lang w:val="en-GB"/>
          </w:rPr>
          <w:t>T</w:t>
        </w:r>
      </w:ins>
      <w:r w:rsidR="002871BD" w:rsidRPr="003E5607">
        <w:rPr>
          <w:rFonts w:ascii="Times New Roman" w:hAnsi="Times New Roman" w:cs="Times New Roman"/>
          <w:sz w:val="24"/>
          <w:szCs w:val="24"/>
          <w:lang w:val="en-GB"/>
        </w:rPr>
        <w:t>o assess the impact of the COVID-19 pandemic on the incidence, mortality rate, and surveillance of tuberculosis in Kenya by utilizing current tuberculosis data</w:t>
      </w:r>
      <w:r w:rsidR="003E5607" w:rsidRPr="003E5607">
        <w:rPr>
          <w:rFonts w:ascii="Times New Roman" w:hAnsi="Times New Roman" w:cs="Times New Roman"/>
          <w:b/>
          <w:sz w:val="24"/>
          <w:szCs w:val="24"/>
          <w:lang w:val="en-GB"/>
        </w:rPr>
        <w:t>.</w:t>
      </w:r>
    </w:p>
    <w:p w14:paraId="3D19AAE6" w14:textId="77777777" w:rsidR="003F3A9B" w:rsidRPr="003E5607" w:rsidDel="00A048F0" w:rsidRDefault="00556C4D" w:rsidP="003E5607">
      <w:pPr>
        <w:pStyle w:val="NoSpacing"/>
        <w:spacing w:line="360" w:lineRule="auto"/>
        <w:jc w:val="both"/>
        <w:rPr>
          <w:del w:id="32" w:author="DALTON WAMALWA" w:date="2026-02-03T18:02:00Z"/>
          <w:rFonts w:ascii="Times New Roman" w:hAnsi="Times New Roman" w:cs="Times New Roman"/>
          <w:b/>
          <w:sz w:val="24"/>
          <w:szCs w:val="24"/>
        </w:rPr>
      </w:pPr>
      <w:r w:rsidRPr="003E5607">
        <w:rPr>
          <w:rFonts w:ascii="Times New Roman" w:hAnsi="Times New Roman" w:cs="Times New Roman"/>
          <w:b/>
          <w:sz w:val="24"/>
          <w:szCs w:val="24"/>
        </w:rPr>
        <w:t>Study Design and Setting:</w:t>
      </w:r>
      <w:ins w:id="33" w:author="DALTON WAMALWA" w:date="2026-02-03T18:00:00Z">
        <w:r w:rsidR="00A048F0">
          <w:rPr>
            <w:rFonts w:ascii="Times New Roman" w:hAnsi="Times New Roman" w:cs="Times New Roman"/>
            <w:b/>
            <w:sz w:val="24"/>
            <w:szCs w:val="24"/>
          </w:rPr>
          <w:t xml:space="preserve"> </w:t>
        </w:r>
      </w:ins>
      <w:r w:rsidR="003F3A9B" w:rsidRPr="003E5607">
        <w:rPr>
          <w:rFonts w:ascii="Times New Roman" w:hAnsi="Times New Roman" w:cs="Times New Roman"/>
          <w:sz w:val="24"/>
          <w:szCs w:val="24"/>
        </w:rPr>
        <w:t>The study w</w:t>
      </w:r>
      <w:r w:rsidR="001C4C02">
        <w:rPr>
          <w:rFonts w:ascii="Times New Roman" w:hAnsi="Times New Roman" w:cs="Times New Roman"/>
          <w:sz w:val="24"/>
          <w:szCs w:val="24"/>
        </w:rPr>
        <w:t>as</w:t>
      </w:r>
      <w:r w:rsidR="003F3A9B" w:rsidRPr="003E5607">
        <w:rPr>
          <w:rFonts w:ascii="Times New Roman" w:hAnsi="Times New Roman" w:cs="Times New Roman"/>
          <w:sz w:val="24"/>
          <w:szCs w:val="24"/>
        </w:rPr>
        <w:t xml:space="preserve"> a retrospective cohort </w:t>
      </w:r>
      <w:ins w:id="34" w:author="DALTON WAMALWA" w:date="2026-02-03T18:01:00Z">
        <w:r w:rsidR="00A048F0">
          <w:rPr>
            <w:rFonts w:ascii="Times New Roman" w:hAnsi="Times New Roman" w:cs="Times New Roman"/>
            <w:sz w:val="24"/>
            <w:szCs w:val="24"/>
          </w:rPr>
          <w:t>using data from</w:t>
        </w:r>
      </w:ins>
      <w:ins w:id="35" w:author="DALTON WAMALWA" w:date="2026-02-03T18:02:00Z">
        <w:r w:rsidR="00A048F0">
          <w:rPr>
            <w:rFonts w:ascii="Times New Roman" w:hAnsi="Times New Roman" w:cs="Times New Roman"/>
            <w:sz w:val="24"/>
            <w:szCs w:val="24"/>
          </w:rPr>
          <w:t xml:space="preserve"> the TB program stored in </w:t>
        </w:r>
      </w:ins>
      <w:ins w:id="36" w:author="DALTON WAMALWA" w:date="2026-02-03T18:01:00Z">
        <w:r w:rsidR="00A048F0">
          <w:rPr>
            <w:rFonts w:ascii="Times New Roman" w:hAnsi="Times New Roman" w:cs="Times New Roman"/>
            <w:sz w:val="24"/>
            <w:szCs w:val="24"/>
          </w:rPr>
          <w:t xml:space="preserve"> </w:t>
        </w:r>
      </w:ins>
      <w:del w:id="37" w:author="DALTON WAMALWA" w:date="2026-02-03T18:01:00Z">
        <w:r w:rsidR="003F3A9B" w:rsidRPr="003E5607" w:rsidDel="00A048F0">
          <w:rPr>
            <w:rFonts w:ascii="Times New Roman" w:hAnsi="Times New Roman" w:cs="Times New Roman"/>
            <w:sz w:val="24"/>
            <w:szCs w:val="24"/>
          </w:rPr>
          <w:delText>design and t</w:delText>
        </w:r>
        <w:r w:rsidR="001C4C02" w:rsidDel="00A048F0">
          <w:rPr>
            <w:rFonts w:ascii="Times New Roman" w:hAnsi="Times New Roman" w:cs="Times New Roman"/>
            <w:sz w:val="24"/>
            <w:szCs w:val="24"/>
          </w:rPr>
          <w:delText>ook</w:delText>
        </w:r>
        <w:r w:rsidR="003F3A9B" w:rsidRPr="003E5607" w:rsidDel="00A048F0">
          <w:rPr>
            <w:rFonts w:ascii="Times New Roman" w:hAnsi="Times New Roman" w:cs="Times New Roman"/>
            <w:sz w:val="24"/>
            <w:szCs w:val="24"/>
          </w:rPr>
          <w:delText xml:space="preserve"> place at T</w:delText>
        </w:r>
      </w:del>
      <w:ins w:id="38" w:author="DALTON WAMALWA" w:date="2026-02-03T18:01:00Z">
        <w:r w:rsidR="00A048F0">
          <w:rPr>
            <w:rFonts w:ascii="Times New Roman" w:hAnsi="Times New Roman" w:cs="Times New Roman"/>
            <w:sz w:val="24"/>
            <w:szCs w:val="24"/>
          </w:rPr>
          <w:t>t</w:t>
        </w:r>
      </w:ins>
      <w:r w:rsidR="003F3A9B" w:rsidRPr="003E5607">
        <w:rPr>
          <w:rFonts w:ascii="Times New Roman" w:hAnsi="Times New Roman" w:cs="Times New Roman"/>
          <w:sz w:val="24"/>
          <w:szCs w:val="24"/>
        </w:rPr>
        <w:t xml:space="preserve">he National AIDS and STI's Control </w:t>
      </w:r>
      <w:proofErr w:type="spellStart"/>
      <w:r w:rsidR="003F3A9B" w:rsidRPr="003E5607">
        <w:rPr>
          <w:rFonts w:ascii="Times New Roman" w:hAnsi="Times New Roman" w:cs="Times New Roman"/>
          <w:sz w:val="24"/>
          <w:szCs w:val="24"/>
        </w:rPr>
        <w:t>Programme</w:t>
      </w:r>
      <w:proofErr w:type="spellEnd"/>
      <w:r w:rsidR="003F3A9B" w:rsidRPr="003E5607">
        <w:rPr>
          <w:rFonts w:ascii="Times New Roman" w:hAnsi="Times New Roman" w:cs="Times New Roman"/>
          <w:sz w:val="24"/>
          <w:szCs w:val="24"/>
        </w:rPr>
        <w:t xml:space="preserve"> (NASCOP)</w:t>
      </w:r>
      <w:ins w:id="39" w:author="DALTON WAMALWA" w:date="2026-02-03T18:01:00Z">
        <w:r w:rsidR="00A048F0">
          <w:rPr>
            <w:rFonts w:ascii="Times New Roman" w:hAnsi="Times New Roman" w:cs="Times New Roman"/>
            <w:sz w:val="24"/>
            <w:szCs w:val="24"/>
          </w:rPr>
          <w:t xml:space="preserve">. </w:t>
        </w:r>
      </w:ins>
      <w:r w:rsidR="003F3A9B" w:rsidRPr="003E5607">
        <w:rPr>
          <w:rFonts w:ascii="Times New Roman" w:hAnsi="Times New Roman" w:cs="Times New Roman"/>
          <w:sz w:val="24"/>
          <w:szCs w:val="24"/>
        </w:rPr>
        <w:t xml:space="preserve"> </w:t>
      </w:r>
      <w:del w:id="40" w:author="DALTON WAMALWA" w:date="2026-02-03T18:01:00Z">
        <w:r w:rsidR="003F3A9B" w:rsidRPr="003E5607" w:rsidDel="00A048F0">
          <w:rPr>
            <w:rFonts w:ascii="Times New Roman" w:hAnsi="Times New Roman" w:cs="Times New Roman"/>
            <w:sz w:val="24"/>
            <w:szCs w:val="24"/>
          </w:rPr>
          <w:delText xml:space="preserve">located within the premises of Kenyatta National Hospital (KNH). </w:delText>
        </w:r>
      </w:del>
      <w:del w:id="41" w:author="DALTON WAMALWA" w:date="2026-02-03T18:02:00Z">
        <w:r w:rsidR="003F3A9B" w:rsidRPr="003E5607" w:rsidDel="00A048F0">
          <w:rPr>
            <w:rFonts w:ascii="Times New Roman" w:hAnsi="Times New Roman" w:cs="Times New Roman"/>
            <w:sz w:val="24"/>
            <w:szCs w:val="24"/>
          </w:rPr>
          <w:delText>The TB program database housed within NASCOP the main data source for this investigation.</w:delText>
        </w:r>
      </w:del>
    </w:p>
    <w:p w14:paraId="1CBE0E00" w14:textId="77777777" w:rsidR="003E5607" w:rsidRPr="003E5607" w:rsidRDefault="00556C4D" w:rsidP="003E5607">
      <w:pPr>
        <w:pStyle w:val="NoSpacing"/>
        <w:spacing w:line="360" w:lineRule="auto"/>
        <w:jc w:val="both"/>
        <w:rPr>
          <w:rFonts w:ascii="Times New Roman" w:hAnsi="Times New Roman" w:cs="Times New Roman"/>
          <w:sz w:val="24"/>
          <w:szCs w:val="24"/>
        </w:rPr>
      </w:pPr>
      <w:r w:rsidRPr="003E5607">
        <w:rPr>
          <w:rFonts w:ascii="Times New Roman" w:hAnsi="Times New Roman" w:cs="Times New Roman"/>
          <w:b/>
          <w:sz w:val="24"/>
          <w:szCs w:val="24"/>
        </w:rPr>
        <w:t>Study Population:</w:t>
      </w:r>
      <w:ins w:id="42" w:author="DALTON WAMALWA" w:date="2026-02-03T18:02:00Z">
        <w:r w:rsidR="00A048F0">
          <w:rPr>
            <w:rFonts w:ascii="Times New Roman" w:hAnsi="Times New Roman" w:cs="Times New Roman"/>
            <w:b/>
            <w:sz w:val="24"/>
            <w:szCs w:val="24"/>
          </w:rPr>
          <w:t xml:space="preserve"> </w:t>
        </w:r>
      </w:ins>
      <w:del w:id="43" w:author="DALTON WAMALWA" w:date="2026-02-03T18:02:00Z">
        <w:r w:rsidR="003F3A9B" w:rsidRPr="003E5607" w:rsidDel="00A048F0">
          <w:rPr>
            <w:rFonts w:ascii="Times New Roman" w:hAnsi="Times New Roman" w:cs="Times New Roman"/>
            <w:sz w:val="24"/>
            <w:szCs w:val="24"/>
          </w:rPr>
          <w:delText>This study encompass</w:delText>
        </w:r>
        <w:r w:rsidR="001C4C02" w:rsidDel="00A048F0">
          <w:rPr>
            <w:rFonts w:ascii="Times New Roman" w:hAnsi="Times New Roman" w:cs="Times New Roman"/>
            <w:sz w:val="24"/>
            <w:szCs w:val="24"/>
          </w:rPr>
          <w:delText>ed</w:delText>
        </w:r>
        <w:r w:rsidR="003F3A9B" w:rsidRPr="003E5607" w:rsidDel="00A048F0">
          <w:rPr>
            <w:rFonts w:ascii="Times New Roman" w:hAnsi="Times New Roman" w:cs="Times New Roman"/>
            <w:sz w:val="24"/>
            <w:szCs w:val="24"/>
          </w:rPr>
          <w:delText xml:space="preserve"> a</w:delText>
        </w:r>
      </w:del>
      <w:ins w:id="44" w:author="DALTON WAMALWA" w:date="2026-02-03T18:02:00Z">
        <w:r w:rsidR="00A048F0">
          <w:rPr>
            <w:rFonts w:ascii="Times New Roman" w:hAnsi="Times New Roman" w:cs="Times New Roman"/>
            <w:sz w:val="24"/>
            <w:szCs w:val="24"/>
          </w:rPr>
          <w:t>A</w:t>
        </w:r>
      </w:ins>
      <w:r w:rsidR="003F3A9B" w:rsidRPr="003E5607">
        <w:rPr>
          <w:rFonts w:ascii="Times New Roman" w:hAnsi="Times New Roman" w:cs="Times New Roman"/>
          <w:sz w:val="24"/>
          <w:szCs w:val="24"/>
        </w:rPr>
        <w:t xml:space="preserve">ll individuals </w:t>
      </w:r>
      <w:del w:id="45" w:author="DALTON WAMALWA" w:date="2026-02-03T18:02:00Z">
        <w:r w:rsidR="003F3A9B" w:rsidRPr="003E5607" w:rsidDel="00A81983">
          <w:rPr>
            <w:rFonts w:ascii="Times New Roman" w:hAnsi="Times New Roman" w:cs="Times New Roman"/>
            <w:sz w:val="24"/>
            <w:szCs w:val="24"/>
          </w:rPr>
          <w:delText>who ha</w:delText>
        </w:r>
        <w:r w:rsidR="001C4C02" w:rsidDel="00A81983">
          <w:rPr>
            <w:rFonts w:ascii="Times New Roman" w:hAnsi="Times New Roman" w:cs="Times New Roman"/>
            <w:sz w:val="24"/>
            <w:szCs w:val="24"/>
          </w:rPr>
          <w:delText>d</w:delText>
        </w:r>
        <w:r w:rsidR="003F3A9B" w:rsidRPr="003E5607" w:rsidDel="00A81983">
          <w:rPr>
            <w:rFonts w:ascii="Times New Roman" w:hAnsi="Times New Roman" w:cs="Times New Roman"/>
            <w:sz w:val="24"/>
            <w:szCs w:val="24"/>
          </w:rPr>
          <w:delText xml:space="preserve"> been </w:delText>
        </w:r>
      </w:del>
      <w:r w:rsidR="003F3A9B" w:rsidRPr="003E5607">
        <w:rPr>
          <w:rFonts w:ascii="Times New Roman" w:hAnsi="Times New Roman" w:cs="Times New Roman"/>
          <w:sz w:val="24"/>
          <w:szCs w:val="24"/>
        </w:rPr>
        <w:t>diagnosed with tuberculosis (TB) prior to and during the COVID-19 pandemic, cover</w:t>
      </w:r>
      <w:r w:rsidR="001C4C02">
        <w:rPr>
          <w:rFonts w:ascii="Times New Roman" w:hAnsi="Times New Roman" w:cs="Times New Roman"/>
          <w:sz w:val="24"/>
          <w:szCs w:val="24"/>
        </w:rPr>
        <w:t>ing the period from January 2015</w:t>
      </w:r>
    </w:p>
    <w:p w14:paraId="422BE4AD" w14:textId="77777777" w:rsidR="003E5607" w:rsidRDefault="001C4C02" w:rsidP="003E560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to December 2023</w:t>
      </w:r>
      <w:r w:rsidR="003F3A9B" w:rsidRPr="003E5607">
        <w:rPr>
          <w:rFonts w:ascii="Times New Roman" w:hAnsi="Times New Roman" w:cs="Times New Roman"/>
          <w:sz w:val="24"/>
          <w:szCs w:val="24"/>
        </w:rPr>
        <w:t>.</w:t>
      </w:r>
    </w:p>
    <w:p w14:paraId="28F0900C" w14:textId="77777777" w:rsidR="00A81983" w:rsidRDefault="00556C4D" w:rsidP="002473FF">
      <w:pPr>
        <w:pStyle w:val="NoSpacing"/>
        <w:spacing w:line="360" w:lineRule="auto"/>
        <w:rPr>
          <w:ins w:id="46" w:author="DALTON WAMALWA" w:date="2026-02-03T18:02:00Z"/>
          <w:rFonts w:ascii="Times New Roman" w:hAnsi="Times New Roman" w:cs="Times New Roman"/>
          <w:sz w:val="24"/>
          <w:szCs w:val="24"/>
        </w:rPr>
      </w:pPr>
      <w:r w:rsidRPr="003E5607">
        <w:rPr>
          <w:rFonts w:ascii="Times New Roman" w:hAnsi="Times New Roman" w:cs="Times New Roman"/>
          <w:b/>
          <w:sz w:val="24"/>
          <w:szCs w:val="24"/>
        </w:rPr>
        <w:t>Data Analysis:</w:t>
      </w:r>
      <w:ins w:id="47" w:author="DALTON WAMALWA" w:date="2026-02-03T18:02:00Z">
        <w:r w:rsidR="00A81983">
          <w:rPr>
            <w:rFonts w:ascii="Times New Roman" w:hAnsi="Times New Roman" w:cs="Times New Roman"/>
            <w:b/>
            <w:sz w:val="24"/>
            <w:szCs w:val="24"/>
          </w:rPr>
          <w:t xml:space="preserve"> </w:t>
        </w:r>
      </w:ins>
      <w:r w:rsidR="003F3A9B" w:rsidRPr="003E5607">
        <w:rPr>
          <w:rFonts w:ascii="Times New Roman" w:hAnsi="Times New Roman" w:cs="Times New Roman"/>
          <w:sz w:val="24"/>
          <w:szCs w:val="24"/>
        </w:rPr>
        <w:t>Data analysis w</w:t>
      </w:r>
      <w:r w:rsidR="001C4C02">
        <w:rPr>
          <w:rFonts w:ascii="Times New Roman" w:hAnsi="Times New Roman" w:cs="Times New Roman"/>
          <w:sz w:val="24"/>
          <w:szCs w:val="24"/>
        </w:rPr>
        <w:t>as</w:t>
      </w:r>
      <w:r w:rsidR="003F3A9B" w:rsidRPr="003E5607">
        <w:rPr>
          <w:rFonts w:ascii="Times New Roman" w:hAnsi="Times New Roman" w:cs="Times New Roman"/>
          <w:sz w:val="24"/>
          <w:szCs w:val="24"/>
        </w:rPr>
        <w:t xml:space="preserve"> performed </w:t>
      </w:r>
      <w:r w:rsidR="001C4C02">
        <w:rPr>
          <w:rFonts w:ascii="Times New Roman" w:hAnsi="Times New Roman" w:cs="Times New Roman"/>
          <w:sz w:val="24"/>
          <w:szCs w:val="24"/>
        </w:rPr>
        <w:t>using</w:t>
      </w:r>
      <w:r w:rsidR="003F3A9B" w:rsidRPr="003E5607">
        <w:rPr>
          <w:rFonts w:ascii="Times New Roman" w:hAnsi="Times New Roman" w:cs="Times New Roman"/>
          <w:sz w:val="24"/>
          <w:szCs w:val="24"/>
        </w:rPr>
        <w:t xml:space="preserve"> the R program version 4.1.3. A descriptive analysis w</w:t>
      </w:r>
      <w:r w:rsidR="001C4C02">
        <w:rPr>
          <w:rFonts w:ascii="Times New Roman" w:hAnsi="Times New Roman" w:cs="Times New Roman"/>
          <w:sz w:val="24"/>
          <w:szCs w:val="24"/>
        </w:rPr>
        <w:t>as</w:t>
      </w:r>
      <w:r w:rsidR="003F3A9B" w:rsidRPr="003E5607">
        <w:rPr>
          <w:rFonts w:ascii="Times New Roman" w:hAnsi="Times New Roman" w:cs="Times New Roman"/>
          <w:sz w:val="24"/>
          <w:szCs w:val="24"/>
        </w:rPr>
        <w:t xml:space="preserve"> conducted to summarize the data, which involve</w:t>
      </w:r>
      <w:r w:rsidR="001C4C02">
        <w:rPr>
          <w:rFonts w:ascii="Times New Roman" w:hAnsi="Times New Roman" w:cs="Times New Roman"/>
          <w:sz w:val="24"/>
          <w:szCs w:val="24"/>
        </w:rPr>
        <w:t>d</w:t>
      </w:r>
      <w:r w:rsidR="003F3A9B" w:rsidRPr="003E5607">
        <w:rPr>
          <w:rFonts w:ascii="Times New Roman" w:hAnsi="Times New Roman" w:cs="Times New Roman"/>
          <w:sz w:val="24"/>
          <w:szCs w:val="24"/>
        </w:rPr>
        <w:t xml:space="preserve"> computing proportions, measures of central tendency, and measures of dispersion. The chi-square test w</w:t>
      </w:r>
      <w:r w:rsidR="001C4C02">
        <w:rPr>
          <w:rFonts w:ascii="Times New Roman" w:hAnsi="Times New Roman" w:cs="Times New Roman"/>
          <w:sz w:val="24"/>
          <w:szCs w:val="24"/>
        </w:rPr>
        <w:t>as</w:t>
      </w:r>
      <w:r w:rsidR="003F3A9B" w:rsidRPr="003E5607">
        <w:rPr>
          <w:rFonts w:ascii="Times New Roman" w:hAnsi="Times New Roman" w:cs="Times New Roman"/>
          <w:sz w:val="24"/>
          <w:szCs w:val="24"/>
        </w:rPr>
        <w:t xml:space="preserve"> used to conduct bivariate analysis and determine the statistical correlations between the dependent and independent variables. In addition, a multivariate analysis w</w:t>
      </w:r>
      <w:r w:rsidR="006A14EC">
        <w:rPr>
          <w:rFonts w:ascii="Times New Roman" w:hAnsi="Times New Roman" w:cs="Times New Roman"/>
          <w:sz w:val="24"/>
          <w:szCs w:val="24"/>
        </w:rPr>
        <w:t>as</w:t>
      </w:r>
      <w:r w:rsidR="003F3A9B" w:rsidRPr="003E5607">
        <w:rPr>
          <w:rFonts w:ascii="Times New Roman" w:hAnsi="Times New Roman" w:cs="Times New Roman"/>
          <w:sz w:val="24"/>
          <w:szCs w:val="24"/>
        </w:rPr>
        <w:t xml:space="preserve"> conducted using logistic regression to calculate odds ratios and confidence intervals</w:t>
      </w:r>
      <w:r w:rsidR="008E2DD8">
        <w:rPr>
          <w:rFonts w:ascii="Times New Roman" w:hAnsi="Times New Roman" w:cs="Times New Roman"/>
          <w:sz w:val="24"/>
          <w:szCs w:val="24"/>
        </w:rPr>
        <w:t>.</w:t>
      </w:r>
    </w:p>
    <w:p w14:paraId="2FD2F5FA" w14:textId="77777777" w:rsidR="00A81983" w:rsidRDefault="008E2DD8" w:rsidP="002473FF">
      <w:pPr>
        <w:pStyle w:val="NoSpacing"/>
        <w:spacing w:line="360" w:lineRule="auto"/>
        <w:rPr>
          <w:ins w:id="48" w:author="DALTON WAMALWA" w:date="2026-02-03T18:03:00Z"/>
          <w:rFonts w:ascii="Times New Roman" w:hAnsi="Times New Roman" w:cs="Times New Roman"/>
          <w:sz w:val="24"/>
          <w:szCs w:val="24"/>
        </w:rPr>
      </w:pPr>
      <w:r>
        <w:rPr>
          <w:rFonts w:ascii="Times New Roman" w:hAnsi="Times New Roman" w:cs="Times New Roman"/>
          <w:sz w:val="24"/>
          <w:szCs w:val="24"/>
        </w:rPr>
        <w:t xml:space="preserve"> </w:t>
      </w:r>
      <w:r w:rsidRPr="008E2DD8">
        <w:rPr>
          <w:rFonts w:ascii="Times New Roman" w:hAnsi="Times New Roman" w:cs="Times New Roman"/>
          <w:b/>
          <w:sz w:val="24"/>
          <w:szCs w:val="24"/>
        </w:rPr>
        <w:t>Results</w:t>
      </w:r>
      <w:commentRangeStart w:id="49"/>
      <w:commentRangeEnd w:id="49"/>
      <w:r w:rsidR="00A81983">
        <w:rPr>
          <w:rStyle w:val="CommentReference"/>
        </w:rPr>
        <w:commentReference w:id="49"/>
      </w:r>
      <w:r>
        <w:rPr>
          <w:rFonts w:ascii="Times New Roman" w:hAnsi="Times New Roman" w:cs="Times New Roman"/>
          <w:sz w:val="24"/>
          <w:szCs w:val="24"/>
        </w:rPr>
        <w:t xml:space="preserve">:         </w:t>
      </w:r>
    </w:p>
    <w:p w14:paraId="4B333496" w14:textId="77777777" w:rsidR="00A81983" w:rsidRDefault="008E2DD8" w:rsidP="002473FF">
      <w:pPr>
        <w:pStyle w:val="NoSpacing"/>
        <w:spacing w:line="360" w:lineRule="auto"/>
        <w:rPr>
          <w:ins w:id="51" w:author="DALTON WAMALWA" w:date="2026-02-03T18:03:00Z"/>
          <w:rFonts w:ascii="Times New Roman" w:hAnsi="Times New Roman" w:cs="Times New Roman"/>
          <w:sz w:val="24"/>
          <w:szCs w:val="24"/>
        </w:rPr>
      </w:pPr>
      <w:r w:rsidRPr="008E2DD8">
        <w:rPr>
          <w:rFonts w:ascii="Times New Roman" w:hAnsi="Times New Roman" w:cs="Times New Roman"/>
          <w:b/>
          <w:sz w:val="24"/>
          <w:szCs w:val="24"/>
        </w:rPr>
        <w:t>Conclusion</w:t>
      </w:r>
      <w:r>
        <w:rPr>
          <w:rFonts w:ascii="Times New Roman" w:hAnsi="Times New Roman" w:cs="Times New Roman"/>
          <w:sz w:val="24"/>
          <w:szCs w:val="24"/>
        </w:rPr>
        <w:t xml:space="preserve">:          </w:t>
      </w:r>
    </w:p>
    <w:p w14:paraId="06754440" w14:textId="77777777" w:rsidR="000B4D0D" w:rsidRDefault="008E2DD8" w:rsidP="002473FF">
      <w:pPr>
        <w:pStyle w:val="NoSpacing"/>
        <w:spacing w:line="360" w:lineRule="auto"/>
        <w:rPr>
          <w:rFonts w:ascii="Times New Roman" w:hAnsi="Times New Roman" w:cs="Times New Roman"/>
          <w:sz w:val="24"/>
          <w:szCs w:val="24"/>
        </w:rPr>
        <w:sectPr w:rsidR="000B4D0D" w:rsidSect="000B4D0D">
          <w:pgSz w:w="12240" w:h="15840"/>
          <w:pgMar w:top="1296" w:right="1152" w:bottom="1296" w:left="1152" w:header="720" w:footer="720" w:gutter="0"/>
          <w:pgNumType w:fmt="lowerRoman" w:start="9"/>
          <w:cols w:space="720"/>
          <w:docGrid w:linePitch="360"/>
        </w:sectPr>
      </w:pPr>
      <w:r w:rsidRPr="008E2DD8">
        <w:rPr>
          <w:rFonts w:ascii="Times New Roman" w:hAnsi="Times New Roman" w:cs="Times New Roman"/>
          <w:b/>
          <w:sz w:val="24"/>
          <w:szCs w:val="24"/>
        </w:rPr>
        <w:lastRenderedPageBreak/>
        <w:t>Recommendations</w:t>
      </w:r>
      <w:r>
        <w:rPr>
          <w:rFonts w:ascii="Times New Roman" w:hAnsi="Times New Roman" w:cs="Times New Roman"/>
          <w:sz w:val="24"/>
          <w:szCs w:val="24"/>
        </w:rPr>
        <w:t xml:space="preserve">:      </w:t>
      </w:r>
    </w:p>
    <w:p w14:paraId="5BC7F1FD" w14:textId="77777777" w:rsidR="000B4D0D" w:rsidRDefault="000B4D0D">
      <w:pPr>
        <w:rPr>
          <w:b/>
          <w:bCs/>
          <w:lang w:val="en-US"/>
        </w:rPr>
      </w:pPr>
    </w:p>
    <w:p w14:paraId="209B4D3B" w14:textId="77777777" w:rsidR="00545086" w:rsidRPr="00265CAD" w:rsidRDefault="00545086" w:rsidP="009D2D64">
      <w:pPr>
        <w:pStyle w:val="Heading1"/>
        <w:spacing w:line="480" w:lineRule="auto"/>
        <w:jc w:val="center"/>
      </w:pPr>
      <w:bookmarkStart w:id="52" w:name="_Toc214822786"/>
      <w:r w:rsidRPr="00265CAD">
        <w:t>CHAPTER ONE</w:t>
      </w:r>
      <w:bookmarkEnd w:id="10"/>
      <w:r w:rsidRPr="00265CAD">
        <w:t xml:space="preserve">: </w:t>
      </w:r>
      <w:bookmarkStart w:id="53" w:name="_Toc25991"/>
      <w:bookmarkStart w:id="54" w:name="_Toc45287902"/>
      <w:bookmarkStart w:id="55" w:name="_Toc61385388"/>
      <w:r w:rsidRPr="00265CAD">
        <w:t xml:space="preserve"> INTRODUCTION</w:t>
      </w:r>
      <w:bookmarkEnd w:id="52"/>
      <w:bookmarkEnd w:id="53"/>
      <w:bookmarkEnd w:id="54"/>
      <w:bookmarkEnd w:id="55"/>
    </w:p>
    <w:p w14:paraId="00EE8D81" w14:textId="77777777" w:rsidR="00545086" w:rsidRPr="006A4B6B" w:rsidRDefault="003E5607" w:rsidP="006A4B6B">
      <w:pPr>
        <w:pStyle w:val="Heading2"/>
        <w:spacing w:line="480" w:lineRule="auto"/>
        <w:jc w:val="both"/>
      </w:pPr>
      <w:bookmarkStart w:id="56" w:name="_Toc61385389"/>
      <w:bookmarkStart w:id="57" w:name="_Toc89031256"/>
      <w:bookmarkStart w:id="58" w:name="_Toc214822787"/>
      <w:r>
        <w:t xml:space="preserve">1.1 </w:t>
      </w:r>
      <w:r w:rsidRPr="006A4B6B">
        <w:t>Background</w:t>
      </w:r>
      <w:r w:rsidR="00545086" w:rsidRPr="006A4B6B">
        <w:t xml:space="preserve"> of the study</w:t>
      </w:r>
      <w:bookmarkEnd w:id="56"/>
      <w:bookmarkEnd w:id="57"/>
      <w:bookmarkEnd w:id="58"/>
    </w:p>
    <w:p w14:paraId="5AB742C3" w14:textId="77777777" w:rsidR="00547C34" w:rsidRDefault="00547C34" w:rsidP="000C04B9">
      <w:pPr>
        <w:spacing w:line="360" w:lineRule="auto"/>
        <w:jc w:val="both"/>
        <w:rPr>
          <w:color w:val="222222"/>
          <w:shd w:val="clear" w:color="auto" w:fill="FFFFFF"/>
        </w:rPr>
      </w:pPr>
      <w:r w:rsidRPr="006A4B6B">
        <w:t>The World Health Organization (WHO) established high goals, such as a 90% decrease in TB incidence and a 95% decrease in TB mortality from 2015 to 2030 and no catastrophic losses from TB by 2035</w:t>
      </w:r>
      <w:r w:rsidR="006A4B6B" w:rsidRPr="006A4B6B">
        <w:t>(</w:t>
      </w:r>
      <w:proofErr w:type="spellStart"/>
      <w:r w:rsidR="006A4B6B" w:rsidRPr="006A4B6B">
        <w:rPr>
          <w:color w:val="222222"/>
          <w:shd w:val="clear" w:color="auto" w:fill="FFFFFF"/>
        </w:rPr>
        <w:t>Uplekar</w:t>
      </w:r>
      <w:proofErr w:type="spellEnd"/>
      <w:r w:rsidR="006A4B6B" w:rsidRPr="006A4B6B">
        <w:rPr>
          <w:color w:val="222222"/>
          <w:shd w:val="clear" w:color="auto" w:fill="FFFFFF"/>
        </w:rPr>
        <w:t xml:space="preserve"> et al., 2015).</w:t>
      </w:r>
      <w:r w:rsidRPr="006A4B6B">
        <w:t xml:space="preserve"> The Sustainable Development Goals (SDGs) call for the end of the TB pandemic by 2030. While efforts are </w:t>
      </w:r>
      <w:proofErr w:type="spellStart"/>
      <w:r w:rsidR="006A14EC" w:rsidRPr="006A4B6B">
        <w:t>on going</w:t>
      </w:r>
      <w:proofErr w:type="spellEnd"/>
      <w:r w:rsidRPr="006A4B6B">
        <w:t xml:space="preserve"> to meet these challenging goals, the ongoing coronavirus disease 2019 pandemic (COVID-19) may provide a significant obstacle</w:t>
      </w:r>
      <w:r w:rsidR="006A4B6B" w:rsidRPr="006A4B6B">
        <w:t xml:space="preserve"> (</w:t>
      </w:r>
      <w:proofErr w:type="spellStart"/>
      <w:r w:rsidR="006A4B6B" w:rsidRPr="006A4B6B">
        <w:rPr>
          <w:color w:val="222222"/>
          <w:shd w:val="clear" w:color="auto" w:fill="FFFFFF"/>
        </w:rPr>
        <w:t>Uplekar</w:t>
      </w:r>
      <w:proofErr w:type="spellEnd"/>
      <w:r w:rsidR="006A4B6B" w:rsidRPr="006A4B6B">
        <w:rPr>
          <w:color w:val="222222"/>
          <w:shd w:val="clear" w:color="auto" w:fill="FFFFFF"/>
        </w:rPr>
        <w:t xml:space="preserve"> et al., 2015).  </w:t>
      </w:r>
      <w:r w:rsidR="006A4B6B" w:rsidRPr="006A4B6B">
        <w:t xml:space="preserve">While TB is a long-term bacterial illness, COVID-19 is an acute, extremely contagious viral disease. COVID-19 and TB share symptoms such as cough, fever, and </w:t>
      </w:r>
      <w:proofErr w:type="spellStart"/>
      <w:r w:rsidR="006A4B6B" w:rsidRPr="006A4B6B">
        <w:t>dyspnea</w:t>
      </w:r>
      <w:proofErr w:type="spellEnd"/>
      <w:r w:rsidR="006A4B6B" w:rsidRPr="006A4B6B">
        <w:t>, and both impact the respiratory system, mainly the lungs (</w:t>
      </w:r>
      <w:r w:rsidR="006A4B6B" w:rsidRPr="006A4B6B">
        <w:rPr>
          <w:color w:val="222222"/>
          <w:shd w:val="clear" w:color="auto" w:fill="FFFFFF"/>
        </w:rPr>
        <w:t xml:space="preserve">Yang et al., 2020). </w:t>
      </w:r>
    </w:p>
    <w:p w14:paraId="438915D2" w14:textId="77777777" w:rsidR="00CB5BD2" w:rsidRPr="006A4B6B" w:rsidRDefault="00CB5BD2" w:rsidP="000C04B9">
      <w:pPr>
        <w:spacing w:line="360" w:lineRule="auto"/>
        <w:jc w:val="both"/>
      </w:pPr>
    </w:p>
    <w:p w14:paraId="7D16FC91" w14:textId="77777777" w:rsidR="002871BD" w:rsidRDefault="002871BD" w:rsidP="000C04B9">
      <w:pPr>
        <w:widowControl w:val="0"/>
        <w:autoSpaceDE w:val="0"/>
        <w:autoSpaceDN w:val="0"/>
        <w:adjustRightInd w:val="0"/>
        <w:spacing w:line="360" w:lineRule="auto"/>
        <w:jc w:val="both"/>
        <w:rPr>
          <w:lang w:val="en-US"/>
        </w:rPr>
      </w:pPr>
      <w:r w:rsidRPr="006A4B6B">
        <w:rPr>
          <w:lang w:val="en-US"/>
        </w:rPr>
        <w:t>TB remains a substantial worldwide public health problem, resulting in extensive illness and death. In 2020, over 10 million individuals contracted</w:t>
      </w:r>
      <w:r w:rsidRPr="002871BD">
        <w:rPr>
          <w:lang w:val="en-US"/>
        </w:rPr>
        <w:t xml:space="preserve"> tuberculosis and 1.5 million lost their lives to this disease, as reported by the World Health Organization (WHO, 2021). In Kenya, it significantly contributes to high rates of illness and death. In 2020, Kenya was classified as one of the 30 countries having a high burden of tuberculosis, with an anticipated 132,000 cases (WHO, 2021).</w:t>
      </w:r>
    </w:p>
    <w:p w14:paraId="75E43A5D" w14:textId="77777777" w:rsidR="00CB5BD2" w:rsidRPr="002871BD" w:rsidRDefault="00CB5BD2" w:rsidP="000C04B9">
      <w:pPr>
        <w:widowControl w:val="0"/>
        <w:autoSpaceDE w:val="0"/>
        <w:autoSpaceDN w:val="0"/>
        <w:adjustRightInd w:val="0"/>
        <w:spacing w:line="360" w:lineRule="auto"/>
        <w:jc w:val="both"/>
        <w:rPr>
          <w:lang w:val="en-US"/>
        </w:rPr>
      </w:pPr>
    </w:p>
    <w:p w14:paraId="4F9FED02" w14:textId="77777777" w:rsidR="00CA045C" w:rsidRDefault="002871BD" w:rsidP="000C04B9">
      <w:pPr>
        <w:spacing w:line="360" w:lineRule="auto"/>
        <w:jc w:val="both"/>
        <w:rPr>
          <w:lang w:val="en-US"/>
        </w:rPr>
      </w:pPr>
      <w:r w:rsidRPr="002871BD">
        <w:rPr>
          <w:lang w:val="en-US"/>
        </w:rPr>
        <w:t>The COVID-19 pandemic has had an impact on the diagnosis, treatment, and control strategies of tuberculosis (TB) (</w:t>
      </w:r>
      <w:proofErr w:type="spellStart"/>
      <w:r w:rsidRPr="002871BD">
        <w:rPr>
          <w:lang w:val="en-US"/>
        </w:rPr>
        <w:t>Migliori</w:t>
      </w:r>
      <w:proofErr w:type="spellEnd"/>
      <w:r w:rsidRPr="002871BD">
        <w:rPr>
          <w:lang w:val="en-US"/>
        </w:rPr>
        <w:t xml:space="preserve">, </w:t>
      </w:r>
      <w:proofErr w:type="spellStart"/>
      <w:r w:rsidRPr="002871BD">
        <w:rPr>
          <w:lang w:val="en-US"/>
        </w:rPr>
        <w:t>Tiberi</w:t>
      </w:r>
      <w:proofErr w:type="spellEnd"/>
      <w:r w:rsidRPr="002871BD">
        <w:rPr>
          <w:lang w:val="en-US"/>
        </w:rPr>
        <w:t>, &amp; Duarte, 2022). A study conducted in India revealed a significant decrease in the number of reported TB cases during the COVID-19 lockdown, indicating limited availability of TB diagnosis and treatment (</w:t>
      </w:r>
      <w:proofErr w:type="spellStart"/>
      <w:r w:rsidRPr="002871BD">
        <w:rPr>
          <w:lang w:val="en-US"/>
        </w:rPr>
        <w:t>Kurmi</w:t>
      </w:r>
      <w:proofErr w:type="spellEnd"/>
      <w:r w:rsidRPr="002871BD">
        <w:rPr>
          <w:lang w:val="en-US"/>
        </w:rPr>
        <w:t xml:space="preserve"> et al., 2020). Similarly, a study conducted in South Africa observed a decrease in the number of reported TB cases and a notable rise in TB-related deaths in the initial months of the COVID-19 pandemic (</w:t>
      </w:r>
      <w:proofErr w:type="spellStart"/>
      <w:r w:rsidRPr="002871BD">
        <w:rPr>
          <w:lang w:val="en-US"/>
        </w:rPr>
        <w:t>Migliori</w:t>
      </w:r>
      <w:proofErr w:type="spellEnd"/>
      <w:r w:rsidRPr="002871BD">
        <w:rPr>
          <w:lang w:val="en-US"/>
        </w:rPr>
        <w:t xml:space="preserve">, G. B., </w:t>
      </w:r>
      <w:proofErr w:type="spellStart"/>
      <w:r w:rsidRPr="002871BD">
        <w:rPr>
          <w:lang w:val="en-US"/>
        </w:rPr>
        <w:t>Tiberi</w:t>
      </w:r>
      <w:proofErr w:type="spellEnd"/>
      <w:r w:rsidRPr="002871BD">
        <w:rPr>
          <w:lang w:val="en-US"/>
        </w:rPr>
        <w:t>, S., &amp; Duarte, R. 2022</w:t>
      </w:r>
      <w:r w:rsidR="008A3B63">
        <w:rPr>
          <w:lang w:val="en-US"/>
        </w:rPr>
        <w:t>)</w:t>
      </w:r>
      <w:r w:rsidRPr="002871BD">
        <w:rPr>
          <w:lang w:val="en-US"/>
        </w:rPr>
        <w:t xml:space="preserve">. </w:t>
      </w:r>
      <w:r w:rsidR="00CA045C">
        <w:t xml:space="preserve">COVID-19 may have an impact on tuberculosis control in a number of ways, such as by raising the risk of drug-resistant TB, increasing treatment results, and postponing the diagnosis and treatment of TB. For TB programs, the direct and indirect implications of COVID-19 on national and international economies </w:t>
      </w:r>
      <w:r w:rsidR="00CA045C" w:rsidRPr="00CA045C">
        <w:t xml:space="preserve">will have both short- and long-term repercussions </w:t>
      </w:r>
      <w:r w:rsidR="00CA045C" w:rsidRPr="00CA045C">
        <w:rPr>
          <w:lang w:val="en-US"/>
        </w:rPr>
        <w:t xml:space="preserve">(WHO, 2021). </w:t>
      </w:r>
    </w:p>
    <w:p w14:paraId="45543CDE" w14:textId="77777777" w:rsidR="00CB5BD2" w:rsidRPr="00CA045C" w:rsidRDefault="00CB5BD2" w:rsidP="000C04B9">
      <w:pPr>
        <w:spacing w:line="360" w:lineRule="auto"/>
        <w:jc w:val="both"/>
        <w:rPr>
          <w:lang w:val="en-US"/>
        </w:rPr>
      </w:pPr>
    </w:p>
    <w:p w14:paraId="4BAFF401" w14:textId="77777777" w:rsidR="00CA045C" w:rsidRDefault="00CA045C" w:rsidP="000C04B9">
      <w:pPr>
        <w:spacing w:line="360" w:lineRule="auto"/>
        <w:jc w:val="both"/>
        <w:rPr>
          <w:rStyle w:val="html-italic"/>
          <w:iCs/>
          <w:color w:val="222222"/>
          <w:shd w:val="clear" w:color="auto" w:fill="FFFFFF"/>
        </w:rPr>
      </w:pPr>
      <w:r w:rsidRPr="00CA045C">
        <w:t xml:space="preserve">The COVID-19 pandemic already jeopardized TB prevention and control measures in that in the year 2020 there was cancellation of several forums for the exchange of TB research and information, including yearly conferences, seminars, and workshops. For example, numerous nations have cancelled </w:t>
      </w:r>
      <w:r w:rsidRPr="00CA045C">
        <w:lastRenderedPageBreak/>
        <w:t xml:space="preserve">the World Tuberculosis Day, which is observed on March 24 every year to increase public awareness of TB prevention and control and to generate funds to support these efforts. COVID-19 has had a detrimental impact on immunization programs, notably the BCG vaccination that is used to prevent tuberculosis in </w:t>
      </w:r>
      <w:proofErr w:type="gramStart"/>
      <w:r w:rsidRPr="00CA045C">
        <w:t>children(</w:t>
      </w:r>
      <w:proofErr w:type="gramEnd"/>
      <w:r w:rsidRPr="00CA045C">
        <w:rPr>
          <w:color w:val="222222"/>
          <w:shd w:val="clear" w:color="auto" w:fill="FFFFFF"/>
        </w:rPr>
        <w:t>UN </w:t>
      </w:r>
      <w:r w:rsidRPr="00CA045C">
        <w:rPr>
          <w:rStyle w:val="html-italic"/>
          <w:iCs/>
          <w:color w:val="222222"/>
          <w:shd w:val="clear" w:color="auto" w:fill="FFFFFF"/>
        </w:rPr>
        <w:t>Policy Brief, 2020)</w:t>
      </w:r>
      <w:r w:rsidR="0004099A">
        <w:rPr>
          <w:rStyle w:val="html-italic"/>
          <w:iCs/>
          <w:color w:val="222222"/>
          <w:shd w:val="clear" w:color="auto" w:fill="FFFFFF"/>
        </w:rPr>
        <w:t>.</w:t>
      </w:r>
    </w:p>
    <w:p w14:paraId="38309EA9" w14:textId="77777777" w:rsidR="006A14EC" w:rsidRPr="00CA045C" w:rsidRDefault="006A14EC" w:rsidP="000C04B9">
      <w:pPr>
        <w:spacing w:line="360" w:lineRule="auto"/>
        <w:jc w:val="both"/>
      </w:pPr>
    </w:p>
    <w:p w14:paraId="3C437A22" w14:textId="77777777" w:rsidR="0004099A" w:rsidRPr="00A6253A" w:rsidRDefault="0004099A" w:rsidP="000C04B9">
      <w:pPr>
        <w:pStyle w:val="Heading2"/>
        <w:spacing w:line="360" w:lineRule="auto"/>
      </w:pPr>
      <w:bookmarkStart w:id="59" w:name="_Toc214822788"/>
      <w:r>
        <w:t>1.</w:t>
      </w:r>
      <w:r w:rsidRPr="005F71A5">
        <w:t>2</w:t>
      </w:r>
      <w:r w:rsidRPr="00A6253A">
        <w:t>Problem statement</w:t>
      </w:r>
      <w:bookmarkEnd w:id="59"/>
    </w:p>
    <w:p w14:paraId="03B141CC" w14:textId="77777777" w:rsidR="0004099A" w:rsidRDefault="0004099A" w:rsidP="000C04B9">
      <w:pPr>
        <w:spacing w:line="360" w:lineRule="auto"/>
        <w:jc w:val="both"/>
      </w:pPr>
      <w:r w:rsidRPr="00FA6C67">
        <w:t>The COVID-19 pandemic has</w:t>
      </w:r>
      <w:r>
        <w:t xml:space="preserve"> caused substantial</w:t>
      </w:r>
      <w:r w:rsidRPr="00FA6C67">
        <w:t xml:space="preserve"> disruptions in health systems </w:t>
      </w:r>
      <w:r>
        <w:t>globally, impacting the provision of vital health services, particularly efforts to prevent TB</w:t>
      </w:r>
      <w:r w:rsidRPr="00FA6C67">
        <w:t>.</w:t>
      </w:r>
      <w:ins w:id="60" w:author="DALTON WAMALWA" w:date="2026-02-03T18:24:00Z">
        <w:r w:rsidR="005E4C79">
          <w:t xml:space="preserve"> </w:t>
        </w:r>
      </w:ins>
      <w:r w:rsidRPr="00E04689">
        <w:rPr>
          <w:lang w:val="en-US"/>
        </w:rPr>
        <w:t xml:space="preserve">While numerous studies have explored the impact of COVID-19 pandemic interventions on tuberculosis (TB) control, the majority of these investigations have been conducted in </w:t>
      </w:r>
      <w:del w:id="61" w:author="DALTON WAMALWA" w:date="2026-02-03T18:24:00Z">
        <w:r w:rsidRPr="00E04689" w:rsidDel="00151C8B">
          <w:rPr>
            <w:lang w:val="en-US"/>
          </w:rPr>
          <w:delText xml:space="preserve">prosperous </w:delText>
        </w:r>
      </w:del>
      <w:ins w:id="62" w:author="DALTON WAMALWA" w:date="2026-02-03T18:24:00Z">
        <w:r w:rsidR="00151C8B">
          <w:rPr>
            <w:lang w:val="en-US"/>
          </w:rPr>
          <w:t>high income</w:t>
        </w:r>
        <w:r w:rsidR="00151C8B" w:rsidRPr="00E04689">
          <w:rPr>
            <w:lang w:val="en-US"/>
          </w:rPr>
          <w:t xml:space="preserve"> </w:t>
        </w:r>
      </w:ins>
      <w:r w:rsidRPr="00E04689">
        <w:rPr>
          <w:lang w:val="en-US"/>
        </w:rPr>
        <w:t>countries with strong healthcare systems. Assessing the impact of the pandemic on tuberculosis (TB) control efforts in low- and middle-income countries (LMICs) with a significant TB burden and potentially weaker healthcare systems is imperative</w:t>
      </w:r>
      <w:r w:rsidRPr="00AD5A22">
        <w:t>.</w:t>
      </w:r>
    </w:p>
    <w:p w14:paraId="4235E19C" w14:textId="77777777" w:rsidR="006A14EC" w:rsidRDefault="006A14EC" w:rsidP="000C04B9">
      <w:pPr>
        <w:spacing w:line="360" w:lineRule="auto"/>
        <w:jc w:val="both"/>
      </w:pPr>
    </w:p>
    <w:p w14:paraId="281D07D9" w14:textId="77777777" w:rsidR="0004099A" w:rsidRPr="005F71A5" w:rsidRDefault="00705A0C" w:rsidP="000C04B9">
      <w:pPr>
        <w:pStyle w:val="Heading2"/>
        <w:spacing w:line="360" w:lineRule="auto"/>
        <w:jc w:val="both"/>
      </w:pPr>
      <w:bookmarkStart w:id="63" w:name="_Toc214822789"/>
      <w:r>
        <w:t>1.3</w:t>
      </w:r>
      <w:r w:rsidR="0004099A" w:rsidRPr="005F71A5">
        <w:t>Justification of the study</w:t>
      </w:r>
      <w:bookmarkEnd w:id="63"/>
    </w:p>
    <w:p w14:paraId="7CC2D211" w14:textId="77777777" w:rsidR="0004099A" w:rsidRDefault="0004099A" w:rsidP="000C04B9">
      <w:pPr>
        <w:spacing w:line="360" w:lineRule="auto"/>
        <w:jc w:val="both"/>
      </w:pPr>
      <w:r w:rsidRPr="00E04689">
        <w:t>Kenya is included in the group of 30 countries that have a significant burden of tuberculosis (TB). An assessment of the impact of the COVID-19 pandemic on TB control efforts is essential to pinp</w:t>
      </w:r>
      <w:r>
        <w:t>oint regions in need of support</w:t>
      </w:r>
      <w:r w:rsidRPr="00E04689">
        <w:t>.</w:t>
      </w:r>
      <w:ins w:id="64" w:author="DALTON WAMALWA" w:date="2026-02-03T18:24:00Z">
        <w:r w:rsidR="00151C8B">
          <w:t xml:space="preserve"> </w:t>
        </w:r>
      </w:ins>
      <w:r w:rsidRPr="00AD5A22">
        <w:t xml:space="preserve">This investigation </w:t>
      </w:r>
      <w:r w:rsidR="006A14EC">
        <w:t>has</w:t>
      </w:r>
      <w:r w:rsidRPr="00AD5A22">
        <w:t xml:space="preserve"> enhance</w:t>
      </w:r>
      <w:r w:rsidR="006A14EC">
        <w:t>d</w:t>
      </w:r>
      <w:r w:rsidRPr="00AD5A22">
        <w:t xml:space="preserve"> the existing comprehension of the influence of the COVID-19 pandemic on tuberculosis (TB) control endeavours.</w:t>
      </w:r>
      <w:ins w:id="65" w:author="DALTON WAMALWA" w:date="2026-02-03T18:24:00Z">
        <w:r w:rsidR="00151C8B">
          <w:t xml:space="preserve"> </w:t>
        </w:r>
      </w:ins>
      <w:r w:rsidRPr="00AD5A22">
        <w:t xml:space="preserve">The study results </w:t>
      </w:r>
      <w:r w:rsidR="006A14EC">
        <w:t>are</w:t>
      </w:r>
      <w:r w:rsidRPr="00AD5A22">
        <w:t xml:space="preserve"> valuable for policymakers, healthcare professionals, and academics in developing and executing focused interventions to sustain TB control efforts during periods of crisis.</w:t>
      </w:r>
      <w:ins w:id="66" w:author="DALTON WAMALWA" w:date="2026-02-03T18:24:00Z">
        <w:r w:rsidR="00151C8B">
          <w:t xml:space="preserve"> </w:t>
        </w:r>
      </w:ins>
      <w:r w:rsidRPr="00AD5A22">
        <w:t xml:space="preserve">The studies conducted by the global TB network focused on specific TB </w:t>
      </w:r>
      <w:proofErr w:type="spellStart"/>
      <w:r w:rsidRPr="00AD5A22">
        <w:t>centers</w:t>
      </w:r>
      <w:proofErr w:type="spellEnd"/>
      <w:r w:rsidRPr="00AD5A22">
        <w:t xml:space="preserve"> rather than national TB initiatives. This study aim</w:t>
      </w:r>
      <w:r w:rsidR="006A14EC">
        <w:t>ed</w:t>
      </w:r>
      <w:r w:rsidRPr="00AD5A22">
        <w:t xml:space="preserve"> to identify deficiencies in the healthcare system that must be resolved in order to maintain effective tuberculosis control measures during public health emergencies.</w:t>
      </w:r>
    </w:p>
    <w:p w14:paraId="5901C5E5" w14:textId="77777777" w:rsidR="006A14EC" w:rsidRDefault="006A14EC" w:rsidP="000C04B9">
      <w:pPr>
        <w:spacing w:line="360" w:lineRule="auto"/>
        <w:jc w:val="both"/>
      </w:pPr>
    </w:p>
    <w:p w14:paraId="3411B570" w14:textId="77777777" w:rsidR="0004099A" w:rsidRPr="005F71A5" w:rsidRDefault="0004099A" w:rsidP="000C04B9">
      <w:pPr>
        <w:pStyle w:val="Heading2"/>
        <w:spacing w:line="360" w:lineRule="auto"/>
        <w:jc w:val="both"/>
      </w:pPr>
      <w:bookmarkStart w:id="67" w:name="_Toc214822790"/>
      <w:r>
        <w:t>1</w:t>
      </w:r>
      <w:r w:rsidR="002755F3">
        <w:t>.4</w:t>
      </w:r>
      <w:r w:rsidRPr="005F71A5">
        <w:t>Research questions</w:t>
      </w:r>
      <w:bookmarkEnd w:id="67"/>
    </w:p>
    <w:p w14:paraId="266A5BF6" w14:textId="77777777" w:rsidR="0004099A" w:rsidDel="00151C8B" w:rsidRDefault="0004099A" w:rsidP="000C04B9">
      <w:pPr>
        <w:spacing w:line="360" w:lineRule="auto"/>
        <w:jc w:val="both"/>
        <w:rPr>
          <w:del w:id="68" w:author="DALTON WAMALWA" w:date="2026-02-03T18:24:00Z"/>
        </w:rPr>
      </w:pPr>
      <w:del w:id="69" w:author="DALTON WAMALWA" w:date="2026-02-03T18:24:00Z">
        <w:r w:rsidRPr="006248D2" w:rsidDel="00151C8B">
          <w:delText xml:space="preserve">The </w:delText>
        </w:r>
        <w:r w:rsidDel="00151C8B">
          <w:delText xml:space="preserve">study </w:delText>
        </w:r>
        <w:r w:rsidR="006A14EC" w:rsidDel="00151C8B">
          <w:delText>sought</w:delText>
        </w:r>
        <w:r w:rsidRPr="006248D2" w:rsidDel="00151C8B">
          <w:delText>answers to the following research qu</w:delText>
        </w:r>
        <w:r w:rsidDel="00151C8B">
          <w:delText>estions</w:delText>
        </w:r>
        <w:r w:rsidRPr="006248D2" w:rsidDel="00151C8B">
          <w:delText>:</w:delText>
        </w:r>
      </w:del>
    </w:p>
    <w:p w14:paraId="5956B0C7" w14:textId="77777777" w:rsidR="0004099A" w:rsidRDefault="0004099A" w:rsidP="000C04B9">
      <w:pPr>
        <w:pStyle w:val="ListParagraph"/>
        <w:numPr>
          <w:ilvl w:val="0"/>
          <w:numId w:val="17"/>
        </w:numPr>
        <w:spacing w:line="360" w:lineRule="auto"/>
        <w:jc w:val="both"/>
      </w:pPr>
      <w:r>
        <w:t>What were the effects of the COVID-19 pandemic on the occurrence, death rate, and availability of healthcare for tuberculosis (TB) in Kenya?</w:t>
      </w:r>
    </w:p>
    <w:p w14:paraId="6DC895E9" w14:textId="77777777" w:rsidR="0004099A" w:rsidRPr="00645B62" w:rsidRDefault="0004099A" w:rsidP="000C04B9">
      <w:pPr>
        <w:numPr>
          <w:ilvl w:val="0"/>
          <w:numId w:val="17"/>
        </w:numPr>
        <w:spacing w:line="360" w:lineRule="auto"/>
        <w:jc w:val="both"/>
      </w:pPr>
      <w:r w:rsidRPr="00645B62">
        <w:t>What were the contributing factors to changes in TB incidence, mortality, and access to care during the COVID-19 pandemic?</w:t>
      </w:r>
    </w:p>
    <w:p w14:paraId="432C00C2" w14:textId="77777777" w:rsidR="0004099A" w:rsidRDefault="0004099A" w:rsidP="000C04B9">
      <w:pPr>
        <w:numPr>
          <w:ilvl w:val="0"/>
          <w:numId w:val="17"/>
        </w:numPr>
        <w:spacing w:line="360" w:lineRule="auto"/>
        <w:jc w:val="both"/>
      </w:pPr>
      <w:r w:rsidRPr="00645B62">
        <w:t>How did the COVID-19 pandemic affect TB control efforts?</w:t>
      </w:r>
    </w:p>
    <w:p w14:paraId="0A25E8B9" w14:textId="77777777" w:rsidR="006A14EC" w:rsidRDefault="006A14EC" w:rsidP="000C04B9">
      <w:pPr>
        <w:spacing w:line="360" w:lineRule="auto"/>
        <w:ind w:left="720"/>
        <w:jc w:val="both"/>
      </w:pPr>
    </w:p>
    <w:p w14:paraId="6B5DB74E" w14:textId="77777777" w:rsidR="0004099A" w:rsidRPr="005F71A5" w:rsidRDefault="002755F3" w:rsidP="000C04B9">
      <w:pPr>
        <w:pStyle w:val="Heading2"/>
        <w:spacing w:line="360" w:lineRule="auto"/>
      </w:pPr>
      <w:bookmarkStart w:id="70" w:name="_Toc214822791"/>
      <w:r>
        <w:t>1.5</w:t>
      </w:r>
      <w:ins w:id="71" w:author="DALTON WAMALWA" w:date="2026-02-03T18:25:00Z">
        <w:r w:rsidR="00151C8B">
          <w:t xml:space="preserve"> </w:t>
        </w:r>
      </w:ins>
      <w:r w:rsidR="0004099A" w:rsidRPr="005F71A5">
        <w:t>Broad objective</w:t>
      </w:r>
      <w:bookmarkEnd w:id="70"/>
    </w:p>
    <w:p w14:paraId="054E0AB9" w14:textId="77777777" w:rsidR="0004099A" w:rsidRDefault="0004099A" w:rsidP="000C04B9">
      <w:pPr>
        <w:spacing w:line="360" w:lineRule="auto"/>
      </w:pPr>
      <w:del w:id="72" w:author="DALTON WAMALWA" w:date="2026-02-03T18:25:00Z">
        <w:r w:rsidRPr="00DA27B8" w:rsidDel="00151C8B">
          <w:delText>The study aim</w:delText>
        </w:r>
        <w:r w:rsidR="006A14EC" w:rsidDel="00151C8B">
          <w:delText>ed</w:delText>
        </w:r>
        <w:r w:rsidRPr="00DA27B8" w:rsidDel="00151C8B">
          <w:delText xml:space="preserve"> t</w:delText>
        </w:r>
      </w:del>
      <w:ins w:id="73" w:author="DALTON WAMALWA" w:date="2026-02-03T18:25:00Z">
        <w:r w:rsidR="00151C8B">
          <w:t>T</w:t>
        </w:r>
      </w:ins>
      <w:r w:rsidRPr="00DA27B8">
        <w:t xml:space="preserve">o examine the changes in TB incidence, mortality, and </w:t>
      </w:r>
      <w:r>
        <w:t>follow</w:t>
      </w:r>
      <w:ins w:id="74" w:author="DALTON WAMALWA" w:date="2026-02-03T18:25:00Z">
        <w:r w:rsidR="00151C8B">
          <w:t>-</w:t>
        </w:r>
      </w:ins>
      <w:del w:id="75" w:author="DALTON WAMALWA" w:date="2026-02-03T18:25:00Z">
        <w:r w:rsidDel="00151C8B">
          <w:delText xml:space="preserve"> </w:delText>
        </w:r>
      </w:del>
      <w:r>
        <w:t>up</w:t>
      </w:r>
      <w:r w:rsidRPr="00DA27B8">
        <w:t xml:space="preserve"> during the COVID-19 pandemic, and to explore the relationship between the COVID-19 pandemic and TB control efforts.</w:t>
      </w:r>
    </w:p>
    <w:p w14:paraId="1DFE1787" w14:textId="77777777" w:rsidR="006A14EC" w:rsidRPr="006A14EC" w:rsidRDefault="006A14EC" w:rsidP="000C04B9">
      <w:pPr>
        <w:pStyle w:val="Heading2"/>
        <w:spacing w:line="360" w:lineRule="auto"/>
        <w:rPr>
          <w:lang w:val="en-GB"/>
        </w:rPr>
      </w:pPr>
    </w:p>
    <w:p w14:paraId="37D951FD" w14:textId="77777777" w:rsidR="0004099A" w:rsidRPr="007B7E7D" w:rsidRDefault="0004099A" w:rsidP="000C04B9">
      <w:pPr>
        <w:pStyle w:val="Heading2"/>
        <w:spacing w:line="360" w:lineRule="auto"/>
      </w:pPr>
      <w:bookmarkStart w:id="76" w:name="_Toc214822792"/>
      <w:r>
        <w:t>1.</w:t>
      </w:r>
      <w:r w:rsidR="002755F3">
        <w:t>6</w:t>
      </w:r>
      <w:r w:rsidRPr="007B7E7D">
        <w:t>Specific objectives</w:t>
      </w:r>
      <w:bookmarkEnd w:id="76"/>
    </w:p>
    <w:p w14:paraId="272B1660" w14:textId="77777777" w:rsidR="0004099A" w:rsidRDefault="0004099A" w:rsidP="000C04B9">
      <w:pPr>
        <w:numPr>
          <w:ilvl w:val="0"/>
          <w:numId w:val="18"/>
        </w:numPr>
        <w:spacing w:line="360" w:lineRule="auto"/>
        <w:jc w:val="both"/>
      </w:pPr>
      <w:r>
        <w:t xml:space="preserve">To </w:t>
      </w:r>
      <w:del w:id="77" w:author="DALTON WAMALWA" w:date="2026-02-03T18:25:00Z">
        <w:r w:rsidDel="00151C8B">
          <w:delText xml:space="preserve">evaluate </w:delText>
        </w:r>
      </w:del>
      <w:ins w:id="78" w:author="DALTON WAMALWA" w:date="2026-02-03T18:25:00Z">
        <w:r w:rsidR="00151C8B">
          <w:t>determine</w:t>
        </w:r>
        <w:r w:rsidR="00151C8B">
          <w:t xml:space="preserve"> </w:t>
        </w:r>
      </w:ins>
      <w:r>
        <w:t xml:space="preserve">the </w:t>
      </w:r>
      <w:del w:id="79" w:author="DALTON WAMALWA" w:date="2026-02-03T18:25:00Z">
        <w:r w:rsidDel="00151C8B">
          <w:delText xml:space="preserve">influence </w:delText>
        </w:r>
      </w:del>
      <w:ins w:id="80" w:author="DALTON WAMALWA" w:date="2026-02-03T18:25:00Z">
        <w:r w:rsidR="00151C8B">
          <w:t>effect</w:t>
        </w:r>
        <w:r w:rsidR="00151C8B">
          <w:t xml:space="preserve"> </w:t>
        </w:r>
      </w:ins>
      <w:r>
        <w:t>of the COVID-19 pandemic on the occurrence of tuberculosis (TB) in Kenya by utilizing the available TB data</w:t>
      </w:r>
      <w:r w:rsidRPr="0078026E">
        <w:t>.</w:t>
      </w:r>
    </w:p>
    <w:p w14:paraId="3B0634F2" w14:textId="77777777" w:rsidR="0004099A" w:rsidRPr="0078026E" w:rsidRDefault="0004099A" w:rsidP="00F75A5C">
      <w:pPr>
        <w:numPr>
          <w:ilvl w:val="0"/>
          <w:numId w:val="18"/>
        </w:numPr>
        <w:spacing w:line="360" w:lineRule="auto"/>
        <w:jc w:val="both"/>
      </w:pPr>
      <w:r w:rsidRPr="0078026E">
        <w:t>To</w:t>
      </w:r>
      <w:r>
        <w:t xml:space="preserve"> evaluate the influence of the COVID-19 pandemic on tuberculosis (TB) mortality in Kenya </w:t>
      </w:r>
      <w:del w:id="81" w:author="DALTON WAMALWA" w:date="2026-02-03T18:26:00Z">
        <w:r w:rsidDel="00151C8B">
          <w:delText>by analyzing the available TB data</w:delText>
        </w:r>
        <w:r w:rsidRPr="0078026E" w:rsidDel="00151C8B">
          <w:delText>.</w:delText>
        </w:r>
      </w:del>
    </w:p>
    <w:p w14:paraId="7829FA1B" w14:textId="77777777" w:rsidR="006A14EC" w:rsidRDefault="0004099A" w:rsidP="000C04B9">
      <w:pPr>
        <w:numPr>
          <w:ilvl w:val="0"/>
          <w:numId w:val="18"/>
        </w:numPr>
        <w:spacing w:after="200" w:line="360" w:lineRule="auto"/>
        <w:jc w:val="both"/>
      </w:pPr>
      <w:r w:rsidRPr="0078026E">
        <w:t xml:space="preserve">To assess the impact of the COVID-19 pandemic on TB </w:t>
      </w:r>
      <w:r>
        <w:t>follow up</w:t>
      </w:r>
      <w:r w:rsidRPr="0078026E">
        <w:t xml:space="preserve"> in Kenya using existing TB data.</w:t>
      </w:r>
    </w:p>
    <w:p w14:paraId="7D6CE7F9" w14:textId="77777777" w:rsidR="006A14EC" w:rsidRDefault="006A14EC">
      <w:r>
        <w:br w:type="page"/>
      </w:r>
    </w:p>
    <w:p w14:paraId="560C398F" w14:textId="77777777" w:rsidR="00AA1014" w:rsidRDefault="00AA1014">
      <w:pPr>
        <w:rPr>
          <w:b/>
          <w:bCs/>
          <w:lang w:val="en-US"/>
        </w:rPr>
      </w:pPr>
    </w:p>
    <w:p w14:paraId="2E0917C4" w14:textId="77777777" w:rsidR="00545086" w:rsidRDefault="00545086" w:rsidP="009D2D64">
      <w:pPr>
        <w:pStyle w:val="Heading1"/>
        <w:spacing w:line="480" w:lineRule="auto"/>
        <w:jc w:val="center"/>
      </w:pPr>
      <w:bookmarkStart w:id="82" w:name="_Toc214822793"/>
      <w:r w:rsidRPr="003071E8">
        <w:t>CHAPTER TWO: LITERATURE REVIEW</w:t>
      </w:r>
      <w:bookmarkEnd w:id="82"/>
    </w:p>
    <w:p w14:paraId="2DE17480" w14:textId="77777777" w:rsidR="00545086" w:rsidRPr="003071E8" w:rsidRDefault="00CB5BD2" w:rsidP="005A5145">
      <w:pPr>
        <w:pStyle w:val="Heading2"/>
        <w:spacing w:line="480" w:lineRule="auto"/>
        <w:jc w:val="both"/>
      </w:pPr>
      <w:bookmarkStart w:id="83" w:name="_Toc214822794"/>
      <w:r w:rsidRPr="003071E8">
        <w:t>2.1 Epidemiology</w:t>
      </w:r>
      <w:r w:rsidR="00545086">
        <w:t xml:space="preserve"> of T</w:t>
      </w:r>
      <w:r w:rsidR="00835965">
        <w:t>B</w:t>
      </w:r>
      <w:bookmarkEnd w:id="83"/>
    </w:p>
    <w:p w14:paraId="3D3F121D" w14:textId="77777777" w:rsidR="00362CD1" w:rsidRDefault="00362CD1" w:rsidP="005A5145">
      <w:pPr>
        <w:spacing w:line="480" w:lineRule="auto"/>
        <w:jc w:val="both"/>
        <w:rPr>
          <w:lang w:val="en-US"/>
        </w:rPr>
      </w:pPr>
      <w:r w:rsidRPr="00362CD1">
        <w:rPr>
          <w:lang w:val="en-US"/>
        </w:rPr>
        <w:t>Tuberculosis (TB) remains a significant contributor to global mortality. In 2018, there were 10 million documented cases of tuberculosis, leading to over 1.5 million deaths. The majority of recorded cases stem from sub-Saharan Africa, a region that is also significantly impacted by HIV (</w:t>
      </w:r>
      <w:proofErr w:type="spellStart"/>
      <w:r w:rsidRPr="00362CD1">
        <w:rPr>
          <w:lang w:val="en-US"/>
        </w:rPr>
        <w:t>Hloniphileet</w:t>
      </w:r>
      <w:proofErr w:type="spellEnd"/>
      <w:r w:rsidRPr="00362CD1">
        <w:rPr>
          <w:lang w:val="en-US"/>
        </w:rPr>
        <w:t xml:space="preserve"> al</w:t>
      </w:r>
      <w:r w:rsidR="009D2D64">
        <w:rPr>
          <w:lang w:val="en-US"/>
        </w:rPr>
        <w:t>.,</w:t>
      </w:r>
      <w:r w:rsidRPr="00362CD1">
        <w:rPr>
          <w:lang w:val="en-US"/>
        </w:rPr>
        <w:t xml:space="preserve"> 2022). Healthcare systems, including the handling and control of endemic diseases, have been disrupted by viral pandemics such as HIV, Ebola, and Influenza, leading to an increased occurrence of endemic diseases in the aftermath of these pandemics. The COVID-19 pandemic may have led to a substantial disruption in the efforts to prevent and control tuberculosis (TB), which is the primary cause of death from infectious diseases, particularly in low- and middle-income nations with a high TB burden. The ongoing SARS-CoV-2 epidemic.</w:t>
      </w:r>
    </w:p>
    <w:p w14:paraId="37A6C48B" w14:textId="77777777" w:rsidR="009D2D64" w:rsidRDefault="009D2D64" w:rsidP="005A5145">
      <w:pPr>
        <w:spacing w:line="480" w:lineRule="auto"/>
        <w:jc w:val="both"/>
        <w:rPr>
          <w:lang w:val="en-US"/>
        </w:rPr>
      </w:pPr>
    </w:p>
    <w:p w14:paraId="13CED274" w14:textId="77777777" w:rsidR="00BD5B58" w:rsidRDefault="009D2D64" w:rsidP="00BD5B58">
      <w:pPr>
        <w:pStyle w:val="Heading2"/>
        <w:spacing w:line="480" w:lineRule="auto"/>
      </w:pPr>
      <w:bookmarkStart w:id="84" w:name="_Toc214822795"/>
      <w:r w:rsidRPr="00C1295A">
        <w:t>2</w:t>
      </w:r>
      <w:r>
        <w:t>.2 Transmission</w:t>
      </w:r>
      <w:bookmarkEnd w:id="84"/>
    </w:p>
    <w:p w14:paraId="006C6A56" w14:textId="77777777" w:rsidR="00362CD1" w:rsidRPr="00BD5B58" w:rsidRDefault="00362CD1" w:rsidP="00BD5B58">
      <w:pPr>
        <w:spacing w:line="480" w:lineRule="auto"/>
        <w:jc w:val="both"/>
      </w:pPr>
      <w:r w:rsidRPr="00BD5B58">
        <w:t xml:space="preserve">Tuberculosis is transmitted when a person with pulmonary or laryngeal tuberculosis coughs, speaks, laughs, sings, or sneezes, releasing tuberculosis bacteria into the air. People in close contact to a person with TB can breathe in TB bacteria into their respiratory system. Pathogens can exist within the human body without causing disease. Latent TB infection is a disease where an </w:t>
      </w:r>
      <w:del w:id="85" w:author="DALTON WAMALWA" w:date="2026-02-03T18:26:00Z">
        <w:r w:rsidRPr="00BD5B58" w:rsidDel="00151C8B">
          <w:delText>individual carries dormant TB bacteria</w:delText>
        </w:r>
      </w:del>
      <w:ins w:id="86" w:author="DALTON WAMALWA" w:date="2026-02-03T18:26:00Z">
        <w:r w:rsidR="00151C8B" w:rsidRPr="00BD5B58">
          <w:t>individual carries dormant TB bacterium</w:t>
        </w:r>
      </w:ins>
      <w:r w:rsidRPr="00BD5B58">
        <w:t xml:space="preserve"> in their body, which cannot be transmitted to others. Nevertheless, these microorganisms can give rise to the onset of tuberculosis when they become active within the body and begin replication. TB arises when the TB germs are actively reproducing in the body. The lungs are the main target of these bacteria. Furthermore, they possess the capacity to attack other areas of the body, like the kidneys, brain, or spine.</w:t>
      </w:r>
      <w:ins w:id="87" w:author="DALTON WAMALWA" w:date="2026-02-03T18:26:00Z">
        <w:r w:rsidR="00151C8B">
          <w:t xml:space="preserve"> </w:t>
        </w:r>
      </w:ins>
      <w:r w:rsidRPr="00BD5B58">
        <w:t xml:space="preserve">People with </w:t>
      </w:r>
      <w:proofErr w:type="spellStart"/>
      <w:r w:rsidRPr="00BD5B58">
        <w:t>tuberculosis</w:t>
      </w:r>
      <w:del w:id="88" w:author="DALTON WAMALWA" w:date="2026-02-03T18:26:00Z">
        <w:r w:rsidRPr="00BD5B58" w:rsidDel="00151C8B">
          <w:delText xml:space="preserve">TB </w:delText>
        </w:r>
      </w:del>
      <w:r w:rsidRPr="00BD5B58">
        <w:t>can</w:t>
      </w:r>
      <w:proofErr w:type="spellEnd"/>
      <w:r w:rsidRPr="00BD5B58">
        <w:t xml:space="preserve"> spread the infectious bacteria to the people they interact with every day. This information is derived from the </w:t>
      </w:r>
      <w:proofErr w:type="spellStart"/>
      <w:r w:rsidRPr="00BD5B58">
        <w:t>Centers</w:t>
      </w:r>
      <w:proofErr w:type="spellEnd"/>
      <w:r w:rsidRPr="00BD5B58">
        <w:t xml:space="preserve"> for Disease Control and Prevention, specifically from the year 2016.</w:t>
      </w:r>
    </w:p>
    <w:p w14:paraId="5A380F93" w14:textId="77777777" w:rsidR="00362CD1" w:rsidRDefault="009D2D64" w:rsidP="005A5145">
      <w:pPr>
        <w:pStyle w:val="Heading2"/>
        <w:spacing w:line="480" w:lineRule="auto"/>
        <w:jc w:val="both"/>
        <w:rPr>
          <w:color w:val="3E3D40"/>
        </w:rPr>
      </w:pPr>
      <w:bookmarkStart w:id="89" w:name="_Toc214822796"/>
      <w:r>
        <w:rPr>
          <w:color w:val="3E3D40"/>
        </w:rPr>
        <w:lastRenderedPageBreak/>
        <w:t>2.3 HIV</w:t>
      </w:r>
      <w:r w:rsidR="00545086" w:rsidRPr="00205534">
        <w:rPr>
          <w:color w:val="3E3D40"/>
        </w:rPr>
        <w:t xml:space="preserve"> Influence on TB</w:t>
      </w:r>
      <w:bookmarkEnd w:id="89"/>
    </w:p>
    <w:p w14:paraId="33BA6C4C" w14:textId="77777777" w:rsidR="00362CD1" w:rsidRDefault="00362CD1" w:rsidP="00337553">
      <w:pPr>
        <w:spacing w:line="480" w:lineRule="auto"/>
      </w:pPr>
      <w:r w:rsidRPr="00362CD1">
        <w:t xml:space="preserve">Individuals infected with HIV are at a substantial risk to worldwide tuberculosis control due to the presence of multidrug-resistant tuberculosis (MDR-TB). Several studies have produced varied findings about the association between HIV infection and MDR-TB. The study undertaken by Sultana ZZ et al (2021) aimed to assess the worldwide influence of HIV on multidrug-resistant tuberculosis (MDR-TB) by examining existing data. The systematic assessment demonstrated a distinct correlation between HIV infection and a heightened vulnerability to multidrug-resistant tuberculosis (MDR-TB). In a distinct investigation carried out by Basel Karo et al. in 2016, the aim was to assess the impact of HIV infection on the result of </w:t>
      </w:r>
      <w:r w:rsidR="009D2D64">
        <w:t>TB</w:t>
      </w:r>
      <w:r w:rsidRPr="00362CD1">
        <w:t xml:space="preserve"> therapy in Europe. The researchers employed data from notifiable illness surveillance and determined that HIV is a substantial risk factor for an adverse TB treatment result. This condition is mainly defined by an incre</w:t>
      </w:r>
      <w:r>
        <w:t xml:space="preserve">ased risk of death and </w:t>
      </w:r>
      <w:proofErr w:type="spellStart"/>
      <w:proofErr w:type="gramStart"/>
      <w:r w:rsidR="00036560">
        <w:t>on going</w:t>
      </w:r>
      <w:proofErr w:type="spellEnd"/>
      <w:proofErr w:type="gramEnd"/>
      <w:r>
        <w:t xml:space="preserve"> t</w:t>
      </w:r>
      <w:r w:rsidRPr="00362CD1">
        <w:t>uberculosis</w:t>
      </w:r>
      <w:ins w:id="90" w:author="DALTON WAMALWA" w:date="2026-02-03T18:27:00Z">
        <w:r w:rsidR="00151C8B">
          <w:t xml:space="preserve"> </w:t>
        </w:r>
      </w:ins>
      <w:r w:rsidR="003F3A9B" w:rsidRPr="003F3A9B">
        <w:t>treatment.</w:t>
      </w:r>
    </w:p>
    <w:p w14:paraId="11D96226" w14:textId="77777777" w:rsidR="00036560" w:rsidRDefault="00036560" w:rsidP="00337553">
      <w:pPr>
        <w:spacing w:line="480" w:lineRule="auto"/>
      </w:pPr>
    </w:p>
    <w:p w14:paraId="5B970AAB" w14:textId="77777777" w:rsidR="00545086" w:rsidRPr="00362CD1" w:rsidRDefault="009D2D64" w:rsidP="005A5145">
      <w:pPr>
        <w:pStyle w:val="Heading2"/>
        <w:spacing w:line="480" w:lineRule="auto"/>
        <w:jc w:val="both"/>
        <w:rPr>
          <w:b w:val="0"/>
          <w:bCs w:val="0"/>
          <w:lang w:val="en-GB"/>
        </w:rPr>
      </w:pPr>
      <w:bookmarkStart w:id="91" w:name="_Toc214822797"/>
      <w:r>
        <w:rPr>
          <w:color w:val="3E3D40"/>
        </w:rPr>
        <w:t>2.3 Drugs</w:t>
      </w:r>
      <w:r w:rsidR="00545086" w:rsidRPr="00205534">
        <w:rPr>
          <w:color w:val="3E3D40"/>
        </w:rPr>
        <w:t xml:space="preserve"> for TB management</w:t>
      </w:r>
      <w:bookmarkEnd w:id="91"/>
    </w:p>
    <w:p w14:paraId="4C812B2C" w14:textId="77777777" w:rsidR="003F3A9B" w:rsidRDefault="003F3A9B" w:rsidP="005A5145">
      <w:pPr>
        <w:spacing w:line="480" w:lineRule="auto"/>
        <w:jc w:val="both"/>
      </w:pPr>
      <w:r w:rsidRPr="003F3A9B">
        <w:t>Shortening the treatment regimens for TB disease can enhance convenience and expedite patients' completion of therapy. The rifapentine-moxifloxacin regimen is a 4-month treatment plan that consists of an intensive phase lasting 8 weeks, during which the patient takes rifapentine, isoniazid, pyrazinamide, and moxifloxacin daily. This is followed by a continuation phase lasting 9 weeks, during which the patient takes rifapentine, isoniazid, and moxifloxacin daily. The treatment duration i</w:t>
      </w:r>
      <w:r w:rsidR="00036560">
        <w:t>s 17 weeks according to the CDC</w:t>
      </w:r>
      <w:ins w:id="92" w:author="DALTON WAMALWA" w:date="2026-02-03T18:28:00Z">
        <w:r w:rsidR="00151C8B">
          <w:t xml:space="preserve"> and this is in contrast to the </w:t>
        </w:r>
        <w:proofErr w:type="spellStart"/>
        <w:r w:rsidR="00151C8B">
          <w:t>tradional</w:t>
        </w:r>
        <w:proofErr w:type="spellEnd"/>
        <w:r w:rsidR="00151C8B">
          <w:t xml:space="preserve"> 6-month treatment period</w:t>
        </w:r>
      </w:ins>
      <w:r w:rsidR="00036560">
        <w:t>.</w:t>
      </w:r>
    </w:p>
    <w:p w14:paraId="126203CA" w14:textId="77777777" w:rsidR="00036560" w:rsidRPr="003F3A9B" w:rsidRDefault="00036560" w:rsidP="005A5145">
      <w:pPr>
        <w:spacing w:line="480" w:lineRule="auto"/>
        <w:jc w:val="both"/>
      </w:pPr>
    </w:p>
    <w:p w14:paraId="553816D3" w14:textId="77777777" w:rsidR="00545086" w:rsidRPr="00205534" w:rsidRDefault="00545086" w:rsidP="005A5145">
      <w:pPr>
        <w:pStyle w:val="Heading2"/>
        <w:spacing w:line="480" w:lineRule="auto"/>
        <w:jc w:val="both"/>
        <w:rPr>
          <w:color w:val="3E3D40"/>
        </w:rPr>
      </w:pPr>
      <w:bookmarkStart w:id="93" w:name="_Toc214822798"/>
      <w:r w:rsidRPr="00205534">
        <w:rPr>
          <w:color w:val="3E3D40"/>
        </w:rPr>
        <w:t>2.4</w:t>
      </w:r>
      <w:ins w:id="94" w:author="DALTON WAMALWA" w:date="2026-02-03T18:28:00Z">
        <w:r w:rsidR="00151C8B">
          <w:rPr>
            <w:color w:val="3E3D40"/>
          </w:rPr>
          <w:t xml:space="preserve"> </w:t>
        </w:r>
      </w:ins>
      <w:r w:rsidRPr="00205534">
        <w:rPr>
          <w:color w:val="3E3D40"/>
        </w:rPr>
        <w:t xml:space="preserve">Public </w:t>
      </w:r>
      <w:r w:rsidR="005A5145">
        <w:rPr>
          <w:color w:val="3E3D40"/>
        </w:rPr>
        <w:t>M</w:t>
      </w:r>
      <w:r w:rsidRPr="00205534">
        <w:rPr>
          <w:color w:val="3E3D40"/>
        </w:rPr>
        <w:t xml:space="preserve">easures on TB </w:t>
      </w:r>
      <w:r w:rsidR="005A5145">
        <w:rPr>
          <w:color w:val="3E3D40"/>
        </w:rPr>
        <w:t>C</w:t>
      </w:r>
      <w:r w:rsidRPr="00205534">
        <w:rPr>
          <w:color w:val="3E3D40"/>
        </w:rPr>
        <w:t>ontainment</w:t>
      </w:r>
      <w:bookmarkEnd w:id="93"/>
    </w:p>
    <w:p w14:paraId="63D09091" w14:textId="77777777" w:rsidR="00FC0AB3" w:rsidRPr="00FC0AB3" w:rsidRDefault="003F3A9B" w:rsidP="005A5145">
      <w:pPr>
        <w:spacing w:line="480" w:lineRule="auto"/>
        <w:jc w:val="both"/>
        <w:rPr>
          <w:lang w:val="en-US"/>
        </w:rPr>
      </w:pPr>
      <w:r w:rsidRPr="00AD5A22">
        <w:t xml:space="preserve">Preventive methods for tuberculosis (TB) involve refraining from close proximity to individuals with active TB disease and administering therapy for latent TB infections. Tuberculosis (TB) is transmitted through airborne particles when an individual with an active infection engages in activities such as </w:t>
      </w:r>
      <w:r w:rsidRPr="00AD5A22">
        <w:lastRenderedPageBreak/>
        <w:t xml:space="preserve">talking, coughing, or speaking. </w:t>
      </w:r>
      <w:r w:rsidR="00FC0AB3" w:rsidRPr="00FC0AB3">
        <w:rPr>
          <w:lang w:val="en-US"/>
        </w:rPr>
        <w:t>Most individuals who encounter TB microorganisms do not get TB illness. Individuals with compromised immune systems, such as those afflicted with HIV, are more susceptible to developing tuberculosis (TB) disease.</w:t>
      </w:r>
    </w:p>
    <w:p w14:paraId="5346E470" w14:textId="77777777" w:rsidR="00FC0AB3" w:rsidRPr="00FC0AB3" w:rsidRDefault="00FC0AB3" w:rsidP="005A5145">
      <w:pPr>
        <w:spacing w:line="480" w:lineRule="auto"/>
        <w:jc w:val="both"/>
        <w:rPr>
          <w:lang w:val="en-US"/>
        </w:rPr>
      </w:pPr>
    </w:p>
    <w:p w14:paraId="61B68DC1" w14:textId="77777777" w:rsidR="00FC0AB3" w:rsidRPr="00FC0AB3" w:rsidRDefault="00FC0AB3" w:rsidP="005A5145">
      <w:pPr>
        <w:spacing w:line="480" w:lineRule="auto"/>
        <w:jc w:val="both"/>
        <w:rPr>
          <w:lang w:val="en-US"/>
        </w:rPr>
      </w:pPr>
      <w:r w:rsidRPr="00FC0AB3">
        <w:rPr>
          <w:lang w:val="en-US"/>
        </w:rPr>
        <w:t>The document titled "Essential Components of a Public Health Tuberculosis Prevention, Control, and Elimination Program: Recommendations and Report from the Advisory Council for the Elimination of Tuberculosis and the National Tuberculosis Controllers Association" is a Morbidity and Mortality Weekly Report</w:t>
      </w:r>
      <w:ins w:id="95" w:author="DALTON WAMALWA" w:date="2026-02-03T18:29:00Z">
        <w:r w:rsidR="00151C8B">
          <w:rPr>
            <w:lang w:val="en-US"/>
          </w:rPr>
          <w:t xml:space="preserve"> that reports on the </w:t>
        </w:r>
        <w:proofErr w:type="gramStart"/>
        <w:r w:rsidR="00151C8B">
          <w:rPr>
            <w:lang w:val="en-US"/>
          </w:rPr>
          <w:t>following:</w:t>
        </w:r>
      </w:ins>
      <w:r w:rsidRPr="00FC0AB3">
        <w:rPr>
          <w:lang w:val="en-US"/>
        </w:rPr>
        <w:t>.</w:t>
      </w:r>
      <w:proofErr w:type="gramEnd"/>
      <w:r w:rsidRPr="00FC0AB3">
        <w:rPr>
          <w:lang w:val="en-US"/>
        </w:rPr>
        <w:t xml:space="preserve"> </w:t>
      </w:r>
    </w:p>
    <w:p w14:paraId="336902A0" w14:textId="77777777" w:rsidR="005C2C78" w:rsidRDefault="00FC0AB3" w:rsidP="005A5145">
      <w:pPr>
        <w:pStyle w:val="ListParagraph"/>
        <w:numPr>
          <w:ilvl w:val="0"/>
          <w:numId w:val="19"/>
        </w:numPr>
        <w:spacing w:line="480" w:lineRule="auto"/>
        <w:jc w:val="both"/>
        <w:rPr>
          <w:lang w:val="en-US"/>
        </w:rPr>
      </w:pPr>
      <w:r w:rsidRPr="005A5145">
        <w:rPr>
          <w:lang w:val="en-US"/>
        </w:rPr>
        <w:t>Identify</w:t>
      </w:r>
      <w:ins w:id="96" w:author="DALTON WAMALWA" w:date="2026-02-03T18:29:00Z">
        <w:r w:rsidR="00151C8B">
          <w:rPr>
            <w:lang w:val="en-US"/>
          </w:rPr>
          <w:t xml:space="preserve"> </w:t>
        </w:r>
      </w:ins>
      <w:r w:rsidRPr="005C2C78">
        <w:rPr>
          <w:lang w:val="en-US"/>
        </w:rPr>
        <w:t>and implement appropriate treatment for an individual with active tuberculosis (TB) in order to make</w:t>
      </w:r>
      <w:r w:rsidR="005C2C78">
        <w:rPr>
          <w:lang w:val="en-US"/>
        </w:rPr>
        <w:t xml:space="preserve"> their condition non-infectious</w:t>
      </w:r>
    </w:p>
    <w:p w14:paraId="5E9681F9" w14:textId="77777777" w:rsidR="00FC0AB3" w:rsidRDefault="00FC0AB3" w:rsidP="005A5145">
      <w:pPr>
        <w:pStyle w:val="ListParagraph"/>
        <w:numPr>
          <w:ilvl w:val="0"/>
          <w:numId w:val="19"/>
        </w:numPr>
        <w:spacing w:line="480" w:lineRule="auto"/>
        <w:jc w:val="both"/>
        <w:rPr>
          <w:lang w:val="en-US"/>
        </w:rPr>
      </w:pPr>
      <w:r w:rsidRPr="005A5145">
        <w:rPr>
          <w:lang w:val="en-US"/>
        </w:rPr>
        <w:t xml:space="preserve">To identify </w:t>
      </w:r>
      <w:r w:rsidRPr="005C2C78">
        <w:rPr>
          <w:lang w:val="en-US"/>
        </w:rPr>
        <w:t>and evaluate individuals who have come into contact with patients diagnosed with tuberculosis (TB) in order to ascertain</w:t>
      </w:r>
      <w:ins w:id="97" w:author="DALTON WAMALWA" w:date="2026-02-03T18:29:00Z">
        <w:r w:rsidR="00151C8B">
          <w:rPr>
            <w:lang w:val="en-US"/>
          </w:rPr>
          <w:t xml:space="preserve"> </w:t>
        </w:r>
      </w:ins>
      <w:r w:rsidR="005C2C78">
        <w:rPr>
          <w:lang w:val="en-US"/>
        </w:rPr>
        <w:t>w</w:t>
      </w:r>
      <w:r w:rsidRPr="005C2C78">
        <w:rPr>
          <w:lang w:val="en-US"/>
        </w:rPr>
        <w:t>hether they are now afflicted with active TB infection</w:t>
      </w:r>
    </w:p>
    <w:p w14:paraId="4F052318" w14:textId="77777777" w:rsidR="00FC0AB3" w:rsidRPr="005A5145" w:rsidRDefault="00FC0AB3" w:rsidP="005A5145">
      <w:pPr>
        <w:spacing w:line="480" w:lineRule="auto"/>
        <w:ind w:left="720"/>
        <w:jc w:val="both"/>
        <w:rPr>
          <w:lang w:val="en-US"/>
        </w:rPr>
      </w:pPr>
      <w:r w:rsidRPr="00FC0AB3">
        <w:rPr>
          <w:lang w:val="en-US"/>
        </w:rPr>
        <w:t xml:space="preserve">Individuals in high-risk groups, such as children and those with a higher susceptibility to tuberculosis (TB), may require window prophylaxis. This is a preventive treatment given during the period it typically takes for a tuberculin skin test (TST) or interferon gamma-release assay (IGRA) to show positive results after exposure. The decision to administer this treatment should </w:t>
      </w:r>
      <w:r w:rsidRPr="005A5145">
        <w:rPr>
          <w:lang w:val="en-US"/>
        </w:rPr>
        <w:t>be carefully considered.</w:t>
      </w:r>
    </w:p>
    <w:p w14:paraId="1320304E" w14:textId="77777777" w:rsidR="00FC0AB3" w:rsidRPr="005A5145" w:rsidRDefault="00FC0AB3" w:rsidP="005A5145">
      <w:pPr>
        <w:pStyle w:val="ListParagraph"/>
        <w:numPr>
          <w:ilvl w:val="0"/>
          <w:numId w:val="19"/>
        </w:numPr>
        <w:spacing w:line="480" w:lineRule="auto"/>
        <w:jc w:val="both"/>
        <w:rPr>
          <w:lang w:val="en-US"/>
        </w:rPr>
      </w:pPr>
      <w:r w:rsidRPr="005A5145">
        <w:rPr>
          <w:lang w:val="en-US"/>
        </w:rPr>
        <w:t>The purpose of this approach is to identify and treat individuals and groups who are at a high risk of having latent tuberculosis infection (LTBI) and developing active tuberculosis (TB) disease. This is crucial for eliminating TB due to the use of new immunosuppressive drugs and therapies for various illnesses, increased immigration from areas where TB is common, and decreased awareness and recognition of TB by healthcare providers due to the decline in TB cases.</w:t>
      </w:r>
    </w:p>
    <w:p w14:paraId="54E9D8FB" w14:textId="77777777" w:rsidR="00FC0AB3" w:rsidRPr="00FC0AB3" w:rsidRDefault="00FC0AB3" w:rsidP="005A5145">
      <w:pPr>
        <w:spacing w:line="480" w:lineRule="auto"/>
        <w:jc w:val="both"/>
        <w:rPr>
          <w:lang w:val="en-US"/>
        </w:rPr>
      </w:pPr>
      <w:r w:rsidRPr="00FC0AB3">
        <w:rPr>
          <w:lang w:val="en-US"/>
        </w:rPr>
        <w:lastRenderedPageBreak/>
        <w:t>The three primary treatments primarily target individual patients, but they also have larger epidemiologic implications as they effectively decrease the current and future transmission of M. Tuberculosis prevalence throughout the community was investigated by Barbara Cole et al in 2020.</w:t>
      </w:r>
    </w:p>
    <w:p w14:paraId="2A35FB50" w14:textId="77777777" w:rsidR="00C235C2" w:rsidRDefault="00C235C2" w:rsidP="005A5145">
      <w:pPr>
        <w:spacing w:line="480" w:lineRule="auto"/>
        <w:jc w:val="both"/>
      </w:pPr>
      <w:r w:rsidRPr="008E3020">
        <w:t xml:space="preserve">Although the three priority strategies focus on individual </w:t>
      </w:r>
      <w:proofErr w:type="gramStart"/>
      <w:r w:rsidRPr="008E3020">
        <w:t>patients</w:t>
      </w:r>
      <w:proofErr w:type="gramEnd"/>
      <w:r w:rsidRPr="008E3020">
        <w:t xml:space="preserve"> they serve broader epidemiologic functions because they reduce current and future transmission of </w:t>
      </w:r>
      <w:r w:rsidRPr="008E3020">
        <w:rPr>
          <w:i/>
        </w:rPr>
        <w:t>M. tuberculosis</w:t>
      </w:r>
      <w:r w:rsidRPr="008E3020">
        <w:t xml:space="preserve"> in the community (Barbara Cole et al, 2020).</w:t>
      </w:r>
    </w:p>
    <w:p w14:paraId="73F6F5A4" w14:textId="77777777" w:rsidR="00036560" w:rsidRDefault="00036560" w:rsidP="005A5145">
      <w:pPr>
        <w:spacing w:line="480" w:lineRule="auto"/>
        <w:jc w:val="both"/>
      </w:pPr>
    </w:p>
    <w:p w14:paraId="643A7CA7" w14:textId="77777777" w:rsidR="00545086" w:rsidRPr="00205534" w:rsidRDefault="005A5145" w:rsidP="005A5145">
      <w:pPr>
        <w:pStyle w:val="Heading2"/>
        <w:spacing w:line="480" w:lineRule="auto"/>
        <w:jc w:val="both"/>
        <w:rPr>
          <w:color w:val="3E3D40"/>
        </w:rPr>
      </w:pPr>
      <w:bookmarkStart w:id="98" w:name="_Toc214822799"/>
      <w:r w:rsidRPr="00205534">
        <w:rPr>
          <w:color w:val="3E3D40"/>
        </w:rPr>
        <w:t>2.5</w:t>
      </w:r>
      <w:r>
        <w:rPr>
          <w:color w:val="3E3D40"/>
        </w:rPr>
        <w:t xml:space="preserve"> COVID</w:t>
      </w:r>
      <w:r w:rsidR="00545086" w:rsidRPr="00205534">
        <w:rPr>
          <w:color w:val="3E3D40"/>
        </w:rPr>
        <w:t xml:space="preserve"> 19 </w:t>
      </w:r>
      <w:r>
        <w:rPr>
          <w:color w:val="3E3D40"/>
        </w:rPr>
        <w:t>I</w:t>
      </w:r>
      <w:r w:rsidR="00545086" w:rsidRPr="00205534">
        <w:rPr>
          <w:color w:val="3E3D40"/>
        </w:rPr>
        <w:t>nfluence on TB management</w:t>
      </w:r>
      <w:bookmarkEnd w:id="98"/>
    </w:p>
    <w:p w14:paraId="32CCF80C" w14:textId="77777777" w:rsidR="00FC0AB3" w:rsidRDefault="00FC0AB3" w:rsidP="005A5145">
      <w:pPr>
        <w:spacing w:line="480" w:lineRule="auto"/>
        <w:jc w:val="both"/>
      </w:pPr>
      <w:r w:rsidRPr="00FC0AB3">
        <w:t xml:space="preserve">A study examining the clinical consequences of COVID-19 on tuberculosis revealed that the healthcare disruptions and limitations resulting from the COVID-19 pandemic had a substantial effect on the management of tuberculosis. There was a decline of 19% in the administration of medicines for drug-resistant TB (DR-TB) and a fall of 37% for extensively drug-resistant TB (XDR-TB). The COVID-19 pandemic led to reduced availability of healthcare facilities, resulting in adverse effects on the identification and management of diverse diseases, including infectious diseases and those with distinct </w:t>
      </w:r>
      <w:proofErr w:type="spellStart"/>
      <w:r w:rsidRPr="00FC0AB3">
        <w:t>etiologies</w:t>
      </w:r>
      <w:proofErr w:type="spellEnd"/>
      <w:r w:rsidRPr="00FC0AB3">
        <w:t xml:space="preserve"> like cancer (Stefano </w:t>
      </w:r>
      <w:proofErr w:type="spellStart"/>
      <w:r w:rsidRPr="00FC0AB3">
        <w:t>Sanduzzi</w:t>
      </w:r>
      <w:proofErr w:type="spellEnd"/>
      <w:r w:rsidRPr="00FC0AB3">
        <w:t xml:space="preserve"> </w:t>
      </w:r>
      <w:proofErr w:type="spellStart"/>
      <w:r w:rsidRPr="00FC0AB3">
        <w:t>Zamparelli</w:t>
      </w:r>
      <w:proofErr w:type="spellEnd"/>
      <w:r w:rsidRPr="00FC0AB3">
        <w:t xml:space="preserve"> et al, 2022).</w:t>
      </w:r>
    </w:p>
    <w:p w14:paraId="7C54B4FB" w14:textId="77777777" w:rsidR="00036560" w:rsidRDefault="00036560" w:rsidP="005A5145">
      <w:pPr>
        <w:spacing w:line="480" w:lineRule="auto"/>
        <w:jc w:val="both"/>
      </w:pPr>
    </w:p>
    <w:p w14:paraId="58AFEC1B" w14:textId="77777777" w:rsidR="00545086" w:rsidRPr="00104D21" w:rsidRDefault="00545086" w:rsidP="005A5145">
      <w:pPr>
        <w:pStyle w:val="Heading2"/>
        <w:spacing w:line="480" w:lineRule="auto"/>
        <w:jc w:val="both"/>
      </w:pPr>
      <w:bookmarkStart w:id="99" w:name="_Toc214822800"/>
      <w:r w:rsidRPr="00104D21">
        <w:t>2</w:t>
      </w:r>
      <w:r>
        <w:t>.6</w:t>
      </w:r>
      <w:r w:rsidRPr="00104D21">
        <w:t>Incidence</w:t>
      </w:r>
      <w:bookmarkEnd w:id="99"/>
    </w:p>
    <w:p w14:paraId="7001A970" w14:textId="77777777" w:rsidR="00FC0AB3" w:rsidRPr="00FC0AB3" w:rsidRDefault="00FC0AB3" w:rsidP="00337553">
      <w:pPr>
        <w:spacing w:line="480" w:lineRule="auto"/>
      </w:pPr>
      <w:r w:rsidRPr="00FC0AB3">
        <w:t xml:space="preserve">The most recent global tuberculosis report from the World Health Organization (WHO) indicates a substantial decrease in TB cases. In 2020, the number of TB cases decreased by 18%, down from 7.1 million to 5.8 million, in comparison to the previous year, 2019. In addition, the report emphasizes a 24% decrease in nations with a significant prevalence of tuberculosis, hastening the schedule for eliminating TB by a decade. To obtain additional details, please consult the Global Tuberculosis Report 2021, which can be accessed at https://www.who.int/publications/i/item/9789240037021. </w:t>
      </w:r>
      <w:proofErr w:type="spellStart"/>
      <w:r w:rsidRPr="00FC0AB3">
        <w:t>Nathalia</w:t>
      </w:r>
      <w:proofErr w:type="spellEnd"/>
      <w:r w:rsidRPr="00FC0AB3">
        <w:t xml:space="preserve"> </w:t>
      </w:r>
      <w:proofErr w:type="spellStart"/>
      <w:r w:rsidRPr="00FC0AB3">
        <w:t>Halax</w:t>
      </w:r>
      <w:proofErr w:type="spellEnd"/>
      <w:r w:rsidRPr="00FC0AB3">
        <w:t xml:space="preserve"> </w:t>
      </w:r>
      <w:proofErr w:type="spellStart"/>
      <w:r w:rsidRPr="00FC0AB3">
        <w:t>Orfao</w:t>
      </w:r>
      <w:proofErr w:type="spellEnd"/>
      <w:r w:rsidRPr="00FC0AB3">
        <w:t xml:space="preserve"> et al conducted a study in the state of Paraná, Brazil, from 2015 to 2020. The </w:t>
      </w:r>
      <w:r w:rsidRPr="00FC0AB3">
        <w:lastRenderedPageBreak/>
        <w:t xml:space="preserve">objective of the study was to examine the influence of the COVID-19 pandemic on the reporting of drug-resistant pulmonary tuberculosis (TB) cases. The study aimed to investigate the impact of the pandemic on the diagnosis and monitoring of these cases. The results revealed that COVID-19 has significantly affected the identification and surveillance of drug-resistant and general pulmonary TB infections. These findings indicate that the COVID-19 pandemic has impeded the advancements gained in previous years towards the goal of eliminating tuberculosis by 2035. A study conducted in Turkey by </w:t>
      </w:r>
      <w:proofErr w:type="spellStart"/>
      <w:r w:rsidRPr="00FC0AB3">
        <w:t>Ozdemir</w:t>
      </w:r>
      <w:proofErr w:type="spellEnd"/>
      <w:r w:rsidRPr="00FC0AB3">
        <w:t xml:space="preserve"> et al. </w:t>
      </w:r>
      <w:proofErr w:type="spellStart"/>
      <w:r w:rsidRPr="00FC0AB3">
        <w:t>analyzed</w:t>
      </w:r>
      <w:proofErr w:type="spellEnd"/>
      <w:r w:rsidRPr="00FC0AB3">
        <w:t xml:space="preserve"> the impact of the pandemic on tuberculosis patients and initiatives aimed at controlling tuberculosis. The study unveiled a significant decrease in the prevalence of tuberculosis, as well as in the quantity of screenings and contact investigations. </w:t>
      </w:r>
    </w:p>
    <w:p w14:paraId="0ACE2188" w14:textId="77777777" w:rsidR="00FC0AB3" w:rsidRDefault="00FC0AB3" w:rsidP="00337553">
      <w:pPr>
        <w:spacing w:line="480" w:lineRule="auto"/>
      </w:pPr>
      <w:r w:rsidRPr="00FC0AB3">
        <w:t>Throughout the first quarter of intensified COVID-19 precautions and limits, there was predominantly a decrease in the number of tuberculosis (TB) patients. In essence, the study concluded that the COVID-19 pandemic had a negative effect on the admission of tuberculosis (TB) patients to healthcare facilities and the overall management of TB control.</w:t>
      </w:r>
    </w:p>
    <w:p w14:paraId="20E90AFE" w14:textId="77777777" w:rsidR="005A5145" w:rsidRPr="005A5145" w:rsidRDefault="005A5145" w:rsidP="005A5145">
      <w:pPr>
        <w:jc w:val="both"/>
        <w:rPr>
          <w:lang w:val="en-US"/>
        </w:rPr>
      </w:pPr>
    </w:p>
    <w:p w14:paraId="275768AC" w14:textId="77777777" w:rsidR="00545086" w:rsidRPr="00BA3762" w:rsidRDefault="00545086" w:rsidP="005A5145">
      <w:pPr>
        <w:pStyle w:val="Heading2"/>
        <w:spacing w:line="480" w:lineRule="auto"/>
        <w:jc w:val="both"/>
      </w:pPr>
      <w:bookmarkStart w:id="100" w:name="_Toc214822801"/>
      <w:r>
        <w:t>2.7</w:t>
      </w:r>
      <w:r w:rsidRPr="00BA3762">
        <w:t>Access to care</w:t>
      </w:r>
      <w:bookmarkEnd w:id="100"/>
    </w:p>
    <w:p w14:paraId="5F576360" w14:textId="77777777" w:rsidR="00300223" w:rsidRDefault="00FC0AB3" w:rsidP="00473C45">
      <w:pPr>
        <w:spacing w:line="480" w:lineRule="auto"/>
      </w:pPr>
      <w:r w:rsidRPr="00FC0AB3">
        <w:t>COVID-19 has put a lot of pressure on healthcare systems in low- and middle-income countries (LMICs), especially those that already have a high number of infectious diseases like HIV and tuberculosis (TB). Mariana et al (2022) conducted a recent survey on ART clinics in Africa and the Asia-Pacific region until July 2021, using the International Epidemiology Databases to Evaluate AIDS (</w:t>
      </w:r>
      <w:proofErr w:type="spellStart"/>
      <w:r w:rsidRPr="00FC0AB3">
        <w:t>IeDEA</w:t>
      </w:r>
      <w:proofErr w:type="spellEnd"/>
      <w:r w:rsidRPr="00FC0AB3">
        <w:t xml:space="preserve">) consortium. The study revealed that there was a widespread lack of access to tuberculosis (TB) care and significant delays in follow-up visits for persons with TB at </w:t>
      </w:r>
      <w:proofErr w:type="spellStart"/>
      <w:r w:rsidRPr="00FC0AB3">
        <w:t>IeDEA</w:t>
      </w:r>
      <w:proofErr w:type="spellEnd"/>
      <w:r w:rsidRPr="00FC0AB3">
        <w:t xml:space="preserve"> sites in Africa and the Asia-Pacific region. The challenges were ascribed to a lack of staff due to the COVID-19 pandemic. A research conducted in Nairobi, Kenya by </w:t>
      </w:r>
      <w:proofErr w:type="spellStart"/>
      <w:r w:rsidRPr="00FC0AB3">
        <w:t>Mbithi</w:t>
      </w:r>
      <w:proofErr w:type="spellEnd"/>
      <w:r w:rsidRPr="00FC0AB3">
        <w:t xml:space="preserve"> et al (2021) gathered and examined monthly summarized data during the COVID-19 period (March 2020–February 2021) and contrasted it with data from the pre-COVID period (March 2019–February 2020). The study aimed to assess the </w:t>
      </w:r>
      <w:r w:rsidRPr="00FC0AB3">
        <w:lastRenderedPageBreak/>
        <w:t xml:space="preserve">immediate effects of COVID-19 on tuberculosis (TB) and human immunodeficiency virus (HIV) services in specific healthcare facilities in Nairobi. Additionally, the study aimed to devise ways to mitigate any projected decrease in these services. The results revealed an overall decrease in those who were suspected to have pulmonary tuberculosis, diagnosed and officially registered as tuberculosis patients, as well as those who were tested for HIV. Interventions were implemented to improve the identification of tuberculosis cases and the testing for HIV, leading to enhancements in all aspects during the second half of the COVID-19 period. Amidst the COVID-19 pandemic, there were marginal enhancements in the efficacy of tuberculosis treatment and the transfer of patients who are HIV-positive to antiretroviral therapy. The enhancements became increasingly apparent over the latter half of the year following the implementation of the treatments. The findings suggest that modifications in programming were associated with improved identification of cases and treatment outcomes during the COVID-19 period. These findings indicate that the introduction of monthly real-time surveillance can be advantageous in effectively handling unexpected situations. Huang Fei and colleagues (2020) found that the COVID-19 outbreak in China had a notable effect on the reporting and subsequent examinations of tuberculosis (TB) cases in the immediate period. This might potentially lead to a significant surge in the demand for tuberculosis (TB) services in the coming days. A study conducted by </w:t>
      </w:r>
      <w:proofErr w:type="spellStart"/>
      <w:r w:rsidRPr="00FC0AB3">
        <w:t>Negussie</w:t>
      </w:r>
      <w:proofErr w:type="spellEnd"/>
      <w:r w:rsidRPr="00FC0AB3">
        <w:t xml:space="preserve"> </w:t>
      </w:r>
      <w:proofErr w:type="spellStart"/>
      <w:r w:rsidRPr="00FC0AB3">
        <w:t>Wodajo</w:t>
      </w:r>
      <w:proofErr w:type="spellEnd"/>
      <w:r w:rsidRPr="00FC0AB3">
        <w:t xml:space="preserve"> </w:t>
      </w:r>
      <w:proofErr w:type="spellStart"/>
      <w:r w:rsidRPr="00FC0AB3">
        <w:t>Beyene</w:t>
      </w:r>
      <w:proofErr w:type="spellEnd"/>
      <w:r w:rsidRPr="00FC0AB3">
        <w:t xml:space="preserve"> et al. in Addis Ababa, Ethiopia, examined the movement of patients at 56 health clinics in all 10 sub-cities over various periods of 2020: before the COVID-19 pandemic (quarter 1) and during the pandemic (quarter 2 and quarter 3). The patient flow declined from 3,473 in quarter 1 to 1,062 in quarter 2 and 1,074 in quarter 3. There was a decline of 62-76% in patient flow during quarter 2 and 52-80% during quarter 3, in comparison to the patient flow in quarter 1. </w:t>
      </w:r>
    </w:p>
    <w:p w14:paraId="368C525C" w14:textId="77777777" w:rsidR="00300223" w:rsidRDefault="00300223" w:rsidP="00473C45">
      <w:pPr>
        <w:spacing w:line="480" w:lineRule="auto"/>
      </w:pPr>
    </w:p>
    <w:p w14:paraId="40407042" w14:textId="77777777" w:rsidR="00FC0AB3" w:rsidRDefault="00FC0AB3" w:rsidP="00473C45">
      <w:pPr>
        <w:spacing w:line="480" w:lineRule="auto"/>
      </w:pPr>
      <w:proofErr w:type="spellStart"/>
      <w:r w:rsidRPr="00FC0AB3">
        <w:t>Kolfe</w:t>
      </w:r>
      <w:proofErr w:type="spellEnd"/>
      <w:r w:rsidRPr="00FC0AB3">
        <w:t xml:space="preserve"> </w:t>
      </w:r>
      <w:proofErr w:type="spellStart"/>
      <w:r w:rsidRPr="00FC0AB3">
        <w:t>Keranio</w:t>
      </w:r>
      <w:proofErr w:type="spellEnd"/>
      <w:r w:rsidRPr="00FC0AB3">
        <w:t xml:space="preserve"> and Kirkos sub-cities experienced the most significant declines in quarter 2, with decreases of 76% and 75% respectively. The </w:t>
      </w:r>
      <w:proofErr w:type="spellStart"/>
      <w:r w:rsidRPr="00FC0AB3">
        <w:t>Yeka</w:t>
      </w:r>
      <w:proofErr w:type="spellEnd"/>
      <w:r w:rsidRPr="00FC0AB3">
        <w:t xml:space="preserve"> sub-city experienced the most modest fall, with a </w:t>
      </w:r>
      <w:r w:rsidRPr="00FC0AB3">
        <w:lastRenderedPageBreak/>
        <w:t xml:space="preserve">decline of 62%. Kirkos sub-city experienced the most substantial reduction during quarter 3, with a decline of 80%. Conversely, Addis </w:t>
      </w:r>
      <w:proofErr w:type="spellStart"/>
      <w:r w:rsidRPr="00FC0AB3">
        <w:t>Ketema</w:t>
      </w:r>
      <w:proofErr w:type="spellEnd"/>
      <w:r w:rsidRPr="00FC0AB3">
        <w:t xml:space="preserve"> sub-city saw the least significant fall, with a decline of 52%. The results suggest that the adoption of different strategies, such as the declaration of a state of emergency and government directives, aimed at reducing the transmission of COVID-19, as well as the public's adherence to these strategies, had a notable effect on the efforts to control tuberculosis (TB) in the city of Addis Ababa. This is apparent from the conspicuous decrease in the patient population seeking medical care at clinics, as shown by </w:t>
      </w:r>
      <w:proofErr w:type="spellStart"/>
      <w:r w:rsidRPr="00FC0AB3">
        <w:t>Negussie</w:t>
      </w:r>
      <w:proofErr w:type="spellEnd"/>
      <w:r w:rsidRPr="00FC0AB3">
        <w:t xml:space="preserve"> et al. (2021). </w:t>
      </w:r>
    </w:p>
    <w:p w14:paraId="031F6FD8" w14:textId="77777777" w:rsidR="005A5145" w:rsidRPr="005A5145" w:rsidRDefault="005A5145" w:rsidP="005A5145">
      <w:pPr>
        <w:rPr>
          <w:lang w:val="en-US"/>
        </w:rPr>
      </w:pPr>
    </w:p>
    <w:p w14:paraId="6812591B" w14:textId="77777777" w:rsidR="00545086" w:rsidRPr="008C39B7" w:rsidRDefault="005A5145" w:rsidP="00545086">
      <w:pPr>
        <w:pStyle w:val="Heading2"/>
        <w:spacing w:line="480" w:lineRule="auto"/>
        <w:jc w:val="both"/>
      </w:pPr>
      <w:bookmarkStart w:id="101" w:name="_Toc214822802"/>
      <w:r>
        <w:t>2.8</w:t>
      </w:r>
      <w:r w:rsidRPr="008C39B7">
        <w:t xml:space="preserve"> Mortality</w:t>
      </w:r>
      <w:bookmarkEnd w:id="101"/>
    </w:p>
    <w:p w14:paraId="22F13E06" w14:textId="77777777" w:rsidR="005A5145" w:rsidRDefault="00FC0AB3" w:rsidP="005A5145">
      <w:pPr>
        <w:spacing w:line="480" w:lineRule="auto"/>
        <w:jc w:val="both"/>
        <w:rPr>
          <w:lang w:val="en-US"/>
        </w:rPr>
      </w:pPr>
      <w:r w:rsidRPr="00FC0AB3">
        <w:rPr>
          <w:lang w:val="en-US"/>
        </w:rPr>
        <w:t>Globally, the COVID-19 pandemic has caused significant disruptions to the availability and accessibility of tuberculosis (TB) testing and treatment services. Consequently, there has been an estimated rise of around 100,000 deaths attributable to tuberculosis globally from 2019 to 2020. The number of deaths in individuals without HIV has risen from 1.2 million to 1.3 million, while individuals with HIV have experienced an additional 5,000 deaths. Research predicts that regions heavily impacted by both COVID-19 and tuberculosis will see a minimum 20% increase in tuberculosis-related mortality.</w:t>
      </w:r>
    </w:p>
    <w:p w14:paraId="1BE5352A" w14:textId="77777777" w:rsidR="005A5145" w:rsidRDefault="005A5145" w:rsidP="005A5145">
      <w:pPr>
        <w:spacing w:line="480" w:lineRule="auto"/>
        <w:jc w:val="both"/>
        <w:rPr>
          <w:lang w:val="en-US"/>
        </w:rPr>
      </w:pPr>
    </w:p>
    <w:p w14:paraId="43353C96" w14:textId="77777777" w:rsidR="005A5145" w:rsidRDefault="00FC0AB3" w:rsidP="005A5145">
      <w:pPr>
        <w:spacing w:line="480" w:lineRule="auto"/>
        <w:jc w:val="both"/>
        <w:rPr>
          <w:lang w:val="en-US"/>
        </w:rPr>
      </w:pPr>
      <w:r w:rsidRPr="00FC0AB3">
        <w:rPr>
          <w:lang w:val="en-US"/>
        </w:rPr>
        <w:t xml:space="preserve"> In Eswatini, a retrospective cohort study using an interrupted time series design was conducted to compare outcomes before and during the COVID-19 pandemic. The findings demonstrated a noteworthy decline in the notification of tuberculosis cases (Incidence Rate Ratio [IRR] 0.71, 95% Confidence Interval [CI]: 0.60–0.83) and a substantial rise in the mortality rate among individuals who registered during the pandemic (21.3%) compared to the time before the pandemic (10.8%, p &lt; 0.01). An analysis using logistic regression found that the probability of experiencing negative outcomes, such as death, lost-to-follow-up, and not being examined, was greater during the pandemic compared to the period prior to the pandemic (adjusted odds ratio [</w:t>
      </w:r>
      <w:proofErr w:type="spellStart"/>
      <w:r w:rsidRPr="00FC0AB3">
        <w:rPr>
          <w:lang w:val="en-US"/>
        </w:rPr>
        <w:t>aOR</w:t>
      </w:r>
      <w:proofErr w:type="spellEnd"/>
      <w:r w:rsidRPr="00FC0AB3">
        <w:rPr>
          <w:lang w:val="en-US"/>
        </w:rPr>
        <w:t>] 2.91, 95% confidence interval [CI]: 2.17–3.89) (</w:t>
      </w:r>
      <w:proofErr w:type="spellStart"/>
      <w:r w:rsidRPr="00FC0AB3">
        <w:rPr>
          <w:lang w:val="en-US"/>
        </w:rPr>
        <w:t>Masina</w:t>
      </w:r>
      <w:proofErr w:type="spellEnd"/>
      <w:r w:rsidRPr="00FC0AB3">
        <w:rPr>
          <w:lang w:val="en-US"/>
        </w:rPr>
        <w:t xml:space="preserve"> et al., 2022). The COVID-19 pandemic has had a negative impact on the delivery of tuberculosis (TB) </w:t>
      </w:r>
      <w:r w:rsidRPr="00FC0AB3">
        <w:rPr>
          <w:lang w:val="en-US"/>
        </w:rPr>
        <w:lastRenderedPageBreak/>
        <w:t xml:space="preserve">services in Eswatini. Lucia </w:t>
      </w:r>
      <w:proofErr w:type="spellStart"/>
      <w:r w:rsidRPr="00FC0AB3">
        <w:rPr>
          <w:lang w:val="en-US"/>
        </w:rPr>
        <w:t>Cilloni</w:t>
      </w:r>
      <w:proofErr w:type="spellEnd"/>
      <w:r w:rsidRPr="00FC0AB3">
        <w:rPr>
          <w:lang w:val="en-US"/>
        </w:rPr>
        <w:t xml:space="preserve"> and her colleagues conducted a study in three countries with a high TB burden (India, Kenya, and Ukraine) to examine how the COVID-19 pandemic may have affected the TB epidemic. This study employed mathematical models to modify and examine the transmission of tuberculosis. Research findings suggest that temporary disturbances can result in sustained rises in tuberculosis (TB) prevalence and mortality. In 2020, Lucia </w:t>
      </w:r>
      <w:proofErr w:type="spellStart"/>
      <w:r w:rsidRPr="00FC0AB3">
        <w:rPr>
          <w:lang w:val="en-US"/>
        </w:rPr>
        <w:t>Cilloni</w:t>
      </w:r>
      <w:proofErr w:type="spellEnd"/>
      <w:r w:rsidRPr="00FC0AB3">
        <w:rPr>
          <w:lang w:val="en-US"/>
        </w:rPr>
        <w:t xml:space="preserve"> and colleagues conducted a study that revealed how lockdown measures can cause ongoing increases in the burden of tuberculosis. </w:t>
      </w:r>
    </w:p>
    <w:p w14:paraId="6C622666" w14:textId="77777777" w:rsidR="005A5145" w:rsidRDefault="005A5145" w:rsidP="005A5145">
      <w:pPr>
        <w:spacing w:line="480" w:lineRule="auto"/>
        <w:jc w:val="both"/>
        <w:rPr>
          <w:lang w:val="en-US"/>
        </w:rPr>
      </w:pPr>
    </w:p>
    <w:p w14:paraId="0C680414" w14:textId="77777777" w:rsidR="005A5145" w:rsidRDefault="00FC0AB3" w:rsidP="005A5145">
      <w:pPr>
        <w:spacing w:line="480" w:lineRule="auto"/>
        <w:jc w:val="both"/>
        <w:rPr>
          <w:lang w:val="en-US"/>
        </w:rPr>
      </w:pPr>
      <w:r w:rsidRPr="00FC0AB3">
        <w:rPr>
          <w:lang w:val="en-US"/>
        </w:rPr>
        <w:t>The World Health Organization's 2021 Global Tuberculosis report highlighted a significant increase in tuberculosis-related deaths among individuals with HIV. More precisely, there was a notable increase in the number of deaths, rising from 209,000 in 2019 to 214,000 in 2020. This marks the first upward trend in mortality rates in 13 years. The website URL is https://www.unaids.org. According to the WHO Global TB Report 2021, the number of deaths linked to tuberculosis (TB) rose from 1.4 million in 2019 to about 1.5 million in 2020. The World Health Organization (WHO) has announced a surge in global tuberculosis (TB) mortality, representing the first upturn in nearly a decade. The data scrutinized by the WHO encompasses information from over 200 nations. Chris Dall, 2021</w:t>
      </w:r>
      <w:r w:rsidR="005A5145">
        <w:rPr>
          <w:lang w:val="en-US"/>
        </w:rPr>
        <w:t>.</w:t>
      </w:r>
    </w:p>
    <w:p w14:paraId="0D7131D6" w14:textId="77777777" w:rsidR="005A5145" w:rsidRDefault="005A5145" w:rsidP="005A5145">
      <w:pPr>
        <w:spacing w:line="480" w:lineRule="auto"/>
        <w:jc w:val="both"/>
        <w:rPr>
          <w:lang w:val="en-US"/>
        </w:rPr>
      </w:pPr>
    </w:p>
    <w:bookmarkEnd w:id="9"/>
    <w:p w14:paraId="4A91858E" w14:textId="77777777" w:rsidR="003F020E" w:rsidRDefault="003F020E">
      <w:r>
        <w:br w:type="page"/>
      </w:r>
    </w:p>
    <w:p w14:paraId="4BBD75DF" w14:textId="77777777" w:rsidR="003F020E" w:rsidRDefault="003F020E" w:rsidP="003F020E"/>
    <w:p w14:paraId="3E5FCB52" w14:textId="77777777" w:rsidR="003F020E" w:rsidRDefault="00D140A0" w:rsidP="00D140A0">
      <w:pPr>
        <w:pStyle w:val="Heading2"/>
      </w:pPr>
      <w:bookmarkStart w:id="102" w:name="_Toc214822803"/>
      <w:r>
        <w:t>2</w:t>
      </w:r>
      <w:r w:rsidR="003F020E">
        <w:t>.9 Conceptual F</w:t>
      </w:r>
      <w:r w:rsidR="003F020E" w:rsidRPr="00ED442A">
        <w:t xml:space="preserve">rame </w:t>
      </w:r>
      <w:r w:rsidR="003F020E">
        <w:t>W</w:t>
      </w:r>
      <w:r w:rsidR="003F020E" w:rsidRPr="00ED442A">
        <w:t>ork</w:t>
      </w:r>
      <w:bookmarkEnd w:id="102"/>
    </w:p>
    <w:p w14:paraId="7C07E46C" w14:textId="77777777" w:rsidR="003F020E" w:rsidRPr="002D65C4" w:rsidRDefault="003F020E" w:rsidP="003F020E"/>
    <w:p w14:paraId="55D3090E" w14:textId="77777777" w:rsidR="003F020E" w:rsidRDefault="003F020E" w:rsidP="003F020E">
      <w:pPr>
        <w:ind w:firstLine="720"/>
        <w:rPr>
          <w:b/>
        </w:rPr>
      </w:pPr>
      <w:r w:rsidRPr="00E25854">
        <w:rPr>
          <w:b/>
        </w:rPr>
        <w:t>INDEPENDENT VARIABLES</w:t>
      </w:r>
      <w:r>
        <w:rPr>
          <w:b/>
        </w:rPr>
        <w:tab/>
      </w:r>
      <w:r>
        <w:rPr>
          <w:b/>
        </w:rPr>
        <w:tab/>
      </w:r>
      <w:r>
        <w:rPr>
          <w:b/>
        </w:rPr>
        <w:tab/>
      </w:r>
      <w:r>
        <w:rPr>
          <w:b/>
        </w:rPr>
        <w:tab/>
        <w:t>DEPENDENT VARIABLE</w:t>
      </w:r>
    </w:p>
    <w:p w14:paraId="1C0F47D0" w14:textId="77777777" w:rsidR="003F020E" w:rsidRPr="00E25854" w:rsidRDefault="00880214" w:rsidP="003F020E">
      <w:pPr>
        <w:rPr>
          <w:b/>
        </w:rPr>
      </w:pPr>
      <w:r>
        <w:rPr>
          <w:noProof/>
          <w:lang w:val="en-US"/>
        </w:rPr>
        <mc:AlternateContent>
          <mc:Choice Requires="wps">
            <w:drawing>
              <wp:anchor distT="0" distB="0" distL="114300" distR="114300" simplePos="0" relativeHeight="251653120" behindDoc="0" locked="0" layoutInCell="1" allowOverlap="1" wp14:anchorId="75E31FDB" wp14:editId="254A081A">
                <wp:simplePos x="0" y="0"/>
                <wp:positionH relativeFrom="column">
                  <wp:posOffset>4314825</wp:posOffset>
                </wp:positionH>
                <wp:positionV relativeFrom="paragraph">
                  <wp:posOffset>145415</wp:posOffset>
                </wp:positionV>
                <wp:extent cx="1499870" cy="852170"/>
                <wp:effectExtent l="0" t="0" r="5080" b="5080"/>
                <wp:wrapNone/>
                <wp:docPr id="1025" name="Rectangle 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9870" cy="85217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C22BFE" w14:textId="77777777" w:rsidR="00A81983" w:rsidRPr="00DC6496" w:rsidRDefault="00A81983" w:rsidP="003F020E">
                            <w:pPr>
                              <w:rPr>
                                <w:b/>
                              </w:rPr>
                            </w:pPr>
                            <w:r>
                              <w:rPr>
                                <w:b/>
                              </w:rPr>
                              <w:t>TB control outcome</w:t>
                            </w:r>
                          </w:p>
                          <w:p w14:paraId="041E5D49" w14:textId="77777777" w:rsidR="00A81983" w:rsidRPr="005C5C2F" w:rsidRDefault="00A81983" w:rsidP="003F020E">
                            <w:pPr>
                              <w:pStyle w:val="ListParagraph"/>
                              <w:numPr>
                                <w:ilvl w:val="0"/>
                                <w:numId w:val="13"/>
                              </w:numPr>
                              <w:ind w:left="540" w:hanging="180"/>
                              <w:contextualSpacing/>
                              <w:rPr>
                                <w:b/>
                              </w:rPr>
                            </w:pPr>
                            <w:r>
                              <w:t>Incidence</w:t>
                            </w:r>
                          </w:p>
                          <w:p w14:paraId="1BED5ADD" w14:textId="77777777" w:rsidR="00A81983" w:rsidRPr="00DC6496" w:rsidRDefault="00A81983" w:rsidP="003F020E">
                            <w:pPr>
                              <w:pStyle w:val="ListParagraph"/>
                              <w:numPr>
                                <w:ilvl w:val="0"/>
                                <w:numId w:val="13"/>
                              </w:numPr>
                              <w:ind w:left="540" w:hanging="180"/>
                              <w:contextualSpacing/>
                              <w:rPr>
                                <w:b/>
                              </w:rPr>
                            </w:pPr>
                            <w:r>
                              <w:t>Mortality</w:t>
                            </w:r>
                          </w:p>
                          <w:p w14:paraId="7BC3A39A" w14:textId="77777777" w:rsidR="00A81983" w:rsidRPr="00DC6496" w:rsidRDefault="00A81983" w:rsidP="003F020E">
                            <w:pPr>
                              <w:pStyle w:val="ListParagraph"/>
                              <w:numPr>
                                <w:ilvl w:val="0"/>
                                <w:numId w:val="13"/>
                              </w:numPr>
                              <w:ind w:left="540" w:hanging="180"/>
                              <w:contextualSpacing/>
                              <w:rPr>
                                <w:b/>
                              </w:rPr>
                            </w:pPr>
                            <w:r>
                              <w:t>Access to 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E31FDB" id="Rectangle 1025" o:spid="_x0000_s1026" style="position:absolute;margin-left:339.75pt;margin-top:11.45pt;width:118.1pt;height:67.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" fillcolor="white [3201]" strokecolor="black [3213]" strokeweight="1.5pt">
                <v:path arrowok="t"/>
                <v:textbox>
                  <w:txbxContent>
                    <w:p w14:paraId="10C22BFE" w14:textId="77777777" w:rsidR="00A81983" w:rsidRPr="00DC6496" w:rsidRDefault="00A81983" w:rsidP="003F020E">
                      <w:pPr>
                        <w:rPr>
                          <w:b/>
                        </w:rPr>
                      </w:pPr>
                      <w:r>
                        <w:rPr>
                          <w:b/>
                        </w:rPr>
                        <w:t>TB control outcome</w:t>
                      </w:r>
                    </w:p>
                    <w:p w14:paraId="041E5D49" w14:textId="77777777" w:rsidR="00A81983" w:rsidRPr="005C5C2F" w:rsidRDefault="00A81983" w:rsidP="003F020E">
                      <w:pPr>
                        <w:pStyle w:val="ListParagraph"/>
                        <w:numPr>
                          <w:ilvl w:val="0"/>
                          <w:numId w:val="13"/>
                        </w:numPr>
                        <w:ind w:left="540" w:hanging="180"/>
                        <w:contextualSpacing/>
                        <w:rPr>
                          <w:b/>
                        </w:rPr>
                      </w:pPr>
                      <w:r>
                        <w:t>Incidence</w:t>
                      </w:r>
                    </w:p>
                    <w:p w14:paraId="1BED5ADD" w14:textId="77777777" w:rsidR="00A81983" w:rsidRPr="00DC6496" w:rsidRDefault="00A81983" w:rsidP="003F020E">
                      <w:pPr>
                        <w:pStyle w:val="ListParagraph"/>
                        <w:numPr>
                          <w:ilvl w:val="0"/>
                          <w:numId w:val="13"/>
                        </w:numPr>
                        <w:ind w:left="540" w:hanging="180"/>
                        <w:contextualSpacing/>
                        <w:rPr>
                          <w:b/>
                        </w:rPr>
                      </w:pPr>
                      <w:r>
                        <w:t>Mortality</w:t>
                      </w:r>
                    </w:p>
                    <w:p w14:paraId="7BC3A39A" w14:textId="77777777" w:rsidR="00A81983" w:rsidRPr="00DC6496" w:rsidRDefault="00A81983" w:rsidP="003F020E">
                      <w:pPr>
                        <w:pStyle w:val="ListParagraph"/>
                        <w:numPr>
                          <w:ilvl w:val="0"/>
                          <w:numId w:val="13"/>
                        </w:numPr>
                        <w:ind w:left="540" w:hanging="180"/>
                        <w:contextualSpacing/>
                        <w:rPr>
                          <w:b/>
                        </w:rPr>
                      </w:pPr>
                      <w:r>
                        <w:t>Access to care</w:t>
                      </w:r>
                    </w:p>
                  </w:txbxContent>
                </v:textbox>
              </v:rect>
            </w:pict>
          </mc:Fallback>
        </mc:AlternateContent>
      </w:r>
      <w:r>
        <w:rPr>
          <w:noProof/>
          <w:lang w:val="en-US"/>
        </w:rPr>
        <mc:AlternateContent>
          <mc:Choice Requires="wps">
            <w:drawing>
              <wp:anchor distT="0" distB="0" distL="114300" distR="114300" simplePos="0" relativeHeight="251651072" behindDoc="0" locked="0" layoutInCell="1" allowOverlap="1" wp14:anchorId="24258485" wp14:editId="4E59A933">
                <wp:simplePos x="0" y="0"/>
                <wp:positionH relativeFrom="column">
                  <wp:posOffset>226060</wp:posOffset>
                </wp:positionH>
                <wp:positionV relativeFrom="paragraph">
                  <wp:posOffset>145415</wp:posOffset>
                </wp:positionV>
                <wp:extent cx="2446020" cy="1086485"/>
                <wp:effectExtent l="0" t="0" r="0" b="0"/>
                <wp:wrapNone/>
                <wp:docPr id="1026" name="Rectangle 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6020" cy="108648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00C397" w14:textId="77777777" w:rsidR="00A81983" w:rsidRPr="00DC6496" w:rsidRDefault="00A81983" w:rsidP="003F020E">
                            <w:pPr>
                              <w:rPr>
                                <w:b/>
                              </w:rPr>
                            </w:pPr>
                            <w:r w:rsidRPr="00DC6496">
                              <w:rPr>
                                <w:b/>
                              </w:rPr>
                              <w:t>Social demographic data:</w:t>
                            </w:r>
                          </w:p>
                          <w:p w14:paraId="375C2C75" w14:textId="77777777" w:rsidR="00A81983" w:rsidRPr="00DC6496" w:rsidRDefault="00A81983" w:rsidP="003F020E">
                            <w:pPr>
                              <w:pStyle w:val="ListParagraph"/>
                              <w:numPr>
                                <w:ilvl w:val="0"/>
                                <w:numId w:val="12"/>
                              </w:numPr>
                              <w:ind w:left="540" w:hanging="180"/>
                              <w:contextualSpacing/>
                            </w:pPr>
                            <w:r w:rsidRPr="00DC6496">
                              <w:t>Age</w:t>
                            </w:r>
                          </w:p>
                          <w:p w14:paraId="66224B9C" w14:textId="77777777" w:rsidR="00A81983" w:rsidRPr="00DC6496" w:rsidRDefault="00A81983" w:rsidP="003F020E">
                            <w:pPr>
                              <w:pStyle w:val="ListParagraph"/>
                              <w:numPr>
                                <w:ilvl w:val="0"/>
                                <w:numId w:val="12"/>
                              </w:numPr>
                              <w:ind w:left="540" w:hanging="180"/>
                              <w:contextualSpacing/>
                            </w:pPr>
                            <w:r w:rsidRPr="00DC6496">
                              <w:t>Education</w:t>
                            </w:r>
                          </w:p>
                          <w:p w14:paraId="4CBB87F9" w14:textId="77777777" w:rsidR="00A81983" w:rsidRPr="00DC6496" w:rsidRDefault="00A81983" w:rsidP="003F020E">
                            <w:pPr>
                              <w:pStyle w:val="ListParagraph"/>
                              <w:numPr>
                                <w:ilvl w:val="0"/>
                                <w:numId w:val="12"/>
                              </w:numPr>
                              <w:ind w:left="540" w:hanging="180"/>
                              <w:contextualSpacing/>
                            </w:pPr>
                            <w:r w:rsidRPr="00DC6496">
                              <w:t>Gender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58485" id="Rectangle 1026" o:spid="_x0000_s1027" style="position:absolute;margin-left:17.8pt;margin-top:11.45pt;width:192.6pt;height:85.5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" fillcolor="white [3201]" strokecolor="black [3213]" strokeweight="1.5pt">
                <v:path arrowok="t"/>
                <v:textbox>
                  <w:txbxContent>
                    <w:p w14:paraId="0B00C397" w14:textId="77777777" w:rsidR="00A81983" w:rsidRPr="00DC6496" w:rsidRDefault="00A81983" w:rsidP="003F020E">
                      <w:pPr>
                        <w:rPr>
                          <w:b/>
                        </w:rPr>
                      </w:pPr>
                      <w:r w:rsidRPr="00DC6496">
                        <w:rPr>
                          <w:b/>
                        </w:rPr>
                        <w:t>Social demographic data:</w:t>
                      </w:r>
                    </w:p>
                    <w:p w14:paraId="375C2C75" w14:textId="77777777" w:rsidR="00A81983" w:rsidRPr="00DC6496" w:rsidRDefault="00A81983" w:rsidP="003F020E">
                      <w:pPr>
                        <w:pStyle w:val="ListParagraph"/>
                        <w:numPr>
                          <w:ilvl w:val="0"/>
                          <w:numId w:val="12"/>
                        </w:numPr>
                        <w:ind w:left="540" w:hanging="180"/>
                        <w:contextualSpacing/>
                      </w:pPr>
                      <w:r w:rsidRPr="00DC6496">
                        <w:t>Age</w:t>
                      </w:r>
                    </w:p>
                    <w:p w14:paraId="66224B9C" w14:textId="77777777" w:rsidR="00A81983" w:rsidRPr="00DC6496" w:rsidRDefault="00A81983" w:rsidP="003F020E">
                      <w:pPr>
                        <w:pStyle w:val="ListParagraph"/>
                        <w:numPr>
                          <w:ilvl w:val="0"/>
                          <w:numId w:val="12"/>
                        </w:numPr>
                        <w:ind w:left="540" w:hanging="180"/>
                        <w:contextualSpacing/>
                      </w:pPr>
                      <w:r w:rsidRPr="00DC6496">
                        <w:t>Education</w:t>
                      </w:r>
                    </w:p>
                    <w:p w14:paraId="4CBB87F9" w14:textId="77777777" w:rsidR="00A81983" w:rsidRPr="00DC6496" w:rsidRDefault="00A81983" w:rsidP="003F020E">
                      <w:pPr>
                        <w:pStyle w:val="ListParagraph"/>
                        <w:numPr>
                          <w:ilvl w:val="0"/>
                          <w:numId w:val="12"/>
                        </w:numPr>
                        <w:ind w:left="540" w:hanging="180"/>
                        <w:contextualSpacing/>
                      </w:pPr>
                      <w:r w:rsidRPr="00DC6496">
                        <w:t>Gender</w:t>
                      </w:r>
                    </w:p>
                  </w:txbxContent>
                </v:textbox>
              </v:rect>
            </w:pict>
          </mc:Fallback>
        </mc:AlternateContent>
      </w:r>
    </w:p>
    <w:p w14:paraId="1142B55B" w14:textId="77777777" w:rsidR="003F020E" w:rsidRDefault="00880214" w:rsidP="003F020E">
      <w:r>
        <w:rPr>
          <w:noProof/>
          <w:lang w:val="en-US"/>
        </w:rPr>
        <mc:AlternateContent>
          <mc:Choice Requires="wps">
            <w:drawing>
              <wp:anchor distT="0" distB="0" distL="114299" distR="114299" simplePos="0" relativeHeight="251658240" behindDoc="0" locked="0" layoutInCell="1" allowOverlap="1" wp14:anchorId="60BCDCEC" wp14:editId="487429F1">
                <wp:simplePos x="0" y="0"/>
                <wp:positionH relativeFrom="column">
                  <wp:posOffset>3159759</wp:posOffset>
                </wp:positionH>
                <wp:positionV relativeFrom="paragraph">
                  <wp:posOffset>52705</wp:posOffset>
                </wp:positionV>
                <wp:extent cx="0" cy="1562735"/>
                <wp:effectExtent l="0" t="0" r="0" b="1841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627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BA496A" id="Straight Connector 1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8.8pt,4.15pt" to="248.8pt,1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" strokecolor="#4472c4 [3204]" strokeweight=".5pt">
                <v:stroke joinstyle="miter"/>
                <o:lock v:ext="edit" shapetype="f"/>
              </v:line>
            </w:pict>
          </mc:Fallback>
        </mc:AlternateContent>
      </w:r>
      <w:r>
        <w:rPr>
          <w:noProof/>
          <w:lang w:val="en-US"/>
        </w:rPr>
        <mc:AlternateContent>
          <mc:Choice Requires="wps">
            <w:drawing>
              <wp:anchor distT="0" distB="0" distL="114300" distR="114300" simplePos="0" relativeHeight="251663360" behindDoc="0" locked="0" layoutInCell="1" allowOverlap="1" wp14:anchorId="2B79E515" wp14:editId="7E562AFF">
                <wp:simplePos x="0" y="0"/>
                <wp:positionH relativeFrom="column">
                  <wp:posOffset>3840480</wp:posOffset>
                </wp:positionH>
                <wp:positionV relativeFrom="paragraph">
                  <wp:posOffset>520065</wp:posOffset>
                </wp:positionV>
                <wp:extent cx="19050" cy="1243965"/>
                <wp:effectExtent l="76200" t="38100" r="38100" b="0"/>
                <wp:wrapNone/>
                <wp:docPr id="4"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0" cy="12439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75E1D72" id="_x0000_t32" coordsize="21600,21600" o:spt="32" o:oned="t" path="m,l21600,21600e" filled="f">
                <v:path arrowok="t" fillok="f" o:connecttype="none"/>
                <o:lock v:ext="edit" shapetype="t"/>
              </v:shapetype>
              <v:shape id="AutoShape 17" o:spid="_x0000_s1026" type="#_x0000_t32" style="position:absolute;margin-left:302.4pt;margin-top:40.95pt;width:1.5pt;height:97.95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">
                <v:stroke endarrow="block"/>
              </v:shape>
            </w:pict>
          </mc:Fallback>
        </mc:AlternateContent>
      </w:r>
      <w:r>
        <w:rPr>
          <w:b/>
          <w:noProof/>
          <w:lang w:val="en-US"/>
        </w:rPr>
        <mc:AlternateContent>
          <mc:Choice Requires="wps">
            <w:drawing>
              <wp:anchor distT="4294967295" distB="4294967295" distL="114300" distR="114300" simplePos="0" relativeHeight="251662336" behindDoc="0" locked="0" layoutInCell="1" allowOverlap="1" wp14:anchorId="4ABC66B5" wp14:editId="38BD0126">
                <wp:simplePos x="0" y="0"/>
                <wp:positionH relativeFrom="column">
                  <wp:posOffset>3098165</wp:posOffset>
                </wp:positionH>
                <wp:positionV relativeFrom="paragraph">
                  <wp:posOffset>520064</wp:posOffset>
                </wp:positionV>
                <wp:extent cx="1159510" cy="0"/>
                <wp:effectExtent l="0" t="76200" r="2540" b="95250"/>
                <wp:wrapNone/>
                <wp:docPr id="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59510" cy="0"/>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FBB224" id="Straight Arrow Connector 13" o:spid="_x0000_s1026" type="#_x0000_t32" style="position:absolute;margin-left:243.95pt;margin-top:40.95pt;width:91.3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" strokecolor="#4472c4 [3204]" strokeweight=".5pt">
                <v:stroke endarrow="open" joinstyle="miter"/>
                <o:lock v:ext="edit" shapetype="f"/>
              </v:shape>
            </w:pict>
          </mc:Fallback>
        </mc:AlternateContent>
      </w:r>
      <w:r>
        <w:rPr>
          <w:noProof/>
          <w:lang w:val="en-US"/>
        </w:rPr>
        <mc:AlternateContent>
          <mc:Choice Requires="wps">
            <w:drawing>
              <wp:anchor distT="4294967292" distB="4294967292" distL="114300" distR="114300" simplePos="0" relativeHeight="251656192" behindDoc="0" locked="0" layoutInCell="1" allowOverlap="1" wp14:anchorId="45E1EF03" wp14:editId="079B28A0">
                <wp:simplePos x="0" y="0"/>
                <wp:positionH relativeFrom="column">
                  <wp:posOffset>2669540</wp:posOffset>
                </wp:positionH>
                <wp:positionV relativeFrom="paragraph">
                  <wp:posOffset>45719</wp:posOffset>
                </wp:positionV>
                <wp:extent cx="422910" cy="0"/>
                <wp:effectExtent l="0" t="76200" r="0" b="952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291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4D69C01" id="Straight Arrow Connector 11" o:spid="_x0000_s1026" type="#_x0000_t32" style="position:absolute;margin-left:210.2pt;margin-top:3.6pt;width:33.3pt;height:0;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" strokecolor="#4472c4 [3204]" strokeweight=".5pt">
                <v:stroke endarrow="open" joinstyle="miter"/>
                <o:lock v:ext="edit" shapetype="f"/>
              </v:shape>
            </w:pict>
          </mc:Fallback>
        </mc:AlternateContent>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r w:rsidR="003F020E">
        <w:tab/>
      </w:r>
    </w:p>
    <w:p w14:paraId="47341FC7" w14:textId="77777777" w:rsidR="003F020E" w:rsidRPr="007B0643" w:rsidRDefault="00880214" w:rsidP="003F020E">
      <w:pPr>
        <w:spacing w:line="480" w:lineRule="auto"/>
        <w:jc w:val="both"/>
      </w:pPr>
      <w:r>
        <w:rPr>
          <w:noProof/>
          <w:lang w:val="en-US"/>
        </w:rPr>
        <mc:AlternateContent>
          <mc:Choice Requires="wps">
            <w:drawing>
              <wp:anchor distT="4294967292" distB="4294967292" distL="114300" distR="114300" simplePos="0" relativeHeight="251657216" behindDoc="0" locked="0" layoutInCell="1" allowOverlap="1" wp14:anchorId="66723021" wp14:editId="45AD500F">
                <wp:simplePos x="0" y="0"/>
                <wp:positionH relativeFrom="column">
                  <wp:posOffset>2672715</wp:posOffset>
                </wp:positionH>
                <wp:positionV relativeFrom="paragraph">
                  <wp:posOffset>208914</wp:posOffset>
                </wp:positionV>
                <wp:extent cx="422275" cy="0"/>
                <wp:effectExtent l="0" t="76200" r="0" b="952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227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shape w14:anchorId="02EBD618" id="Straight Arrow Connector 12" o:spid="_x0000_s1026" type="#_x0000_t32" style="position:absolute;margin-left:210.45pt;margin-top:16.45pt;width:33.25pt;height:0;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" strokecolor="#4472c4 [3204]" strokeweight=".5pt">
                <v:stroke endarrow="open" joinstyle="miter"/>
                <o:lock v:ext="edit" shapetype="f"/>
              </v:shape>
            </w:pict>
          </mc:Fallback>
        </mc:AlternateContent>
      </w:r>
    </w:p>
    <w:p w14:paraId="35B3E637" w14:textId="77777777" w:rsidR="003F020E" w:rsidRDefault="003F020E" w:rsidP="003F020E">
      <w:pPr>
        <w:rPr>
          <w:b/>
        </w:rPr>
      </w:pPr>
    </w:p>
    <w:p w14:paraId="5193AC6A" w14:textId="77777777" w:rsidR="003F020E" w:rsidRPr="00161AB7" w:rsidRDefault="00880214" w:rsidP="003F020E">
      <w:pPr>
        <w:rPr>
          <w:b/>
        </w:rPr>
      </w:pPr>
      <w:r>
        <w:rPr>
          <w:noProof/>
          <w:lang w:val="en-US"/>
        </w:rPr>
        <mc:AlternateContent>
          <mc:Choice Requires="wps">
            <w:drawing>
              <wp:anchor distT="0" distB="0" distL="114300" distR="114300" simplePos="0" relativeHeight="251654144" behindDoc="0" locked="0" layoutInCell="1" allowOverlap="1" wp14:anchorId="24E522C5" wp14:editId="0573B8CF">
                <wp:simplePos x="0" y="0"/>
                <wp:positionH relativeFrom="column">
                  <wp:posOffset>226060</wp:posOffset>
                </wp:positionH>
                <wp:positionV relativeFrom="paragraph">
                  <wp:posOffset>66040</wp:posOffset>
                </wp:positionV>
                <wp:extent cx="2446020" cy="652145"/>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6020" cy="65214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8F80A0" w14:textId="77777777" w:rsidR="00A81983" w:rsidRPr="00DC6496" w:rsidRDefault="00A81983" w:rsidP="003F020E">
                            <w:pPr>
                              <w:rPr>
                                <w:b/>
                              </w:rPr>
                            </w:pPr>
                            <w:r>
                              <w:rPr>
                                <w:b/>
                              </w:rPr>
                              <w:t>Clinical data</w:t>
                            </w:r>
                            <w:r w:rsidRPr="00DC6496">
                              <w:rPr>
                                <w:b/>
                              </w:rPr>
                              <w:t>:</w:t>
                            </w:r>
                          </w:p>
                          <w:p w14:paraId="14466A4C" w14:textId="77777777" w:rsidR="00A81983" w:rsidRDefault="00A81983" w:rsidP="003F020E">
                            <w:pPr>
                              <w:pStyle w:val="ListParagraph"/>
                              <w:numPr>
                                <w:ilvl w:val="0"/>
                                <w:numId w:val="12"/>
                              </w:numPr>
                              <w:ind w:left="540" w:hanging="180"/>
                              <w:contextualSpacing/>
                            </w:pPr>
                            <w:r>
                              <w:t>Data on clinical examination</w:t>
                            </w:r>
                          </w:p>
                          <w:p w14:paraId="6C6895DC" w14:textId="77777777" w:rsidR="00A81983" w:rsidRPr="00DC6496" w:rsidRDefault="00A81983" w:rsidP="003F020E">
                            <w:pPr>
                              <w:pStyle w:val="ListParagraph"/>
                              <w:ind w:left="54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E522C5" id="Rectangle 8" o:spid="_x0000_s1028" style="position:absolute;margin-left:17.8pt;margin-top:5.2pt;width:192.6pt;height:51.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" fillcolor="white [3201]" strokecolor="black [3213]" strokeweight="1.5pt">
                <v:path arrowok="t"/>
                <v:textbox>
                  <w:txbxContent>
                    <w:p w14:paraId="588F80A0" w14:textId="77777777" w:rsidR="00A81983" w:rsidRPr="00DC6496" w:rsidRDefault="00A81983" w:rsidP="003F020E">
                      <w:pPr>
                        <w:rPr>
                          <w:b/>
                        </w:rPr>
                      </w:pPr>
                      <w:r>
                        <w:rPr>
                          <w:b/>
                        </w:rPr>
                        <w:t>Clinical data</w:t>
                      </w:r>
                      <w:r w:rsidRPr="00DC6496">
                        <w:rPr>
                          <w:b/>
                        </w:rPr>
                        <w:t>:</w:t>
                      </w:r>
                    </w:p>
                    <w:p w14:paraId="14466A4C" w14:textId="77777777" w:rsidR="00A81983" w:rsidRDefault="00A81983" w:rsidP="003F020E">
                      <w:pPr>
                        <w:pStyle w:val="ListParagraph"/>
                        <w:numPr>
                          <w:ilvl w:val="0"/>
                          <w:numId w:val="12"/>
                        </w:numPr>
                        <w:ind w:left="540" w:hanging="180"/>
                        <w:contextualSpacing/>
                      </w:pPr>
                      <w:r>
                        <w:t>Data on clinical examination</w:t>
                      </w:r>
                    </w:p>
                    <w:p w14:paraId="6C6895DC" w14:textId="77777777" w:rsidR="00A81983" w:rsidRPr="00DC6496" w:rsidRDefault="00A81983" w:rsidP="003F020E">
                      <w:pPr>
                        <w:pStyle w:val="ListParagraph"/>
                        <w:ind w:left="540"/>
                      </w:pPr>
                    </w:p>
                  </w:txbxContent>
                </v:textbox>
              </v:rect>
            </w:pict>
          </mc:Fallback>
        </mc:AlternateContent>
      </w:r>
    </w:p>
    <w:p w14:paraId="294A2F95" w14:textId="77777777" w:rsidR="003F020E" w:rsidRDefault="003F020E" w:rsidP="003F020E">
      <w:r>
        <w:tab/>
      </w:r>
      <w:r>
        <w:tab/>
      </w:r>
      <w:r>
        <w:tab/>
      </w:r>
      <w:r>
        <w:tab/>
      </w:r>
      <w:r>
        <w:tab/>
      </w:r>
      <w:r>
        <w:tab/>
      </w:r>
      <w:r>
        <w:tab/>
      </w:r>
      <w:r>
        <w:tab/>
      </w:r>
      <w:r>
        <w:tab/>
      </w:r>
      <w:r>
        <w:tab/>
      </w:r>
      <w:r>
        <w:tab/>
      </w:r>
      <w:r>
        <w:tab/>
      </w:r>
      <w:r>
        <w:tab/>
      </w:r>
    </w:p>
    <w:bookmarkStart w:id="103" w:name="_Toc214822804"/>
    <w:p w14:paraId="1E102F23" w14:textId="77777777" w:rsidR="003F020E" w:rsidRDefault="00880214" w:rsidP="003F020E">
      <w:pPr>
        <w:pStyle w:val="Heading2"/>
        <w:spacing w:line="480" w:lineRule="auto"/>
        <w:rPr>
          <w:i/>
        </w:rPr>
      </w:pPr>
      <w:r>
        <w:rPr>
          <w:noProof/>
        </w:rPr>
        <mc:AlternateContent>
          <mc:Choice Requires="wps">
            <w:drawing>
              <wp:anchor distT="4294967293" distB="4294967293" distL="114300" distR="114300" simplePos="0" relativeHeight="251659264" behindDoc="0" locked="0" layoutInCell="1" allowOverlap="1" wp14:anchorId="43859D7D" wp14:editId="77F79867">
                <wp:simplePos x="0" y="0"/>
                <wp:positionH relativeFrom="column">
                  <wp:posOffset>2676525</wp:posOffset>
                </wp:positionH>
                <wp:positionV relativeFrom="paragraph">
                  <wp:posOffset>38099</wp:posOffset>
                </wp:positionV>
                <wp:extent cx="483235" cy="0"/>
                <wp:effectExtent l="0" t="76200" r="0" b="95250"/>
                <wp:wrapNone/>
                <wp:docPr id="2"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83235" cy="0"/>
                        </a:xfrm>
                        <a:prstGeom prst="straightConnector1">
                          <a:avLst/>
                        </a:prstGeom>
                        <a:noFill/>
                        <a:ln w="6350">
                          <a:solidFill>
                            <a:schemeClr val="accent1">
                              <a:lumMod val="100000"/>
                              <a:lumOff val="0"/>
                            </a:schemeClr>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w:pict>
              <v:shape w14:anchorId="27A657F3" id="Straight Arrow Connector 3" o:spid="_x0000_s1026" type="#_x0000_t32" style="position:absolute;margin-left:210.75pt;margin-top:3pt;width:38.0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" strokecolor="#4472c4 [3204]" strokeweight=".5pt">
                <v:stroke endarrow="open" joinstyle="miter"/>
                <o:lock v:ext="edit" shapetype="f"/>
              </v:shape>
            </w:pict>
          </mc:Fallback>
        </mc:AlternateContent>
      </w:r>
      <w:r>
        <w:rPr>
          <w:noProof/>
        </w:rPr>
        <mc:AlternateContent>
          <mc:Choice Requires="wps">
            <w:drawing>
              <wp:anchor distT="0" distB="0" distL="114300" distR="114300" simplePos="0" relativeHeight="251661312" behindDoc="0" locked="0" layoutInCell="1" allowOverlap="1" wp14:anchorId="709E9902" wp14:editId="0F60C9A8">
                <wp:simplePos x="0" y="0"/>
                <wp:positionH relativeFrom="column">
                  <wp:posOffset>3421380</wp:posOffset>
                </wp:positionH>
                <wp:positionV relativeFrom="paragraph">
                  <wp:posOffset>186690</wp:posOffset>
                </wp:positionV>
                <wp:extent cx="2200275" cy="851535"/>
                <wp:effectExtent l="0" t="0" r="9525" b="571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0275" cy="851535"/>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9033EC" w14:textId="77777777" w:rsidR="00A81983" w:rsidRPr="00DC6496" w:rsidRDefault="00A81983" w:rsidP="003F020E">
                            <w:pPr>
                              <w:rPr>
                                <w:b/>
                              </w:rPr>
                            </w:pPr>
                            <w:r>
                              <w:rPr>
                                <w:b/>
                              </w:rPr>
                              <w:t>Other data</w:t>
                            </w:r>
                          </w:p>
                          <w:p w14:paraId="5324D02F" w14:textId="77777777" w:rsidR="00A81983" w:rsidRPr="00DC6496" w:rsidRDefault="00A81983" w:rsidP="003F020E">
                            <w:pPr>
                              <w:pStyle w:val="ListParagraph"/>
                              <w:numPr>
                                <w:ilvl w:val="0"/>
                                <w:numId w:val="13"/>
                              </w:numPr>
                              <w:ind w:left="540" w:hanging="180"/>
                              <w:contextualSpacing/>
                              <w:rPr>
                                <w:b/>
                              </w:rPr>
                            </w:pPr>
                            <w:r>
                              <w:t>Other data influencing TB control outcome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E9902" id="Rectangle 10" o:spid="_x0000_s1029" style="position:absolute;margin-left:269.4pt;margin-top:14.7pt;width:173.25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" fillcolor="white [3201]" strokecolor="black [3213]" strokeweight="1.5pt">
                <v:path arrowok="t"/>
                <v:textbox>
                  <w:txbxContent>
                    <w:p w14:paraId="4C9033EC" w14:textId="77777777" w:rsidR="00A81983" w:rsidRPr="00DC6496" w:rsidRDefault="00A81983" w:rsidP="003F020E">
                      <w:pPr>
                        <w:rPr>
                          <w:b/>
                        </w:rPr>
                      </w:pPr>
                      <w:r>
                        <w:rPr>
                          <w:b/>
                        </w:rPr>
                        <w:t>Other data</w:t>
                      </w:r>
                    </w:p>
                    <w:p w14:paraId="5324D02F" w14:textId="77777777" w:rsidR="00A81983" w:rsidRPr="00DC6496" w:rsidRDefault="00A81983" w:rsidP="003F020E">
                      <w:pPr>
                        <w:pStyle w:val="ListParagraph"/>
                        <w:numPr>
                          <w:ilvl w:val="0"/>
                          <w:numId w:val="13"/>
                        </w:numPr>
                        <w:ind w:left="540" w:hanging="180"/>
                        <w:contextualSpacing/>
                        <w:rPr>
                          <w:b/>
                        </w:rPr>
                      </w:pPr>
                      <w:r>
                        <w:t>Other data influencing TB control outcome</w:t>
                      </w:r>
                    </w:p>
                  </w:txbxContent>
                </v:textbox>
              </v:rect>
            </w:pict>
          </mc:Fallback>
        </mc:AlternateContent>
      </w:r>
      <w:bookmarkEnd w:id="103"/>
    </w:p>
    <w:p w14:paraId="6DED1A8B" w14:textId="77777777" w:rsidR="003F020E" w:rsidRDefault="003F020E" w:rsidP="003F020E">
      <w:pPr>
        <w:rPr>
          <w:i/>
        </w:rPr>
      </w:pPr>
    </w:p>
    <w:p w14:paraId="3C20359E" w14:textId="77777777" w:rsidR="003F020E" w:rsidRDefault="003F020E" w:rsidP="003F020E">
      <w:pPr>
        <w:rPr>
          <w:i/>
        </w:rPr>
      </w:pPr>
    </w:p>
    <w:p w14:paraId="3AB5B043" w14:textId="77777777" w:rsidR="003F020E" w:rsidRDefault="003F020E" w:rsidP="003F020E">
      <w:pPr>
        <w:rPr>
          <w:i/>
        </w:rPr>
      </w:pPr>
    </w:p>
    <w:p w14:paraId="6737C737" w14:textId="77777777" w:rsidR="003F020E" w:rsidRDefault="003F020E" w:rsidP="003F020E">
      <w:pPr>
        <w:rPr>
          <w:i/>
        </w:rPr>
      </w:pPr>
    </w:p>
    <w:p w14:paraId="61E270C1" w14:textId="77777777" w:rsidR="003F020E" w:rsidRDefault="003F020E" w:rsidP="003F020E">
      <w:pPr>
        <w:rPr>
          <w:i/>
        </w:rPr>
      </w:pPr>
    </w:p>
    <w:p w14:paraId="470C8BE8" w14:textId="77777777" w:rsidR="003F020E" w:rsidRDefault="003F020E" w:rsidP="003F020E">
      <w:pPr>
        <w:rPr>
          <w:i/>
        </w:rPr>
      </w:pPr>
    </w:p>
    <w:p w14:paraId="47601D6B" w14:textId="77777777" w:rsidR="003F020E" w:rsidRDefault="003F020E" w:rsidP="003F020E">
      <w:pPr>
        <w:rPr>
          <w:i/>
        </w:rPr>
      </w:pPr>
    </w:p>
    <w:p w14:paraId="4D557F6A" w14:textId="77777777" w:rsidR="003F020E" w:rsidRDefault="003F020E" w:rsidP="003F020E">
      <w:pPr>
        <w:rPr>
          <w:i/>
        </w:rPr>
      </w:pPr>
    </w:p>
    <w:p w14:paraId="6405F4C6" w14:textId="77777777" w:rsidR="003F020E" w:rsidRDefault="003F020E" w:rsidP="003F020E">
      <w:pPr>
        <w:rPr>
          <w:i/>
        </w:rPr>
      </w:pPr>
    </w:p>
    <w:p w14:paraId="538C4604" w14:textId="77777777" w:rsidR="00300223" w:rsidRPr="00FA6C67" w:rsidRDefault="003F020E" w:rsidP="003F020E">
      <w:pPr>
        <w:spacing w:line="480" w:lineRule="auto"/>
        <w:jc w:val="both"/>
      </w:pPr>
      <w:r w:rsidRPr="00BD35F4">
        <w:rPr>
          <w:i/>
        </w:rPr>
        <w:t xml:space="preserve">Source: </w:t>
      </w:r>
      <w:commentRangeStart w:id="104"/>
      <w:r w:rsidRPr="00BD35F4">
        <w:rPr>
          <w:i/>
        </w:rPr>
        <w:t>Researcher</w:t>
      </w:r>
      <w:commentRangeEnd w:id="104"/>
      <w:r w:rsidR="00151C8B">
        <w:rPr>
          <w:rStyle w:val="CommentReference"/>
          <w:rFonts w:asciiTheme="minorHAnsi" w:eastAsiaTheme="minorHAnsi" w:hAnsiTheme="minorHAnsi" w:cstheme="minorBidi"/>
          <w:lang w:val="en-US"/>
        </w:rPr>
        <w:commentReference w:id="104"/>
      </w:r>
      <w:r w:rsidRPr="00BD35F4">
        <w:rPr>
          <w:i/>
        </w:rPr>
        <w:tab/>
      </w:r>
    </w:p>
    <w:p w14:paraId="4766EB7B" w14:textId="77777777" w:rsidR="005A5145" w:rsidRDefault="005A5145">
      <w:r>
        <w:br w:type="page"/>
      </w:r>
    </w:p>
    <w:p w14:paraId="5264BA54" w14:textId="77777777" w:rsidR="00545086" w:rsidRDefault="005A5145" w:rsidP="005A5145">
      <w:pPr>
        <w:pStyle w:val="Heading1"/>
        <w:spacing w:line="480" w:lineRule="auto"/>
        <w:jc w:val="center"/>
      </w:pPr>
      <w:bookmarkStart w:id="105" w:name="_Toc214822805"/>
      <w:r>
        <w:lastRenderedPageBreak/>
        <w:t xml:space="preserve">CHAPTER THREE: </w:t>
      </w:r>
      <w:r w:rsidR="00545086">
        <w:t>METHOD</w:t>
      </w:r>
      <w:r w:rsidR="006B5FAD">
        <w:t>OLOGY</w:t>
      </w:r>
      <w:bookmarkEnd w:id="105"/>
    </w:p>
    <w:p w14:paraId="7D4D10E3" w14:textId="77777777" w:rsidR="005A5145" w:rsidRPr="005A5145" w:rsidRDefault="005A5145" w:rsidP="005A5145">
      <w:pPr>
        <w:rPr>
          <w:lang w:val="en-US"/>
        </w:rPr>
      </w:pPr>
    </w:p>
    <w:p w14:paraId="108DD5A5" w14:textId="77777777" w:rsidR="00545086" w:rsidRPr="006A4B3D" w:rsidRDefault="00E04689" w:rsidP="005A5145">
      <w:pPr>
        <w:pStyle w:val="Heading2"/>
        <w:spacing w:line="480" w:lineRule="auto"/>
        <w:jc w:val="both"/>
      </w:pPr>
      <w:bookmarkStart w:id="106" w:name="_Toc214822806"/>
      <w:r>
        <w:t xml:space="preserve">3.1 </w:t>
      </w:r>
      <w:r w:rsidR="00545086">
        <w:t>S</w:t>
      </w:r>
      <w:r w:rsidR="00545086" w:rsidRPr="006A4B3D">
        <w:t>t</w:t>
      </w:r>
      <w:r w:rsidR="00545086">
        <w:t>udy design</w:t>
      </w:r>
      <w:bookmarkEnd w:id="106"/>
    </w:p>
    <w:p w14:paraId="2C49D41D" w14:textId="77777777" w:rsidR="00545086" w:rsidRDefault="00E04689" w:rsidP="005A5145">
      <w:pPr>
        <w:spacing w:line="480" w:lineRule="auto"/>
        <w:jc w:val="both"/>
      </w:pPr>
      <w:r>
        <w:t>This study w</w:t>
      </w:r>
      <w:r w:rsidR="00304AA8">
        <w:t>as</w:t>
      </w:r>
      <w:r>
        <w:t xml:space="preserve"> a retrospective cohort study aimed at evaluating the influence of the COVID-19 pandemic on attempts to prevent tuberculosis (TB). The time period preceding the COVID-19 pandemic (2015-2019) w</w:t>
      </w:r>
      <w:r w:rsidR="00304AA8">
        <w:t xml:space="preserve">as </w:t>
      </w:r>
      <w:r>
        <w:t>contrasted with the period during and after the pandemic (2020-2023) in terms of the occurrence, death rate, and monitoring of tuberculosis</w:t>
      </w:r>
      <w:r w:rsidR="00545086">
        <w:t>.  T</w:t>
      </w:r>
      <w:r w:rsidR="00545086" w:rsidRPr="00181B05">
        <w:t>he outcome</w:t>
      </w:r>
      <w:r w:rsidR="00304AA8">
        <w:t>s</w:t>
      </w:r>
      <w:r w:rsidR="00545086" w:rsidRPr="00181B05">
        <w:t xml:space="preserve"> of these indi</w:t>
      </w:r>
      <w:r w:rsidR="00845B0A">
        <w:t xml:space="preserve">viduals </w:t>
      </w:r>
      <w:r w:rsidR="00545086" w:rsidRPr="00181B05">
        <w:t>with those who were diagnosed with TB during the pandemic.</w:t>
      </w:r>
      <w:ins w:id="107" w:author="DALTON WAMALWA" w:date="2026-02-03T18:32:00Z">
        <w:r w:rsidR="00151C8B">
          <w:t xml:space="preserve"> </w:t>
        </w:r>
      </w:ins>
      <w:r w:rsidR="00545086" w:rsidRPr="0078167D">
        <w:t xml:space="preserve">The services </w:t>
      </w:r>
      <w:r w:rsidR="00545086">
        <w:t>offered in TB program include</w:t>
      </w:r>
      <w:ins w:id="108" w:author="DALTON WAMALWA" w:date="2026-02-03T18:32:00Z">
        <w:r w:rsidR="00151C8B">
          <w:t xml:space="preserve"> </w:t>
        </w:r>
      </w:ins>
      <w:r w:rsidRPr="0078167D">
        <w:t>preventative,</w:t>
      </w:r>
      <w:r w:rsidR="00545086" w:rsidRPr="0078167D">
        <w:t xml:space="preserve"> outpatient care, inpatien</w:t>
      </w:r>
      <w:r w:rsidR="00545086">
        <w:t>t hospital care, prescriptions</w:t>
      </w:r>
      <w:r w:rsidR="00545086" w:rsidRPr="0078167D">
        <w:t xml:space="preserve">, </w:t>
      </w:r>
      <w:r w:rsidR="00545086">
        <w:t>Dots</w:t>
      </w:r>
      <w:r w:rsidR="00545086" w:rsidRPr="0078167D">
        <w:t xml:space="preserve">, </w:t>
      </w:r>
      <w:r w:rsidR="00545086">
        <w:t xml:space="preserve">diagnostic services, </w:t>
      </w:r>
      <w:r w:rsidR="001F6067">
        <w:t>referral</w:t>
      </w:r>
      <w:r w:rsidR="00545086" w:rsidRPr="0078167D">
        <w:t>.</w:t>
      </w:r>
    </w:p>
    <w:p w14:paraId="275B26B7" w14:textId="77777777" w:rsidR="00304AA8" w:rsidRDefault="00304AA8" w:rsidP="005A5145">
      <w:pPr>
        <w:spacing w:line="480" w:lineRule="auto"/>
        <w:jc w:val="both"/>
      </w:pPr>
    </w:p>
    <w:p w14:paraId="6EE90D93" w14:textId="77777777" w:rsidR="00545086" w:rsidRPr="006A4B3D" w:rsidRDefault="00E04689" w:rsidP="005A5145">
      <w:pPr>
        <w:pStyle w:val="Heading2"/>
        <w:spacing w:line="480" w:lineRule="auto"/>
        <w:jc w:val="both"/>
      </w:pPr>
      <w:bookmarkStart w:id="109" w:name="_Toc214822807"/>
      <w:r>
        <w:t xml:space="preserve">3.2 </w:t>
      </w:r>
      <w:r w:rsidR="00545086">
        <w:t>S</w:t>
      </w:r>
      <w:r w:rsidR="00545086" w:rsidRPr="006A4B3D">
        <w:t>t</w:t>
      </w:r>
      <w:r w:rsidR="00545086">
        <w:t>udy area/setting</w:t>
      </w:r>
      <w:bookmarkEnd w:id="109"/>
    </w:p>
    <w:p w14:paraId="7DBAAB19" w14:textId="77777777" w:rsidR="00545086" w:rsidRDefault="000E569C" w:rsidP="005A5145">
      <w:pPr>
        <w:spacing w:line="480" w:lineRule="auto"/>
        <w:jc w:val="both"/>
      </w:pPr>
      <w:r>
        <w:t>The study t</w:t>
      </w:r>
      <w:r w:rsidR="00304AA8">
        <w:t>oo</w:t>
      </w:r>
      <w:r>
        <w:t>k place at the National AIDS and STI's Control Programme (NASCOP).  NASCOP was founded in 1987 to lead the Ministry of Health's efforts in combating HIV/AIDS.</w:t>
      </w:r>
      <w:ins w:id="110" w:author="DALTON WAMALWA" w:date="2026-02-03T18:32:00Z">
        <w:r w:rsidR="00151C8B">
          <w:t xml:space="preserve"> </w:t>
        </w:r>
      </w:ins>
      <w:r w:rsidR="00545086">
        <w:t>It resides within the Kenyatta National Hospital (KNH) grounds.</w:t>
      </w:r>
    </w:p>
    <w:p w14:paraId="7D42D118" w14:textId="77777777" w:rsidR="00304AA8" w:rsidRDefault="00304AA8" w:rsidP="005A5145">
      <w:pPr>
        <w:spacing w:line="480" w:lineRule="auto"/>
        <w:jc w:val="both"/>
      </w:pPr>
    </w:p>
    <w:p w14:paraId="075C7F08" w14:textId="77777777" w:rsidR="00545086" w:rsidRPr="006A4B3D" w:rsidRDefault="005A5145" w:rsidP="005A5145">
      <w:pPr>
        <w:pStyle w:val="Heading2"/>
        <w:spacing w:line="480" w:lineRule="auto"/>
        <w:jc w:val="both"/>
      </w:pPr>
      <w:bookmarkStart w:id="111" w:name="_Toc214822808"/>
      <w:r>
        <w:t>3.3 Study</w:t>
      </w:r>
      <w:r w:rsidR="00545086">
        <w:t xml:space="preserve"> site</w:t>
      </w:r>
      <w:bookmarkEnd w:id="111"/>
    </w:p>
    <w:p w14:paraId="02820C62" w14:textId="77777777" w:rsidR="00545086" w:rsidRDefault="00545086" w:rsidP="005A5145">
      <w:pPr>
        <w:spacing w:line="480" w:lineRule="auto"/>
        <w:jc w:val="both"/>
      </w:pPr>
      <w:r w:rsidRPr="004D442C">
        <w:t xml:space="preserve">The TB program database </w:t>
      </w:r>
      <w:r>
        <w:t xml:space="preserve">within NASCOP </w:t>
      </w:r>
      <w:r w:rsidRPr="004D442C">
        <w:t>w</w:t>
      </w:r>
      <w:r w:rsidR="00304AA8">
        <w:t>as</w:t>
      </w:r>
      <w:r w:rsidRPr="004D442C">
        <w:t xml:space="preserve"> used for data abstraction for the study. </w:t>
      </w:r>
    </w:p>
    <w:p w14:paraId="5221C119" w14:textId="77777777" w:rsidR="00304AA8" w:rsidRDefault="00304AA8" w:rsidP="005A5145">
      <w:pPr>
        <w:spacing w:line="480" w:lineRule="auto"/>
        <w:jc w:val="both"/>
      </w:pPr>
    </w:p>
    <w:p w14:paraId="73F9D072" w14:textId="77777777" w:rsidR="00545086" w:rsidRPr="006A4B3D" w:rsidRDefault="005A5145" w:rsidP="005A5145">
      <w:pPr>
        <w:pStyle w:val="Heading2"/>
        <w:spacing w:line="480" w:lineRule="auto"/>
        <w:jc w:val="both"/>
      </w:pPr>
      <w:bookmarkStart w:id="112" w:name="_Toc214822809"/>
      <w:r>
        <w:t>3.4 Study</w:t>
      </w:r>
      <w:r w:rsidR="00545086">
        <w:t xml:space="preserve"> population</w:t>
      </w:r>
      <w:bookmarkEnd w:id="112"/>
    </w:p>
    <w:p w14:paraId="51BE99A1" w14:textId="77777777" w:rsidR="000E569C" w:rsidRDefault="000E569C" w:rsidP="005A5145">
      <w:pPr>
        <w:spacing w:line="480" w:lineRule="auto"/>
        <w:jc w:val="both"/>
        <w:rPr>
          <w:lang w:val="en-US"/>
        </w:rPr>
      </w:pPr>
      <w:r w:rsidRPr="000E569C">
        <w:rPr>
          <w:lang w:val="en-US"/>
        </w:rPr>
        <w:t>The study include</w:t>
      </w:r>
      <w:r w:rsidR="00304AA8">
        <w:rPr>
          <w:lang w:val="en-US"/>
        </w:rPr>
        <w:t>d</w:t>
      </w:r>
      <w:r w:rsidRPr="000E569C">
        <w:rPr>
          <w:lang w:val="en-US"/>
        </w:rPr>
        <w:t xml:space="preserve"> all persons who ha</w:t>
      </w:r>
      <w:r w:rsidR="00304AA8">
        <w:rPr>
          <w:lang w:val="en-US"/>
        </w:rPr>
        <w:t>d</w:t>
      </w:r>
      <w:r w:rsidRPr="000E569C">
        <w:rPr>
          <w:lang w:val="en-US"/>
        </w:rPr>
        <w:t xml:space="preserve"> been diagnosed with tuberculosis (TB) both before and during the COVID-19 epidemic, from January 2015 to December 2023.</w:t>
      </w:r>
    </w:p>
    <w:p w14:paraId="181884D7" w14:textId="77777777" w:rsidR="00304AA8" w:rsidRDefault="00304AA8" w:rsidP="005A5145">
      <w:pPr>
        <w:spacing w:line="480" w:lineRule="auto"/>
        <w:jc w:val="both"/>
        <w:rPr>
          <w:lang w:val="en-US"/>
        </w:rPr>
      </w:pPr>
    </w:p>
    <w:p w14:paraId="7FACED4A" w14:textId="77777777" w:rsidR="00545086" w:rsidRPr="006A4B3D" w:rsidRDefault="005A5145" w:rsidP="005A5145">
      <w:pPr>
        <w:pStyle w:val="Heading2"/>
        <w:spacing w:line="480" w:lineRule="auto"/>
        <w:jc w:val="both"/>
      </w:pPr>
      <w:bookmarkStart w:id="113" w:name="_Toc214822810"/>
      <w:r>
        <w:t>3.5 Inclusion</w:t>
      </w:r>
      <w:r w:rsidR="00545086">
        <w:t xml:space="preserve"> criteria</w:t>
      </w:r>
      <w:bookmarkEnd w:id="113"/>
    </w:p>
    <w:p w14:paraId="28183123" w14:textId="77777777" w:rsidR="00545086" w:rsidRDefault="00545086" w:rsidP="005A5145">
      <w:pPr>
        <w:spacing w:line="480" w:lineRule="auto"/>
        <w:jc w:val="both"/>
      </w:pPr>
      <w:r>
        <w:t>All</w:t>
      </w:r>
      <w:r w:rsidRPr="009D24C5">
        <w:t xml:space="preserve"> individuals who </w:t>
      </w:r>
      <w:r w:rsidR="00304AA8">
        <w:t>had been</w:t>
      </w:r>
      <w:r w:rsidRPr="009D24C5">
        <w:t xml:space="preserve"> diagnosed with active TB based on microbiological or clinical criteria, regardless of age, gender, or comorbidities</w:t>
      </w:r>
      <w:r>
        <w:t xml:space="preserve"> between January 2015 and December 2023</w:t>
      </w:r>
      <w:r w:rsidRPr="009D24C5">
        <w:t xml:space="preserve">. </w:t>
      </w:r>
    </w:p>
    <w:p w14:paraId="4321CBEE" w14:textId="77777777" w:rsidR="00304AA8" w:rsidRDefault="00304AA8" w:rsidP="005A5145">
      <w:pPr>
        <w:spacing w:line="480" w:lineRule="auto"/>
        <w:jc w:val="both"/>
      </w:pPr>
    </w:p>
    <w:p w14:paraId="0299367E" w14:textId="77777777" w:rsidR="00545086" w:rsidRPr="006A4B3D" w:rsidRDefault="005A5145" w:rsidP="005A5145">
      <w:pPr>
        <w:pStyle w:val="Heading2"/>
        <w:spacing w:line="480" w:lineRule="auto"/>
        <w:jc w:val="both"/>
      </w:pPr>
      <w:bookmarkStart w:id="114" w:name="_Toc214822811"/>
      <w:r>
        <w:t>3.6 Exclusion</w:t>
      </w:r>
      <w:r w:rsidR="00545086">
        <w:t xml:space="preserve"> criteria</w:t>
      </w:r>
      <w:bookmarkEnd w:id="114"/>
    </w:p>
    <w:p w14:paraId="4ACC28C2" w14:textId="77777777" w:rsidR="005A5145" w:rsidRDefault="00545086" w:rsidP="005A5145">
      <w:pPr>
        <w:spacing w:line="480" w:lineRule="auto"/>
        <w:jc w:val="both"/>
      </w:pPr>
      <w:r>
        <w:t>All</w:t>
      </w:r>
      <w:r w:rsidRPr="009D24C5">
        <w:t xml:space="preserve"> individuals who were diagnosed with active TB based on microbiological or clinical criteria, regardless of age, gender, or comorbidities</w:t>
      </w:r>
      <w:r>
        <w:t xml:space="preserve"> between January 2015 and December </w:t>
      </w:r>
      <w:r w:rsidR="00D01AD5">
        <w:t xml:space="preserve">2023 </w:t>
      </w:r>
      <w:r w:rsidRPr="009D24C5">
        <w:t>with missing or incomplete data on TB diagnosis or outcomes.</w:t>
      </w:r>
    </w:p>
    <w:p w14:paraId="15448208" w14:textId="77777777" w:rsidR="00304AA8" w:rsidRDefault="00304AA8" w:rsidP="005A5145">
      <w:pPr>
        <w:pStyle w:val="Heading2"/>
      </w:pPr>
    </w:p>
    <w:p w14:paraId="003D3870" w14:textId="77777777" w:rsidR="00545086" w:rsidRPr="00AD1C5F" w:rsidRDefault="005A5145" w:rsidP="005A5145">
      <w:pPr>
        <w:pStyle w:val="Heading2"/>
      </w:pPr>
      <w:bookmarkStart w:id="115" w:name="_Toc214822812"/>
      <w:r>
        <w:t>3.7 Definitions o</w:t>
      </w:r>
      <w:r w:rsidRPr="00AD1C5F">
        <w:t xml:space="preserve">f Key Exposures </w:t>
      </w:r>
      <w:r w:rsidR="00300223">
        <w:t>a</w:t>
      </w:r>
      <w:r w:rsidRPr="00AD1C5F">
        <w:t>nd Outcomes</w:t>
      </w:r>
      <w:bookmarkEnd w:id="115"/>
    </w:p>
    <w:p w14:paraId="47AAD7C2" w14:textId="77777777" w:rsidR="00545086" w:rsidRPr="00304AA8" w:rsidRDefault="00545086" w:rsidP="005A5145">
      <w:pPr>
        <w:spacing w:line="480" w:lineRule="auto"/>
        <w:jc w:val="both"/>
        <w:rPr>
          <w:lang w:val="en-US"/>
        </w:rPr>
      </w:pPr>
    </w:p>
    <w:p w14:paraId="00241ABA" w14:textId="77777777" w:rsidR="00545086" w:rsidRDefault="005A5145" w:rsidP="005A5145">
      <w:pPr>
        <w:pStyle w:val="Heading3"/>
        <w:spacing w:line="480" w:lineRule="auto"/>
        <w:jc w:val="both"/>
      </w:pPr>
      <w:bookmarkStart w:id="116" w:name="_Toc214822813"/>
      <w:r>
        <w:t>3.7.1 Dependent</w:t>
      </w:r>
      <w:r w:rsidR="00545086">
        <w:t xml:space="preserve"> variable</w:t>
      </w:r>
      <w:bookmarkEnd w:id="116"/>
    </w:p>
    <w:p w14:paraId="04220CFE" w14:textId="77777777" w:rsidR="00545086" w:rsidRDefault="00545086" w:rsidP="005A5145">
      <w:pPr>
        <w:spacing w:line="480" w:lineRule="auto"/>
        <w:jc w:val="both"/>
      </w:pPr>
      <w:r w:rsidRPr="00E35411">
        <w:t>The dependent variable w</w:t>
      </w:r>
      <w:r w:rsidR="00304AA8">
        <w:t>as</w:t>
      </w:r>
      <w:r w:rsidRPr="00E35411">
        <w:t xml:space="preserve"> the TB control outcome</w:t>
      </w:r>
      <w:r>
        <w:t>s; incidence, mortality, access to care.</w:t>
      </w:r>
    </w:p>
    <w:p w14:paraId="29592153" w14:textId="77777777" w:rsidR="00545086" w:rsidRDefault="005A5145" w:rsidP="005A5145">
      <w:pPr>
        <w:pStyle w:val="Heading3"/>
        <w:spacing w:line="480" w:lineRule="auto"/>
        <w:jc w:val="both"/>
      </w:pPr>
      <w:bookmarkStart w:id="117" w:name="_Toc214822814"/>
      <w:r>
        <w:t>3.7.2 Independent</w:t>
      </w:r>
      <w:r w:rsidR="00545086">
        <w:t xml:space="preserve"> variable</w:t>
      </w:r>
      <w:bookmarkEnd w:id="117"/>
    </w:p>
    <w:p w14:paraId="5B604614" w14:textId="77777777" w:rsidR="00545086" w:rsidRDefault="00545086" w:rsidP="005A5145">
      <w:pPr>
        <w:spacing w:line="480" w:lineRule="auto"/>
        <w:jc w:val="both"/>
      </w:pPr>
      <w:r w:rsidRPr="00E35411">
        <w:t>The dependent variable</w:t>
      </w:r>
      <w:r w:rsidR="00304AA8">
        <w:t>s</w:t>
      </w:r>
      <w:r w:rsidRPr="00E35411">
        <w:t xml:space="preserve"> w</w:t>
      </w:r>
      <w:r w:rsidR="00304AA8">
        <w:t>ere</w:t>
      </w:r>
      <w:r w:rsidRPr="00E35411">
        <w:t xml:space="preserve"> the </w:t>
      </w:r>
      <w:r>
        <w:t>patient social demographic information, clinical data, laboratory results, treatment regimens and access to health care.</w:t>
      </w:r>
    </w:p>
    <w:p w14:paraId="176D4785" w14:textId="77777777" w:rsidR="00304AA8" w:rsidRDefault="00304AA8" w:rsidP="005A5145">
      <w:pPr>
        <w:spacing w:line="480" w:lineRule="auto"/>
        <w:jc w:val="both"/>
      </w:pPr>
    </w:p>
    <w:p w14:paraId="565D77CE" w14:textId="77777777" w:rsidR="00545086" w:rsidRDefault="000E569C" w:rsidP="005A5145">
      <w:pPr>
        <w:pStyle w:val="Heading2"/>
        <w:spacing w:line="480" w:lineRule="auto"/>
        <w:jc w:val="both"/>
      </w:pPr>
      <w:bookmarkStart w:id="118" w:name="_Toc214822815"/>
      <w:r>
        <w:t xml:space="preserve">3.8 </w:t>
      </w:r>
      <w:r w:rsidR="005A5145">
        <w:t>Sample Size Calculation</w:t>
      </w:r>
      <w:bookmarkEnd w:id="118"/>
    </w:p>
    <w:p w14:paraId="5ACA0668" w14:textId="77777777" w:rsidR="00545086" w:rsidRDefault="00545086" w:rsidP="005A5145">
      <w:pPr>
        <w:spacing w:line="480" w:lineRule="auto"/>
        <w:jc w:val="both"/>
        <w:rPr>
          <w:lang w:val="en-US"/>
        </w:rPr>
      </w:pPr>
      <w:r w:rsidRPr="00F54F42">
        <w:t xml:space="preserve">This </w:t>
      </w:r>
      <w:r w:rsidR="000E569C">
        <w:t xml:space="preserve">study is a </w:t>
      </w:r>
      <w:r w:rsidRPr="00F54F42">
        <w:t>population-based</w:t>
      </w:r>
      <w:ins w:id="119" w:author="DALTON WAMALWA" w:date="2026-02-03T18:32:00Z">
        <w:r w:rsidR="00151C8B">
          <w:t xml:space="preserve"> </w:t>
        </w:r>
      </w:ins>
      <w:r w:rsidRPr="00F54F42">
        <w:t>cohort study</w:t>
      </w:r>
      <w:r w:rsidR="000E569C" w:rsidRPr="000E569C">
        <w:rPr>
          <w:lang w:val="en-US"/>
        </w:rPr>
        <w:t xml:space="preserve"> that analyzed tuberculosis (TB) data from all 47 counties in Kenya from </w:t>
      </w:r>
      <w:r w:rsidR="00ED50F3">
        <w:rPr>
          <w:lang w:val="en-US"/>
        </w:rPr>
        <w:t xml:space="preserve">January </w:t>
      </w:r>
      <w:r w:rsidR="000E569C" w:rsidRPr="000E569C">
        <w:rPr>
          <w:lang w:val="en-US"/>
        </w:rPr>
        <w:t xml:space="preserve">2015 to </w:t>
      </w:r>
      <w:r w:rsidR="00ED50F3">
        <w:rPr>
          <w:lang w:val="en-US"/>
        </w:rPr>
        <w:t xml:space="preserve">December </w:t>
      </w:r>
      <w:r w:rsidR="000E569C" w:rsidRPr="000E569C">
        <w:rPr>
          <w:lang w:val="en-US"/>
        </w:rPr>
        <w:t>2023. As a result, there was no need to calculate a sample size for this study</w:t>
      </w:r>
      <w:r w:rsidR="005A5145">
        <w:rPr>
          <w:lang w:val="en-US"/>
        </w:rPr>
        <w:t>.</w:t>
      </w:r>
    </w:p>
    <w:p w14:paraId="1364A531" w14:textId="77777777" w:rsidR="00ED50F3" w:rsidRDefault="00ED50F3" w:rsidP="005A5145">
      <w:pPr>
        <w:spacing w:line="480" w:lineRule="auto"/>
        <w:jc w:val="both"/>
        <w:rPr>
          <w:lang w:val="en-US"/>
        </w:rPr>
      </w:pPr>
    </w:p>
    <w:p w14:paraId="17220160" w14:textId="77777777" w:rsidR="00ED50F3" w:rsidRDefault="00ED50F3" w:rsidP="005A5145">
      <w:pPr>
        <w:pStyle w:val="Heading3"/>
        <w:spacing w:line="480" w:lineRule="auto"/>
        <w:ind w:left="0"/>
        <w:jc w:val="both"/>
      </w:pPr>
    </w:p>
    <w:p w14:paraId="0E9B78AD" w14:textId="77777777" w:rsidR="0027578E" w:rsidRDefault="0027578E" w:rsidP="005A5145">
      <w:pPr>
        <w:pStyle w:val="Heading3"/>
        <w:spacing w:line="480" w:lineRule="auto"/>
        <w:ind w:left="0"/>
        <w:jc w:val="both"/>
      </w:pPr>
    </w:p>
    <w:p w14:paraId="7D712C2E" w14:textId="77777777" w:rsidR="00545086" w:rsidRDefault="000E569C" w:rsidP="005A5145">
      <w:pPr>
        <w:pStyle w:val="Heading3"/>
        <w:spacing w:line="480" w:lineRule="auto"/>
        <w:ind w:left="0"/>
        <w:jc w:val="both"/>
      </w:pPr>
      <w:bookmarkStart w:id="120" w:name="_Toc214822816"/>
      <w:r>
        <w:t xml:space="preserve">3.8.1 </w:t>
      </w:r>
      <w:r w:rsidR="00545086">
        <w:t>Sampling method</w:t>
      </w:r>
      <w:bookmarkEnd w:id="120"/>
    </w:p>
    <w:p w14:paraId="79B8EEC6" w14:textId="77777777" w:rsidR="00545086" w:rsidRDefault="00545086" w:rsidP="005A5145">
      <w:pPr>
        <w:spacing w:line="480" w:lineRule="auto"/>
        <w:jc w:val="both"/>
      </w:pPr>
      <w:r>
        <w:t xml:space="preserve">All TB data in the data base </w:t>
      </w:r>
      <w:r w:rsidR="00ED50F3">
        <w:t>from</w:t>
      </w:r>
      <w:ins w:id="121" w:author="DALTON WAMALWA" w:date="2026-02-03T18:33:00Z">
        <w:r w:rsidR="00151C8B">
          <w:t xml:space="preserve"> </w:t>
        </w:r>
      </w:ins>
      <w:r w:rsidR="00AC7C6F">
        <w:t xml:space="preserve">January </w:t>
      </w:r>
      <w:r>
        <w:t xml:space="preserve">2015 to </w:t>
      </w:r>
      <w:r w:rsidR="00AC7C6F">
        <w:t xml:space="preserve">December </w:t>
      </w:r>
      <w:r>
        <w:t>2023</w:t>
      </w:r>
      <w:r w:rsidR="00AC7C6F">
        <w:t xml:space="preserve"> w</w:t>
      </w:r>
      <w:r w:rsidR="00ED50F3">
        <w:t>as</w:t>
      </w:r>
      <w:r w:rsidR="00AC7C6F">
        <w:t xml:space="preserve"> extracted</w:t>
      </w:r>
      <w:r>
        <w:t>.</w:t>
      </w:r>
    </w:p>
    <w:p w14:paraId="46AD0AC1" w14:textId="77777777" w:rsidR="00ED50F3" w:rsidRPr="00ED50F3" w:rsidRDefault="00ED50F3" w:rsidP="005A5145">
      <w:pPr>
        <w:pStyle w:val="Heading2"/>
        <w:spacing w:line="480" w:lineRule="auto"/>
        <w:jc w:val="both"/>
        <w:rPr>
          <w:lang w:val="en-GB"/>
        </w:rPr>
      </w:pPr>
    </w:p>
    <w:p w14:paraId="77826C72" w14:textId="77777777" w:rsidR="00545086" w:rsidRPr="00761743" w:rsidRDefault="000E569C" w:rsidP="005A5145">
      <w:pPr>
        <w:pStyle w:val="Heading2"/>
        <w:spacing w:line="480" w:lineRule="auto"/>
        <w:jc w:val="both"/>
      </w:pPr>
      <w:bookmarkStart w:id="122" w:name="_Toc214822817"/>
      <w:r>
        <w:t xml:space="preserve">3.9 </w:t>
      </w:r>
      <w:r w:rsidR="00300223" w:rsidRPr="00761743">
        <w:t>Data Collection Procedure</w:t>
      </w:r>
      <w:bookmarkEnd w:id="122"/>
    </w:p>
    <w:p w14:paraId="6187458D" w14:textId="77777777" w:rsidR="00545086" w:rsidRDefault="00545086" w:rsidP="005A5145">
      <w:pPr>
        <w:spacing w:line="480" w:lineRule="auto"/>
        <w:jc w:val="both"/>
      </w:pPr>
      <w:r w:rsidRPr="008F3632">
        <w:t>The Principal investigator liaise</w:t>
      </w:r>
      <w:r w:rsidR="00ED50F3">
        <w:t>d</w:t>
      </w:r>
      <w:r w:rsidRPr="008F3632">
        <w:t xml:space="preserve"> with TB program staff at NASCOP</w:t>
      </w:r>
      <w:r>
        <w:t xml:space="preserve"> identify and</w:t>
      </w:r>
      <w:r w:rsidRPr="008F3632">
        <w:t xml:space="preserve"> extract data on </w:t>
      </w:r>
      <w:r w:rsidRPr="0094300C">
        <w:t>all individuals who were diagnosed with active TB based on microbiological or clinical criteria, regardless of age, gender, or comorbidities betwee</w:t>
      </w:r>
      <w:r w:rsidR="00846D07">
        <w:t>n January 201</w:t>
      </w:r>
      <w:r w:rsidR="00374C38">
        <w:t>5</w:t>
      </w:r>
      <w:r w:rsidR="00846D07">
        <w:t xml:space="preserve"> and December 2023</w:t>
      </w:r>
      <w:r w:rsidRPr="0094300C">
        <w:t>. The study sample selection involve</w:t>
      </w:r>
      <w:r w:rsidR="00ED50F3">
        <w:t>d</w:t>
      </w:r>
      <w:r w:rsidRPr="0094300C">
        <w:t xml:space="preserve"> randomly selecting individuals from the study population who met the inclusion criteria.  The data include</w:t>
      </w:r>
      <w:r w:rsidR="00ED50F3">
        <w:t>d</w:t>
      </w:r>
      <w:r w:rsidRPr="0094300C">
        <w:t xml:space="preserve"> demographic information, clinical data, laboratory results, treatment regimens</w:t>
      </w:r>
      <w:r>
        <w:t xml:space="preserve"> and TB control outcomes</w:t>
      </w:r>
      <w:r w:rsidRPr="0094300C">
        <w:t xml:space="preserve"> w</w:t>
      </w:r>
      <w:r w:rsidR="00ED50F3">
        <w:t>as</w:t>
      </w:r>
      <w:r w:rsidRPr="0094300C">
        <w:t xml:space="preserve"> extracted and stored in excel</w:t>
      </w:r>
      <w:r>
        <w:t xml:space="preserve"> software </w:t>
      </w:r>
      <w:r w:rsidRPr="0094300C">
        <w:t>and exported to R software version 4.1.3 for analysis</w:t>
      </w:r>
      <w:r>
        <w:t>.</w:t>
      </w:r>
    </w:p>
    <w:p w14:paraId="1D84210B" w14:textId="77777777" w:rsidR="00300223" w:rsidRDefault="00300223" w:rsidP="005A5145">
      <w:pPr>
        <w:spacing w:line="480" w:lineRule="auto"/>
        <w:jc w:val="both"/>
      </w:pPr>
    </w:p>
    <w:p w14:paraId="70F46F45" w14:textId="77777777" w:rsidR="00545086" w:rsidRDefault="00300223" w:rsidP="005A5145">
      <w:pPr>
        <w:pStyle w:val="Heading2"/>
        <w:spacing w:line="480" w:lineRule="auto"/>
        <w:jc w:val="both"/>
      </w:pPr>
      <w:bookmarkStart w:id="123" w:name="_Toc214822818"/>
      <w:r>
        <w:t>3.10 Data</w:t>
      </w:r>
      <w:r w:rsidRPr="00DA6B12">
        <w:t xml:space="preserve"> Management</w:t>
      </w:r>
      <w:bookmarkEnd w:id="123"/>
    </w:p>
    <w:p w14:paraId="6C5DA6D2" w14:textId="77777777" w:rsidR="00545086" w:rsidRPr="008B4ED0" w:rsidRDefault="00300223" w:rsidP="00300223">
      <w:pPr>
        <w:pStyle w:val="Heading3"/>
        <w:spacing w:line="480" w:lineRule="auto"/>
        <w:ind w:left="0"/>
        <w:jc w:val="both"/>
      </w:pPr>
      <w:bookmarkStart w:id="124" w:name="_Toc214822819"/>
      <w:r>
        <w:t>3.10.1 Data C</w:t>
      </w:r>
      <w:r w:rsidR="00545086" w:rsidRPr="008B4ED0">
        <w:t>leaning</w:t>
      </w:r>
      <w:bookmarkEnd w:id="124"/>
    </w:p>
    <w:p w14:paraId="5FD5B0C3" w14:textId="77777777" w:rsidR="00545086" w:rsidRPr="00082433" w:rsidRDefault="00545086" w:rsidP="005A5145">
      <w:pPr>
        <w:tabs>
          <w:tab w:val="left" w:pos="0"/>
        </w:tabs>
        <w:spacing w:line="480" w:lineRule="auto"/>
        <w:jc w:val="both"/>
      </w:pPr>
      <w:r w:rsidRPr="00082433">
        <w:t xml:space="preserve">Once the data </w:t>
      </w:r>
      <w:r w:rsidR="00E81282">
        <w:t>wa</w:t>
      </w:r>
      <w:r w:rsidRPr="00082433">
        <w:t>s extracted, it w</w:t>
      </w:r>
      <w:r w:rsidR="00E81282">
        <w:t>as</w:t>
      </w:r>
      <w:r w:rsidRPr="00082433">
        <w:t xml:space="preserve"> cleaned </w:t>
      </w:r>
      <w:r>
        <w:t>by c</w:t>
      </w:r>
      <w:r w:rsidRPr="00082433">
        <w:t>hecking for missing</w:t>
      </w:r>
      <w:r>
        <w:t>, data.  Data w</w:t>
      </w:r>
      <w:r w:rsidR="00E81282">
        <w:t>as then</w:t>
      </w:r>
      <w:r>
        <w:t xml:space="preserve"> exported to</w:t>
      </w:r>
      <w:r w:rsidRPr="003C1C9C">
        <w:t xml:space="preserve"> R software version 4.</w:t>
      </w:r>
      <w:r>
        <w:t>3.1</w:t>
      </w:r>
      <w:r w:rsidRPr="003C1C9C">
        <w:t>.3</w:t>
      </w:r>
      <w:r>
        <w:t xml:space="preserve"> for analysis</w:t>
      </w:r>
    </w:p>
    <w:p w14:paraId="23EB0707" w14:textId="77777777" w:rsidR="00545086" w:rsidRPr="004A6A40" w:rsidRDefault="00300223" w:rsidP="00300223">
      <w:pPr>
        <w:pStyle w:val="Heading3"/>
        <w:spacing w:line="480" w:lineRule="auto"/>
        <w:ind w:left="0"/>
        <w:jc w:val="both"/>
      </w:pPr>
      <w:bookmarkStart w:id="125" w:name="_Toc214822820"/>
      <w:r w:rsidRPr="004A6A40">
        <w:t>3.10.2 Data</w:t>
      </w:r>
      <w:r w:rsidR="00545086" w:rsidRPr="004A6A40">
        <w:t xml:space="preserve"> analysis</w:t>
      </w:r>
      <w:bookmarkEnd w:id="125"/>
    </w:p>
    <w:p w14:paraId="0A795763" w14:textId="77777777" w:rsidR="00545086" w:rsidRDefault="00545086" w:rsidP="005A5145">
      <w:pPr>
        <w:spacing w:line="480" w:lineRule="auto"/>
        <w:jc w:val="both"/>
      </w:pPr>
      <w:r>
        <w:t xml:space="preserve">Data will </w:t>
      </w:r>
      <w:r w:rsidRPr="00EB3E66">
        <w:t xml:space="preserve">be </w:t>
      </w:r>
      <w:proofErr w:type="spellStart"/>
      <w:r w:rsidRPr="00EB3E66">
        <w:t>analyzed</w:t>
      </w:r>
      <w:proofErr w:type="spellEnd"/>
      <w:r w:rsidRPr="00EB3E66">
        <w:t xml:space="preserve"> using R software version 4.1.3</w:t>
      </w:r>
      <w:r>
        <w:t xml:space="preserve">.  Descriptive analysis; categorical variables </w:t>
      </w:r>
      <w:proofErr w:type="gramStart"/>
      <w:r>
        <w:t>w</w:t>
      </w:r>
      <w:r w:rsidR="00E81282">
        <w:t xml:space="preserve">ere </w:t>
      </w:r>
      <w:r>
        <w:t xml:space="preserve"> </w:t>
      </w:r>
      <w:proofErr w:type="spellStart"/>
      <w:r>
        <w:t>report</w:t>
      </w:r>
      <w:r w:rsidR="00E81282">
        <w:t>edas</w:t>
      </w:r>
      <w:proofErr w:type="spellEnd"/>
      <w:proofErr w:type="gramEnd"/>
      <w:r w:rsidR="00E81282">
        <w:t xml:space="preserve"> p</w:t>
      </w:r>
      <w:r>
        <w:t xml:space="preserve">roportions, </w:t>
      </w:r>
      <w:r w:rsidR="00E81282">
        <w:t xml:space="preserve">for </w:t>
      </w:r>
      <w:r>
        <w:t>continuous data mean, Standard Deviation (SD), median, Interquartile Range (IQR) w</w:t>
      </w:r>
      <w:r w:rsidR="00E81282">
        <w:t xml:space="preserve">as </w:t>
      </w:r>
      <w:r>
        <w:t xml:space="preserve">employed to quantitatively summarize and describe data into tables and charts. </w:t>
      </w:r>
    </w:p>
    <w:p w14:paraId="6C1A1B26" w14:textId="77777777" w:rsidR="000E569C" w:rsidRDefault="00545086" w:rsidP="005A5145">
      <w:pPr>
        <w:spacing w:line="480" w:lineRule="auto"/>
        <w:jc w:val="both"/>
        <w:rPr>
          <w:lang w:val="en-US"/>
        </w:rPr>
      </w:pPr>
      <w:r>
        <w:t xml:space="preserve"> To determine associations between the dependent and independent variables, bivariate analysis w</w:t>
      </w:r>
      <w:r w:rsidR="00E81282">
        <w:t>as</w:t>
      </w:r>
      <w:r>
        <w:t xml:space="preserve"> performed.  Chi-square test w</w:t>
      </w:r>
      <w:r w:rsidR="00E81282">
        <w:t>as used to</w:t>
      </w:r>
      <w:r>
        <w:t xml:space="preserve"> determine the statistical association between the dependent and independent variables.  </w:t>
      </w:r>
      <w:r w:rsidR="000E569C" w:rsidRPr="000E569C">
        <w:rPr>
          <w:lang w:val="en-US"/>
        </w:rPr>
        <w:t xml:space="preserve">Regarding the incidence, </w:t>
      </w:r>
      <w:r w:rsidR="00E81282">
        <w:rPr>
          <w:lang w:val="en-US"/>
        </w:rPr>
        <w:t xml:space="preserve">this was </w:t>
      </w:r>
      <w:r w:rsidR="000E569C" w:rsidRPr="000E569C">
        <w:rPr>
          <w:lang w:val="en-US"/>
        </w:rPr>
        <w:t>calculate</w:t>
      </w:r>
      <w:r w:rsidR="00E81282">
        <w:rPr>
          <w:lang w:val="en-US"/>
        </w:rPr>
        <w:t xml:space="preserve">d as </w:t>
      </w:r>
      <w:r w:rsidR="000E569C" w:rsidRPr="000E569C">
        <w:rPr>
          <w:lang w:val="en-US"/>
        </w:rPr>
        <w:t xml:space="preserve">the number of instances per 1000 person-years. As for mortality and follow-up, </w:t>
      </w:r>
      <w:r w:rsidR="00E81282">
        <w:rPr>
          <w:lang w:val="en-US"/>
        </w:rPr>
        <w:t>pro</w:t>
      </w:r>
      <w:r w:rsidR="000E569C" w:rsidRPr="000E569C">
        <w:rPr>
          <w:lang w:val="en-US"/>
        </w:rPr>
        <w:t>portions</w:t>
      </w:r>
      <w:r w:rsidR="00E81282">
        <w:rPr>
          <w:lang w:val="en-US"/>
        </w:rPr>
        <w:t xml:space="preserve"> were calculated</w:t>
      </w:r>
      <w:r w:rsidR="000E569C" w:rsidRPr="000E569C">
        <w:rPr>
          <w:lang w:val="en-US"/>
        </w:rPr>
        <w:t>. The results w</w:t>
      </w:r>
      <w:r w:rsidR="00E81282">
        <w:rPr>
          <w:lang w:val="en-US"/>
        </w:rPr>
        <w:t>ere</w:t>
      </w:r>
      <w:r w:rsidR="000E569C" w:rsidRPr="000E569C">
        <w:rPr>
          <w:lang w:val="en-US"/>
        </w:rPr>
        <w:t xml:space="preserve"> deemed </w:t>
      </w:r>
      <w:r w:rsidR="00E81282">
        <w:rPr>
          <w:lang w:val="en-US"/>
        </w:rPr>
        <w:t xml:space="preserve">to be </w:t>
      </w:r>
      <w:r w:rsidR="000E569C" w:rsidRPr="000E569C">
        <w:rPr>
          <w:lang w:val="en-US"/>
        </w:rPr>
        <w:t xml:space="preserve">statistically significant at a significance level of 5%.  A p-value less than or equal to 0.05 was deemed </w:t>
      </w:r>
      <w:r w:rsidR="000E569C" w:rsidRPr="000E569C">
        <w:rPr>
          <w:lang w:val="en-US"/>
        </w:rPr>
        <w:lastRenderedPageBreak/>
        <w:t>to indicate a meaningful statistical connection. The outputs of the multivariate analysis using logistic regression w</w:t>
      </w:r>
      <w:r w:rsidR="00E81282">
        <w:rPr>
          <w:lang w:val="en-US"/>
        </w:rPr>
        <w:t>ere</w:t>
      </w:r>
      <w:r w:rsidR="000E569C" w:rsidRPr="000E569C">
        <w:rPr>
          <w:lang w:val="en-US"/>
        </w:rPr>
        <w:t xml:space="preserve"> summarized by calculating the odds ratio and confidence intervals (CI).</w:t>
      </w:r>
    </w:p>
    <w:p w14:paraId="409064C2" w14:textId="77777777" w:rsidR="00E81282" w:rsidRDefault="00E81282" w:rsidP="005A5145">
      <w:pPr>
        <w:spacing w:line="480" w:lineRule="auto"/>
        <w:jc w:val="both"/>
        <w:rPr>
          <w:lang w:val="en-US"/>
        </w:rPr>
      </w:pPr>
    </w:p>
    <w:p w14:paraId="7E764C4D" w14:textId="77777777" w:rsidR="00545086" w:rsidRDefault="000E569C" w:rsidP="00300223">
      <w:pPr>
        <w:pStyle w:val="Heading2"/>
        <w:spacing w:line="480" w:lineRule="auto"/>
        <w:jc w:val="both"/>
      </w:pPr>
      <w:bookmarkStart w:id="126" w:name="_Toc214822821"/>
      <w:r>
        <w:t>3</w:t>
      </w:r>
      <w:r w:rsidR="00300223">
        <w:t>.11 Ethical Considerations</w:t>
      </w:r>
      <w:bookmarkEnd w:id="126"/>
    </w:p>
    <w:p w14:paraId="1B5A2068" w14:textId="77777777" w:rsidR="00545086" w:rsidRDefault="000E569C" w:rsidP="00300223">
      <w:pPr>
        <w:spacing w:line="480" w:lineRule="auto"/>
        <w:jc w:val="both"/>
      </w:pPr>
      <w:r w:rsidRPr="000E569C">
        <w:rPr>
          <w:lang w:val="en-US"/>
        </w:rPr>
        <w:t>The Kenyatta National Hospital-University of Nairobi Ethics and Research Committee (KNH-UON-</w:t>
      </w:r>
      <w:r w:rsidRPr="004D2EA3">
        <w:rPr>
          <w:lang w:val="en-US"/>
        </w:rPr>
        <w:t>ERC: P87/02/2023)</w:t>
      </w:r>
      <w:r w:rsidRPr="000E569C">
        <w:rPr>
          <w:lang w:val="en-US"/>
        </w:rPr>
        <w:t xml:space="preserve"> issued a waiver of informed permission for the secondary analysis of data. This waiver was given because the data was acquired as part of routine viral load monitoring by Kenya's Ministry of Health through NASCOP. The acquired data adhered to applicable data protection and privacy standards, and any personal identifiers were eliminated. The study was carried out in compliance with the 1964 Helsinki statement. The Principal Investigator g</w:t>
      </w:r>
      <w:r w:rsidR="004D2EA3">
        <w:rPr>
          <w:lang w:val="en-US"/>
        </w:rPr>
        <w:t>o</w:t>
      </w:r>
      <w:r w:rsidRPr="000E569C">
        <w:rPr>
          <w:lang w:val="en-US"/>
        </w:rPr>
        <w:t>t research approval from the KNH</w:t>
      </w:r>
      <w:r w:rsidR="00300223">
        <w:rPr>
          <w:lang w:val="en-US"/>
        </w:rPr>
        <w:t>-</w:t>
      </w:r>
      <w:r w:rsidRPr="000E569C">
        <w:rPr>
          <w:lang w:val="en-US"/>
        </w:rPr>
        <w:t>UON Ethics Committee in order to conduct the study</w:t>
      </w:r>
      <w:r w:rsidR="00545086" w:rsidRPr="007B0643">
        <w:t>.</w:t>
      </w:r>
    </w:p>
    <w:p w14:paraId="6B9A0820" w14:textId="77777777" w:rsidR="00545086" w:rsidRDefault="00545086" w:rsidP="00300223">
      <w:pPr>
        <w:tabs>
          <w:tab w:val="num" w:pos="720"/>
        </w:tabs>
        <w:spacing w:line="480" w:lineRule="auto"/>
        <w:jc w:val="both"/>
      </w:pPr>
      <w:r>
        <w:t>The st</w:t>
      </w:r>
      <w:r w:rsidRPr="00E474B6">
        <w:t>udy use</w:t>
      </w:r>
      <w:r w:rsidR="004D2EA3">
        <w:t>d</w:t>
      </w:r>
      <w:r>
        <w:t xml:space="preserve"> secondary </w:t>
      </w:r>
      <w:r w:rsidRPr="00E474B6">
        <w:t>data</w:t>
      </w:r>
      <w:r>
        <w:t xml:space="preserve"> from the TB program at NASCOP</w:t>
      </w:r>
      <w:r w:rsidRPr="00E474B6">
        <w:t>, informe</w:t>
      </w:r>
      <w:r>
        <w:t>d consent may not be applicable; u</w:t>
      </w:r>
      <w:r w:rsidRPr="00997A95">
        <w:t>se of the data complies with the ethical guidelines and regulations for the use of secondary data sources in research.</w:t>
      </w:r>
      <w:r>
        <w:t xml:space="preserve">  Permission to retrieve data from the TB program w</w:t>
      </w:r>
      <w:r w:rsidR="004D2EA3">
        <w:t>as</w:t>
      </w:r>
      <w:r>
        <w:t xml:space="preserve"> sought </w:t>
      </w:r>
      <w:r w:rsidR="004D2EA3">
        <w:t xml:space="preserve">and approved </w:t>
      </w:r>
      <w:r>
        <w:t>from the Unit Head of TB program at NASCOP.</w:t>
      </w:r>
    </w:p>
    <w:p w14:paraId="0F36A55F" w14:textId="77777777" w:rsidR="004D2EA3" w:rsidDel="00151C8B" w:rsidRDefault="004D2EA3" w:rsidP="00300223">
      <w:pPr>
        <w:tabs>
          <w:tab w:val="num" w:pos="720"/>
        </w:tabs>
        <w:spacing w:line="480" w:lineRule="auto"/>
        <w:jc w:val="both"/>
        <w:rPr>
          <w:del w:id="127" w:author="DALTON WAMALWA" w:date="2026-02-03T18:33:00Z"/>
        </w:rPr>
      </w:pPr>
    </w:p>
    <w:p w14:paraId="3E72D6CC" w14:textId="77777777" w:rsidR="004D2EA3" w:rsidDel="00151C8B" w:rsidRDefault="004D2EA3" w:rsidP="00545086">
      <w:pPr>
        <w:pStyle w:val="Heading2"/>
        <w:spacing w:line="480" w:lineRule="auto"/>
        <w:rPr>
          <w:del w:id="128" w:author="DALTON WAMALWA" w:date="2026-02-03T18:33:00Z"/>
        </w:rPr>
      </w:pPr>
      <w:del w:id="129" w:author="DALTON WAMALWA" w:date="2026-02-03T18:33:00Z">
        <w:r w:rsidDel="00151C8B">
          <w:br/>
        </w:r>
      </w:del>
    </w:p>
    <w:p w14:paraId="56A72D2B" w14:textId="77777777" w:rsidR="004D2EA3" w:rsidRDefault="004D2EA3" w:rsidP="00151C8B">
      <w:pPr>
        <w:pStyle w:val="Heading2"/>
        <w:spacing w:line="480" w:lineRule="auto"/>
        <w:pPrChange w:id="130" w:author="DALTON WAMALWA" w:date="2026-02-03T18:33:00Z">
          <w:pPr/>
        </w:pPrChange>
      </w:pPr>
    </w:p>
    <w:p w14:paraId="667CBB63" w14:textId="77777777" w:rsidR="004D2EA3" w:rsidRPr="004D2EA3" w:rsidRDefault="004D2EA3" w:rsidP="004D2EA3">
      <w:pPr>
        <w:rPr>
          <w:lang w:val="en-US"/>
        </w:rPr>
      </w:pPr>
    </w:p>
    <w:p w14:paraId="5A2DACF7" w14:textId="77777777" w:rsidR="00545086" w:rsidRDefault="00545086" w:rsidP="00545086">
      <w:pPr>
        <w:pStyle w:val="Heading2"/>
        <w:spacing w:line="480" w:lineRule="auto"/>
      </w:pPr>
      <w:bookmarkStart w:id="131" w:name="_Toc214822822"/>
      <w:r>
        <w:t>3.12</w:t>
      </w:r>
      <w:r w:rsidR="00300223">
        <w:t>S</w:t>
      </w:r>
      <w:r w:rsidR="00505FC5">
        <w:t>ignificance/Utility of the study findings</w:t>
      </w:r>
      <w:bookmarkEnd w:id="131"/>
    </w:p>
    <w:p w14:paraId="25515E11" w14:textId="77777777" w:rsidR="00545086" w:rsidRPr="002D5B4A" w:rsidRDefault="00300223" w:rsidP="00300223">
      <w:pPr>
        <w:pStyle w:val="Heading3"/>
        <w:spacing w:line="480" w:lineRule="auto"/>
        <w:ind w:left="0"/>
        <w:jc w:val="both"/>
      </w:pPr>
      <w:bookmarkStart w:id="132" w:name="_Toc214822823"/>
      <w:r>
        <w:t xml:space="preserve">3.12.1 </w:t>
      </w:r>
      <w:r w:rsidR="00505FC5">
        <w:t>Significance of the study</w:t>
      </w:r>
      <w:bookmarkEnd w:id="132"/>
    </w:p>
    <w:p w14:paraId="3D927FF4" w14:textId="77777777" w:rsidR="00545086" w:rsidRPr="00FE4653" w:rsidRDefault="00545086" w:rsidP="00300223">
      <w:pPr>
        <w:spacing w:line="480" w:lineRule="auto"/>
        <w:jc w:val="both"/>
      </w:pPr>
      <w:r w:rsidRPr="00FE4653">
        <w:t>The study findings will inform policy and interventions for TB control in future times of crisis</w:t>
      </w:r>
    </w:p>
    <w:p w14:paraId="38437BF2" w14:textId="77777777" w:rsidR="00545086" w:rsidRPr="002D5B4A" w:rsidRDefault="00300223" w:rsidP="00300223">
      <w:pPr>
        <w:pStyle w:val="Heading3"/>
        <w:spacing w:line="480" w:lineRule="auto"/>
        <w:ind w:left="0"/>
        <w:jc w:val="both"/>
      </w:pPr>
      <w:bookmarkStart w:id="133" w:name="_Toc214822824"/>
      <w:r>
        <w:lastRenderedPageBreak/>
        <w:t xml:space="preserve">3.12.2 </w:t>
      </w:r>
      <w:r w:rsidR="00505FC5">
        <w:t>Utility of the study findings</w:t>
      </w:r>
      <w:bookmarkEnd w:id="133"/>
    </w:p>
    <w:p w14:paraId="0FF6D79F" w14:textId="77777777" w:rsidR="00545086" w:rsidRPr="0024119E" w:rsidRDefault="00545086" w:rsidP="00300223">
      <w:pPr>
        <w:spacing w:line="480" w:lineRule="auto"/>
        <w:jc w:val="both"/>
      </w:pPr>
      <w:r w:rsidRPr="0024119E">
        <w:t>The retrospective design of the study may introduce temporal bias, where the accuracy and completeness of data may be different for the pre-pandemic and pandemic periods.</w:t>
      </w:r>
    </w:p>
    <w:p w14:paraId="0BBAA709" w14:textId="77777777" w:rsidR="00545086" w:rsidRPr="0024119E" w:rsidRDefault="00545086" w:rsidP="00300223">
      <w:pPr>
        <w:spacing w:line="480" w:lineRule="auto"/>
        <w:jc w:val="both"/>
      </w:pPr>
      <w:r w:rsidRPr="0024119E">
        <w:t>While the study can identify associations between the COVID-19 pandemic and TB control efforts, it may not be able to establish causality.</w:t>
      </w:r>
    </w:p>
    <w:p w14:paraId="12A6C78F" w14:textId="77777777" w:rsidR="00545086" w:rsidRDefault="00545086" w:rsidP="00300223">
      <w:pPr>
        <w:spacing w:line="480" w:lineRule="auto"/>
        <w:jc w:val="both"/>
      </w:pPr>
      <w:r w:rsidRPr="0024119E">
        <w:t xml:space="preserve">The study may not be able to capture changes in healthcare delivery or patient </w:t>
      </w:r>
      <w:proofErr w:type="spellStart"/>
      <w:r w:rsidRPr="0024119E">
        <w:t>behavior</w:t>
      </w:r>
      <w:proofErr w:type="spellEnd"/>
      <w:r w:rsidRPr="0024119E">
        <w:t xml:space="preserve"> that occurred during the pandemic</w:t>
      </w:r>
      <w:r>
        <w:t>.</w:t>
      </w:r>
    </w:p>
    <w:p w14:paraId="234270C6" w14:textId="77777777" w:rsidR="00F0205C" w:rsidRDefault="00F0205C">
      <w:r>
        <w:br w:type="page"/>
      </w:r>
    </w:p>
    <w:p w14:paraId="46ED1BC5" w14:textId="77777777" w:rsidR="00F0205C" w:rsidRDefault="00F0205C" w:rsidP="00F0205C">
      <w:pPr>
        <w:pStyle w:val="Heading1"/>
        <w:spacing w:line="480" w:lineRule="auto"/>
        <w:jc w:val="center"/>
      </w:pPr>
      <w:bookmarkStart w:id="134" w:name="_Toc214822825"/>
      <w:r w:rsidRPr="00265CAD">
        <w:lastRenderedPageBreak/>
        <w:t xml:space="preserve">CHAPTER </w:t>
      </w:r>
      <w:r>
        <w:t>FOUR</w:t>
      </w:r>
      <w:r w:rsidRPr="00265CAD">
        <w:t xml:space="preserve">:  </w:t>
      </w:r>
      <w:r>
        <w:t>RESULTS</w:t>
      </w:r>
      <w:bookmarkEnd w:id="134"/>
    </w:p>
    <w:p w14:paraId="114F251E" w14:textId="77777777" w:rsidR="0027578E" w:rsidRPr="0027578E" w:rsidRDefault="0027578E" w:rsidP="0027578E">
      <w:pPr>
        <w:rPr>
          <w:lang w:val="en-US"/>
        </w:rPr>
      </w:pPr>
    </w:p>
    <w:p w14:paraId="244FAD7E" w14:textId="77777777" w:rsidR="00153F9D" w:rsidDel="007C3C87" w:rsidRDefault="0027578E" w:rsidP="00153F9D">
      <w:pPr>
        <w:spacing w:line="360" w:lineRule="auto"/>
        <w:ind w:left="14" w:hanging="14"/>
        <w:rPr>
          <w:del w:id="135" w:author="DALTON WAMALWA" w:date="2026-02-03T18:34:00Z"/>
        </w:rPr>
      </w:pPr>
      <w:r w:rsidRPr="009322A2">
        <w:t>A</w:t>
      </w:r>
      <w:r>
        <w:t xml:space="preserve"> total of 31,346</w:t>
      </w:r>
      <w:r w:rsidR="00153F9D">
        <w:t xml:space="preserve"> cases were recruited into the study.  </w:t>
      </w:r>
      <w:moveFromRangeStart w:id="136" w:author="DALTON WAMALWA" w:date="2026-02-03T18:34:00Z" w:name="move221036075"/>
      <w:moveFrom w:id="137" w:author="DALTON WAMALWA" w:date="2026-02-03T18:34:00Z">
        <w:r w:rsidR="00153F9D" w:rsidRPr="002965B1" w:rsidDel="007C3C87">
          <w:t xml:space="preserve">Descriptive analysis </w:t>
        </w:r>
        <w:r w:rsidR="00153F9D" w:rsidDel="007C3C87">
          <w:t>was</w:t>
        </w:r>
        <w:r w:rsidR="00880214" w:rsidDel="007C3C87">
          <w:t xml:space="preserve"> </w:t>
        </w:r>
        <w:r w:rsidR="00153F9D" w:rsidDel="007C3C87">
          <w:t>performed to summarise characteristics of study participants in the tables below:</w:t>
        </w:r>
      </w:moveFrom>
      <w:moveFromRangeEnd w:id="136"/>
      <w:ins w:id="138" w:author="DALTON WAMALWA" w:date="2026-02-03T18:34:00Z">
        <w:r w:rsidR="007C3C87">
          <w:t xml:space="preserve"> </w:t>
        </w:r>
      </w:ins>
    </w:p>
    <w:p w14:paraId="1FBF7A17" w14:textId="77777777" w:rsidR="00153F9D" w:rsidRDefault="0082053E" w:rsidP="00153F9D">
      <w:pPr>
        <w:spacing w:line="360" w:lineRule="auto"/>
        <w:ind w:left="14" w:hanging="14"/>
      </w:pPr>
      <w:r>
        <w:t>Majority of the cases 9,344 (24%) came from the Eastern South region.</w:t>
      </w:r>
    </w:p>
    <w:p w14:paraId="0FBB8A7E" w14:textId="77777777" w:rsidR="0082053E" w:rsidRDefault="0082053E" w:rsidP="00153F9D">
      <w:pPr>
        <w:spacing w:line="360" w:lineRule="auto"/>
        <w:ind w:left="14" w:hanging="14"/>
      </w:pPr>
      <w:r>
        <w:t xml:space="preserve">The study observed </w:t>
      </w:r>
      <w:r w:rsidR="0019712C">
        <w:t xml:space="preserve">more </w:t>
      </w:r>
      <w:r>
        <w:t>male cases 22,506 (81.3%) than female cases 8,850 (77.9%)</w:t>
      </w:r>
      <w:ins w:id="139" w:author="DALTON WAMALWA" w:date="2026-02-03T18:34:00Z">
        <w:r w:rsidR="007C3C87">
          <w:t xml:space="preserve"> </w:t>
        </w:r>
      </w:ins>
      <w:moveToRangeStart w:id="140" w:author="DALTON WAMALWA" w:date="2026-02-03T18:34:00Z" w:name="move221036075"/>
      <w:moveTo w:id="141" w:author="DALTON WAMALWA" w:date="2026-02-03T18:34:00Z">
        <w:r w:rsidR="007C3C87" w:rsidRPr="002965B1">
          <w:t xml:space="preserve">Descriptive analysis </w:t>
        </w:r>
        <w:r w:rsidR="007C3C87">
          <w:t>was performed to summarise characteristics of study participants in the tables below:</w:t>
        </w:r>
      </w:moveTo>
      <w:moveToRangeEnd w:id="140"/>
      <w:r w:rsidR="00545139">
        <w:t xml:space="preserve"> (Table 1)</w:t>
      </w:r>
    </w:p>
    <w:p w14:paraId="28BCB7DA" w14:textId="77777777" w:rsidR="00F43091" w:rsidRDefault="00F43091" w:rsidP="00AA7372">
      <w:pPr>
        <w:pStyle w:val="Heading4"/>
        <w:rPr>
          <w:rFonts w:ascii="Times New Roman" w:hAnsi="Times New Roman" w:cs="Times New Roman"/>
          <w:i w:val="0"/>
          <w:color w:val="auto"/>
        </w:rPr>
      </w:pPr>
      <w:r>
        <w:rPr>
          <w:rFonts w:ascii="Times New Roman" w:hAnsi="Times New Roman" w:cs="Times New Roman"/>
          <w:i w:val="0"/>
          <w:color w:val="auto"/>
        </w:rPr>
        <w:t>4.1:</w:t>
      </w:r>
      <w:r>
        <w:rPr>
          <w:rFonts w:ascii="Times New Roman" w:hAnsi="Times New Roman" w:cs="Times New Roman"/>
          <w:i w:val="0"/>
          <w:color w:val="auto"/>
        </w:rPr>
        <w:tab/>
        <w:t>Descriptive analysis</w:t>
      </w:r>
    </w:p>
    <w:p w14:paraId="6AE5E2E3" w14:textId="77777777" w:rsidR="00153F9D" w:rsidRPr="0084398D" w:rsidRDefault="00153F9D" w:rsidP="00AA7372">
      <w:pPr>
        <w:pStyle w:val="Heading4"/>
        <w:rPr>
          <w:rFonts w:ascii="Times New Roman" w:hAnsi="Times New Roman" w:cs="Times New Roman"/>
          <w:i w:val="0"/>
          <w:color w:val="auto"/>
        </w:rPr>
      </w:pPr>
      <w:r w:rsidRPr="0084398D">
        <w:rPr>
          <w:rFonts w:ascii="Times New Roman" w:hAnsi="Times New Roman" w:cs="Times New Roman"/>
          <w:i w:val="0"/>
          <w:color w:val="auto"/>
        </w:rPr>
        <w:t>Table 1: Summary of region by gender</w:t>
      </w:r>
    </w:p>
    <w:p w14:paraId="103DFD41" w14:textId="77777777" w:rsidR="00153F9D" w:rsidRDefault="00153F9D" w:rsidP="0027578E">
      <w:pPr>
        <w:ind w:left="14" w:hanging="14"/>
      </w:pPr>
    </w:p>
    <w:tbl>
      <w:tblPr>
        <w:tblStyle w:val="TableGrid"/>
        <w:tblW w:w="8478" w:type="dxa"/>
        <w:tblLook w:val="0600" w:firstRow="0" w:lastRow="0" w:firstColumn="0" w:lastColumn="0" w:noHBand="1" w:noVBand="1"/>
      </w:tblPr>
      <w:tblGrid>
        <w:gridCol w:w="2268"/>
        <w:gridCol w:w="2070"/>
        <w:gridCol w:w="2070"/>
        <w:gridCol w:w="2070"/>
      </w:tblGrid>
      <w:tr w:rsidR="0027578E" w:rsidRPr="0027578E" w14:paraId="2D163469" w14:textId="77777777" w:rsidTr="00643953">
        <w:trPr>
          <w:trHeight w:val="396"/>
        </w:trPr>
        <w:tc>
          <w:tcPr>
            <w:tcW w:w="2268" w:type="dxa"/>
            <w:hideMark/>
          </w:tcPr>
          <w:p w14:paraId="3529518C"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b/>
                <w:bCs/>
              </w:rPr>
              <w:t>Region</w:t>
            </w:r>
          </w:p>
        </w:tc>
        <w:tc>
          <w:tcPr>
            <w:tcW w:w="2070" w:type="dxa"/>
            <w:hideMark/>
          </w:tcPr>
          <w:p w14:paraId="0D2A44C6"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b/>
                <w:bCs/>
              </w:rPr>
              <w:t>Overall n (%)</w:t>
            </w:r>
          </w:p>
        </w:tc>
        <w:tc>
          <w:tcPr>
            <w:tcW w:w="2070" w:type="dxa"/>
            <w:hideMark/>
          </w:tcPr>
          <w:p w14:paraId="299D1C66"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b/>
                <w:bCs/>
              </w:rPr>
              <w:t>Female n (%)</w:t>
            </w:r>
          </w:p>
        </w:tc>
        <w:tc>
          <w:tcPr>
            <w:tcW w:w="2070" w:type="dxa"/>
            <w:hideMark/>
          </w:tcPr>
          <w:p w14:paraId="0B573EF0"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b/>
                <w:bCs/>
              </w:rPr>
              <w:t>Male n (%)</w:t>
            </w:r>
          </w:p>
        </w:tc>
      </w:tr>
      <w:tr w:rsidR="0027578E" w:rsidRPr="0027578E" w14:paraId="4828EBB6" w14:textId="77777777" w:rsidTr="00643953">
        <w:trPr>
          <w:trHeight w:val="441"/>
        </w:trPr>
        <w:tc>
          <w:tcPr>
            <w:tcW w:w="2268" w:type="dxa"/>
            <w:hideMark/>
          </w:tcPr>
          <w:p w14:paraId="47E574F7"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Central</w:t>
            </w:r>
          </w:p>
        </w:tc>
        <w:tc>
          <w:tcPr>
            <w:tcW w:w="2070" w:type="dxa"/>
            <w:hideMark/>
          </w:tcPr>
          <w:p w14:paraId="48C4F2E2"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3,669 (9.4%)</w:t>
            </w:r>
          </w:p>
        </w:tc>
        <w:tc>
          <w:tcPr>
            <w:tcW w:w="2070" w:type="dxa"/>
            <w:hideMark/>
          </w:tcPr>
          <w:p w14:paraId="46A6A90F"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843 (7.4%)</w:t>
            </w:r>
          </w:p>
        </w:tc>
        <w:tc>
          <w:tcPr>
            <w:tcW w:w="2070" w:type="dxa"/>
            <w:hideMark/>
          </w:tcPr>
          <w:p w14:paraId="02B07FF1"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2,826 (10%)</w:t>
            </w:r>
          </w:p>
        </w:tc>
      </w:tr>
      <w:tr w:rsidR="0027578E" w:rsidRPr="0027578E" w14:paraId="726A2F1E" w14:textId="77777777" w:rsidTr="00643953">
        <w:trPr>
          <w:trHeight w:val="459"/>
        </w:trPr>
        <w:tc>
          <w:tcPr>
            <w:tcW w:w="2268" w:type="dxa"/>
            <w:hideMark/>
          </w:tcPr>
          <w:p w14:paraId="64E77092"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Coast</w:t>
            </w:r>
          </w:p>
        </w:tc>
        <w:tc>
          <w:tcPr>
            <w:tcW w:w="2070" w:type="dxa"/>
            <w:hideMark/>
          </w:tcPr>
          <w:p w14:paraId="1DD67E83"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5,368 (14%)</w:t>
            </w:r>
          </w:p>
        </w:tc>
        <w:tc>
          <w:tcPr>
            <w:tcW w:w="2070" w:type="dxa"/>
            <w:hideMark/>
          </w:tcPr>
          <w:p w14:paraId="48C02987"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1,620 (14%)</w:t>
            </w:r>
          </w:p>
        </w:tc>
        <w:tc>
          <w:tcPr>
            <w:tcW w:w="2070" w:type="dxa"/>
            <w:hideMark/>
          </w:tcPr>
          <w:p w14:paraId="0F05F3E4"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3,748 (14%)</w:t>
            </w:r>
          </w:p>
        </w:tc>
      </w:tr>
      <w:tr w:rsidR="0027578E" w:rsidRPr="0027578E" w14:paraId="63F0BD0D" w14:textId="77777777" w:rsidTr="00643953">
        <w:trPr>
          <w:trHeight w:val="441"/>
        </w:trPr>
        <w:tc>
          <w:tcPr>
            <w:tcW w:w="2268" w:type="dxa"/>
            <w:hideMark/>
          </w:tcPr>
          <w:p w14:paraId="6E9E8210"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Eastern North</w:t>
            </w:r>
          </w:p>
        </w:tc>
        <w:tc>
          <w:tcPr>
            <w:tcW w:w="2070" w:type="dxa"/>
            <w:hideMark/>
          </w:tcPr>
          <w:p w14:paraId="51F09CDE"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574 (1.5%)</w:t>
            </w:r>
          </w:p>
        </w:tc>
        <w:tc>
          <w:tcPr>
            <w:tcW w:w="2070" w:type="dxa"/>
            <w:hideMark/>
          </w:tcPr>
          <w:p w14:paraId="16BED0A2"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239 (2.1%)</w:t>
            </w:r>
          </w:p>
        </w:tc>
        <w:tc>
          <w:tcPr>
            <w:tcW w:w="2070" w:type="dxa"/>
            <w:hideMark/>
          </w:tcPr>
          <w:p w14:paraId="3156A47A"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335 (1.2%)</w:t>
            </w:r>
          </w:p>
        </w:tc>
      </w:tr>
      <w:tr w:rsidR="0027578E" w:rsidRPr="0027578E" w14:paraId="6698C05A" w14:textId="77777777" w:rsidTr="00643953">
        <w:trPr>
          <w:trHeight w:val="459"/>
        </w:trPr>
        <w:tc>
          <w:tcPr>
            <w:tcW w:w="2268" w:type="dxa"/>
            <w:hideMark/>
          </w:tcPr>
          <w:p w14:paraId="259188AC"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Eastern South</w:t>
            </w:r>
          </w:p>
        </w:tc>
        <w:tc>
          <w:tcPr>
            <w:tcW w:w="2070" w:type="dxa"/>
            <w:hideMark/>
          </w:tcPr>
          <w:p w14:paraId="5B34E601"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9,344 (24%)</w:t>
            </w:r>
          </w:p>
        </w:tc>
        <w:tc>
          <w:tcPr>
            <w:tcW w:w="2070" w:type="dxa"/>
            <w:hideMark/>
          </w:tcPr>
          <w:p w14:paraId="1768A50F"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2,127 (19%)</w:t>
            </w:r>
          </w:p>
        </w:tc>
        <w:tc>
          <w:tcPr>
            <w:tcW w:w="2070" w:type="dxa"/>
            <w:hideMark/>
          </w:tcPr>
          <w:p w14:paraId="2490EB1F"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7,217 (26%)</w:t>
            </w:r>
          </w:p>
        </w:tc>
      </w:tr>
      <w:tr w:rsidR="0027578E" w:rsidRPr="0027578E" w14:paraId="6515C929" w14:textId="77777777" w:rsidTr="00643953">
        <w:trPr>
          <w:trHeight w:val="441"/>
        </w:trPr>
        <w:tc>
          <w:tcPr>
            <w:tcW w:w="2268" w:type="dxa"/>
            <w:hideMark/>
          </w:tcPr>
          <w:p w14:paraId="0D183077"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Nairobi</w:t>
            </w:r>
          </w:p>
        </w:tc>
        <w:tc>
          <w:tcPr>
            <w:tcW w:w="2070" w:type="dxa"/>
            <w:hideMark/>
          </w:tcPr>
          <w:p w14:paraId="7407EAB1"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3,250 (8.3%)</w:t>
            </w:r>
          </w:p>
        </w:tc>
        <w:tc>
          <w:tcPr>
            <w:tcW w:w="2070" w:type="dxa"/>
            <w:hideMark/>
          </w:tcPr>
          <w:p w14:paraId="6EC3819B"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1,061 (9.3%)</w:t>
            </w:r>
          </w:p>
        </w:tc>
        <w:tc>
          <w:tcPr>
            <w:tcW w:w="2070" w:type="dxa"/>
            <w:hideMark/>
          </w:tcPr>
          <w:p w14:paraId="5D501A82"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2,189 (8.0%)</w:t>
            </w:r>
          </w:p>
        </w:tc>
      </w:tr>
      <w:tr w:rsidR="0027578E" w:rsidRPr="0027578E" w14:paraId="7A730D1F" w14:textId="77777777" w:rsidTr="00643953">
        <w:trPr>
          <w:trHeight w:val="369"/>
        </w:trPr>
        <w:tc>
          <w:tcPr>
            <w:tcW w:w="2268" w:type="dxa"/>
            <w:hideMark/>
          </w:tcPr>
          <w:p w14:paraId="0FD3253B"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North Eastern</w:t>
            </w:r>
          </w:p>
        </w:tc>
        <w:tc>
          <w:tcPr>
            <w:tcW w:w="2070" w:type="dxa"/>
            <w:hideMark/>
          </w:tcPr>
          <w:p w14:paraId="3247FB29"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1,251 (3.2%)</w:t>
            </w:r>
          </w:p>
        </w:tc>
        <w:tc>
          <w:tcPr>
            <w:tcW w:w="2070" w:type="dxa"/>
            <w:hideMark/>
          </w:tcPr>
          <w:p w14:paraId="0E7B2C9D"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426 (3.7%)</w:t>
            </w:r>
          </w:p>
        </w:tc>
        <w:tc>
          <w:tcPr>
            <w:tcW w:w="2070" w:type="dxa"/>
            <w:hideMark/>
          </w:tcPr>
          <w:p w14:paraId="266B38E9"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825 (3.0%)</w:t>
            </w:r>
          </w:p>
        </w:tc>
      </w:tr>
      <w:tr w:rsidR="0027578E" w:rsidRPr="0027578E" w14:paraId="24892030" w14:textId="77777777" w:rsidTr="00643953">
        <w:trPr>
          <w:trHeight w:val="351"/>
        </w:trPr>
        <w:tc>
          <w:tcPr>
            <w:tcW w:w="2268" w:type="dxa"/>
            <w:hideMark/>
          </w:tcPr>
          <w:p w14:paraId="2ACB4D3B"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Rift Valley South</w:t>
            </w:r>
          </w:p>
        </w:tc>
        <w:tc>
          <w:tcPr>
            <w:tcW w:w="2070" w:type="dxa"/>
            <w:hideMark/>
          </w:tcPr>
          <w:p w14:paraId="545EAAB9"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5,365 (14%)</w:t>
            </w:r>
          </w:p>
        </w:tc>
        <w:tc>
          <w:tcPr>
            <w:tcW w:w="2070" w:type="dxa"/>
            <w:hideMark/>
          </w:tcPr>
          <w:p w14:paraId="4EC85053"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1,684 (15%)</w:t>
            </w:r>
          </w:p>
        </w:tc>
        <w:tc>
          <w:tcPr>
            <w:tcW w:w="2070" w:type="dxa"/>
            <w:hideMark/>
          </w:tcPr>
          <w:p w14:paraId="75BE672D"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3,681 (13%)</w:t>
            </w:r>
          </w:p>
        </w:tc>
      </w:tr>
      <w:tr w:rsidR="0027578E" w:rsidRPr="0027578E" w14:paraId="2903FBF9" w14:textId="77777777" w:rsidTr="00643953">
        <w:trPr>
          <w:trHeight w:val="369"/>
        </w:trPr>
        <w:tc>
          <w:tcPr>
            <w:tcW w:w="2268" w:type="dxa"/>
            <w:hideMark/>
          </w:tcPr>
          <w:p w14:paraId="3BA48836"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Western</w:t>
            </w:r>
          </w:p>
        </w:tc>
        <w:tc>
          <w:tcPr>
            <w:tcW w:w="2070" w:type="dxa"/>
            <w:hideMark/>
          </w:tcPr>
          <w:p w14:paraId="320A50FE"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2,525 (6.5%)</w:t>
            </w:r>
          </w:p>
        </w:tc>
        <w:tc>
          <w:tcPr>
            <w:tcW w:w="2070" w:type="dxa"/>
            <w:hideMark/>
          </w:tcPr>
          <w:p w14:paraId="50D1DDCA"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850 (7.4%)</w:t>
            </w:r>
          </w:p>
        </w:tc>
        <w:tc>
          <w:tcPr>
            <w:tcW w:w="2070" w:type="dxa"/>
            <w:hideMark/>
          </w:tcPr>
          <w:p w14:paraId="1E366D18" w14:textId="77777777" w:rsidR="0027578E" w:rsidRPr="0027578E" w:rsidRDefault="0027578E" w:rsidP="0025264D">
            <w:pPr>
              <w:spacing w:line="360" w:lineRule="auto"/>
              <w:rPr>
                <w:rFonts w:ascii="Times New Roman" w:hAnsi="Times New Roman" w:cs="Times New Roman"/>
              </w:rPr>
            </w:pPr>
            <w:r w:rsidRPr="0027578E">
              <w:rPr>
                <w:rFonts w:ascii="Times New Roman" w:hAnsi="Times New Roman" w:cs="Times New Roman"/>
              </w:rPr>
              <w:t>1,675 (6.1%)</w:t>
            </w:r>
          </w:p>
        </w:tc>
      </w:tr>
      <w:tr w:rsidR="005863C3" w:rsidRPr="007C3C87" w14:paraId="25B34FDB" w14:textId="77777777" w:rsidTr="00643953">
        <w:trPr>
          <w:trHeight w:val="369"/>
        </w:trPr>
        <w:tc>
          <w:tcPr>
            <w:tcW w:w="2268" w:type="dxa"/>
          </w:tcPr>
          <w:p w14:paraId="18E65986" w14:textId="77777777" w:rsidR="005863C3" w:rsidRPr="007C3C87" w:rsidRDefault="005863C3" w:rsidP="0025264D">
            <w:pPr>
              <w:spacing w:line="360" w:lineRule="auto"/>
              <w:rPr>
                <w:rFonts w:ascii="Times New Roman" w:hAnsi="Times New Roman" w:cs="Times New Roman"/>
                <w:rPrChange w:id="142" w:author="DALTON WAMALWA" w:date="2026-02-03T18:34:00Z">
                  <w:rPr/>
                </w:rPrChange>
              </w:rPr>
            </w:pPr>
            <w:r w:rsidRPr="007C3C87">
              <w:rPr>
                <w:rFonts w:ascii="Times New Roman" w:hAnsi="Times New Roman" w:cs="Times New Roman"/>
                <w:rPrChange w:id="143" w:author="DALTON WAMALWA" w:date="2026-02-03T18:34:00Z">
                  <w:rPr/>
                </w:rPrChange>
              </w:rPr>
              <w:t>Total</w:t>
            </w:r>
          </w:p>
        </w:tc>
        <w:tc>
          <w:tcPr>
            <w:tcW w:w="2070" w:type="dxa"/>
          </w:tcPr>
          <w:p w14:paraId="580529E4" w14:textId="77777777" w:rsidR="005863C3" w:rsidRPr="007C3C87" w:rsidRDefault="005863C3" w:rsidP="0025264D">
            <w:pPr>
              <w:spacing w:line="360" w:lineRule="auto"/>
              <w:rPr>
                <w:rFonts w:ascii="Times New Roman" w:hAnsi="Times New Roman" w:cs="Times New Roman"/>
                <w:rPrChange w:id="144" w:author="DALTON WAMALWA" w:date="2026-02-03T18:34:00Z">
                  <w:rPr/>
                </w:rPrChange>
              </w:rPr>
            </w:pPr>
            <w:r w:rsidRPr="007C3C87">
              <w:rPr>
                <w:rFonts w:ascii="Times New Roman" w:hAnsi="Times New Roman" w:cs="Times New Roman"/>
                <w:rPrChange w:id="145" w:author="DALTON WAMALWA" w:date="2026-02-03T18:34:00Z">
                  <w:rPr/>
                </w:rPrChange>
              </w:rPr>
              <w:t>31,346 (80.9)</w:t>
            </w:r>
          </w:p>
        </w:tc>
        <w:tc>
          <w:tcPr>
            <w:tcW w:w="2070" w:type="dxa"/>
          </w:tcPr>
          <w:p w14:paraId="59250337" w14:textId="77777777" w:rsidR="005863C3" w:rsidRPr="007C3C87" w:rsidRDefault="007F60AF" w:rsidP="0025264D">
            <w:pPr>
              <w:spacing w:line="360" w:lineRule="auto"/>
              <w:rPr>
                <w:rFonts w:ascii="Times New Roman" w:hAnsi="Times New Roman" w:cs="Times New Roman"/>
                <w:rPrChange w:id="146" w:author="DALTON WAMALWA" w:date="2026-02-03T18:34:00Z">
                  <w:rPr/>
                </w:rPrChange>
              </w:rPr>
            </w:pPr>
            <w:r w:rsidRPr="007C3C87">
              <w:rPr>
                <w:rFonts w:ascii="Times New Roman" w:hAnsi="Times New Roman" w:cs="Times New Roman"/>
                <w:rPrChange w:id="147" w:author="DALTON WAMALWA" w:date="2026-02-03T18:34:00Z">
                  <w:rPr/>
                </w:rPrChange>
              </w:rPr>
              <w:t>8</w:t>
            </w:r>
            <w:r w:rsidR="002A10E4" w:rsidRPr="007C3C87">
              <w:rPr>
                <w:rFonts w:ascii="Times New Roman" w:hAnsi="Times New Roman" w:cs="Times New Roman"/>
                <w:rPrChange w:id="148" w:author="DALTON WAMALWA" w:date="2026-02-03T18:34:00Z">
                  <w:rPr/>
                </w:rPrChange>
              </w:rPr>
              <w:t>,</w:t>
            </w:r>
            <w:r w:rsidRPr="007C3C87">
              <w:rPr>
                <w:rFonts w:ascii="Times New Roman" w:hAnsi="Times New Roman" w:cs="Times New Roman"/>
                <w:rPrChange w:id="149" w:author="DALTON WAMALWA" w:date="2026-02-03T18:34:00Z">
                  <w:rPr/>
                </w:rPrChange>
              </w:rPr>
              <w:t>850 (77.9)</w:t>
            </w:r>
          </w:p>
        </w:tc>
        <w:tc>
          <w:tcPr>
            <w:tcW w:w="2070" w:type="dxa"/>
          </w:tcPr>
          <w:p w14:paraId="7BF94AB1" w14:textId="77777777" w:rsidR="005863C3" w:rsidRPr="007C3C87" w:rsidRDefault="002A10E4" w:rsidP="0025264D">
            <w:pPr>
              <w:spacing w:line="360" w:lineRule="auto"/>
              <w:rPr>
                <w:rFonts w:ascii="Times New Roman" w:hAnsi="Times New Roman" w:cs="Times New Roman"/>
                <w:rPrChange w:id="150" w:author="DALTON WAMALWA" w:date="2026-02-03T18:34:00Z">
                  <w:rPr/>
                </w:rPrChange>
              </w:rPr>
            </w:pPr>
            <w:r w:rsidRPr="007C3C87">
              <w:rPr>
                <w:rFonts w:ascii="Times New Roman" w:hAnsi="Times New Roman" w:cs="Times New Roman"/>
                <w:rPrChange w:id="151" w:author="DALTON WAMALWA" w:date="2026-02-03T18:34:00Z">
                  <w:rPr/>
                </w:rPrChange>
              </w:rPr>
              <w:t>22,506 (81.3)</w:t>
            </w:r>
          </w:p>
        </w:tc>
      </w:tr>
    </w:tbl>
    <w:p w14:paraId="6B0B393B" w14:textId="77777777" w:rsidR="00DE0621" w:rsidRDefault="00DE0621"/>
    <w:p w14:paraId="289F80E0" w14:textId="77777777" w:rsidR="00FB5C95" w:rsidRDefault="00FB5C95"/>
    <w:p w14:paraId="0A1FCF58" w14:textId="77777777" w:rsidR="00FB5C95" w:rsidRDefault="00FB5C95"/>
    <w:p w14:paraId="01621EC4" w14:textId="77777777" w:rsidR="00FB5C95" w:rsidRDefault="00FB5C95"/>
    <w:p w14:paraId="2C42F6BB" w14:textId="77777777" w:rsidR="00FB5C95" w:rsidRDefault="00FB5C95"/>
    <w:p w14:paraId="20004040" w14:textId="77777777" w:rsidR="00FB5C95" w:rsidRDefault="00FB5C95"/>
    <w:p w14:paraId="44AD8DD6" w14:textId="77777777" w:rsidR="00FB5C95" w:rsidRDefault="00FB5C95"/>
    <w:p w14:paraId="51271DE0" w14:textId="77777777" w:rsidR="00FB5C95" w:rsidRDefault="00FB5C95"/>
    <w:p w14:paraId="64B1F556" w14:textId="77777777" w:rsidR="00FB5C95" w:rsidRDefault="00FB5C95"/>
    <w:p w14:paraId="1A1DD1B7" w14:textId="77777777" w:rsidR="00FB5C95" w:rsidRDefault="00FB5C95"/>
    <w:p w14:paraId="05031B6C" w14:textId="77777777" w:rsidR="00FB5C95" w:rsidRDefault="00FB5C95"/>
    <w:p w14:paraId="633FABB7" w14:textId="77777777" w:rsidR="00FB5C95" w:rsidRDefault="00FB5C95"/>
    <w:p w14:paraId="1CAB6F23" w14:textId="77777777" w:rsidR="00FB5C95" w:rsidRDefault="00FB5C95"/>
    <w:p w14:paraId="77D35B84" w14:textId="77777777" w:rsidR="00FB5C95" w:rsidRDefault="00FB5C95"/>
    <w:p w14:paraId="026AD3F0" w14:textId="77777777" w:rsidR="00FB5C95" w:rsidRDefault="00FB5C95"/>
    <w:p w14:paraId="575150C3" w14:textId="61716A17" w:rsidR="00FB5C95" w:rsidDel="00276AA1" w:rsidRDefault="00FB5C95">
      <w:pPr>
        <w:rPr>
          <w:del w:id="152" w:author="DALTON WAMALWA" w:date="2026-02-03T18:35:00Z"/>
        </w:rPr>
      </w:pPr>
    </w:p>
    <w:p w14:paraId="659439FB" w14:textId="56FFE652" w:rsidR="00FB5C95" w:rsidDel="00276AA1" w:rsidRDefault="00FB5C95">
      <w:pPr>
        <w:rPr>
          <w:del w:id="153" w:author="DALTON WAMALWA" w:date="2026-02-03T18:35:00Z"/>
        </w:rPr>
      </w:pPr>
    </w:p>
    <w:p w14:paraId="02814DAB" w14:textId="3233BC32" w:rsidR="00FB5C95" w:rsidDel="00276AA1" w:rsidRDefault="00FB5C95">
      <w:pPr>
        <w:rPr>
          <w:del w:id="154" w:author="DALTON WAMALWA" w:date="2026-02-03T18:35:00Z"/>
        </w:rPr>
      </w:pPr>
    </w:p>
    <w:p w14:paraId="358D59C9" w14:textId="05C78CEE" w:rsidR="00FB5C95" w:rsidDel="00276AA1" w:rsidRDefault="00FB5C95">
      <w:pPr>
        <w:rPr>
          <w:del w:id="155" w:author="DALTON WAMALWA" w:date="2026-02-03T18:35:00Z"/>
        </w:rPr>
      </w:pPr>
    </w:p>
    <w:p w14:paraId="0ABA4480" w14:textId="77777777" w:rsidR="00FB5C95" w:rsidRDefault="00FB5C95"/>
    <w:p w14:paraId="26E289C4" w14:textId="77777777" w:rsidR="00FB5C95" w:rsidRDefault="00FB5C95" w:rsidP="006D47CF">
      <w:pPr>
        <w:spacing w:line="360" w:lineRule="auto"/>
      </w:pPr>
      <w:r>
        <w:t xml:space="preserve">The highest number of cases </w:t>
      </w:r>
      <w:r w:rsidR="00F2745D">
        <w:t xml:space="preserve">3,250 </w:t>
      </w:r>
      <w:r w:rsidRPr="00C31138">
        <w:t>(</w:t>
      </w:r>
      <w:r w:rsidR="00F2745D">
        <w:t>8.3</w:t>
      </w:r>
      <w:r w:rsidRPr="00C31138">
        <w:t>%)</w:t>
      </w:r>
      <w:r>
        <w:t xml:space="preserve"> were from </w:t>
      </w:r>
      <w:r w:rsidR="00F2745D">
        <w:t xml:space="preserve">Nairobi </w:t>
      </w:r>
      <w:r>
        <w:t>County</w:t>
      </w:r>
      <w:r w:rsidR="006D47CF">
        <w:t xml:space="preserve">, </w:t>
      </w:r>
      <w:r w:rsidR="00F2745D">
        <w:t>1,061</w:t>
      </w:r>
      <w:r w:rsidR="006D47CF" w:rsidRPr="00C31138">
        <w:t xml:space="preserve"> (</w:t>
      </w:r>
      <w:r w:rsidR="00F2745D">
        <w:t>9.3</w:t>
      </w:r>
      <w:r w:rsidR="006D47CF" w:rsidRPr="00C31138">
        <w:t>%)</w:t>
      </w:r>
      <w:r w:rsidR="006D47CF">
        <w:t xml:space="preserve"> and </w:t>
      </w:r>
      <w:r w:rsidR="00F2745D">
        <w:t>2,189</w:t>
      </w:r>
      <w:r w:rsidR="006D47CF" w:rsidRPr="00C31138">
        <w:t xml:space="preserve"> (</w:t>
      </w:r>
      <w:r w:rsidR="00F2745D">
        <w:t>8.0</w:t>
      </w:r>
      <w:r w:rsidR="006D47CF" w:rsidRPr="00C31138">
        <w:t>%)</w:t>
      </w:r>
      <w:r w:rsidR="006D47CF">
        <w:t xml:space="preserve"> male and female cases respectively</w:t>
      </w:r>
      <w:r w:rsidR="00967DD4">
        <w:t xml:space="preserve">.  </w:t>
      </w:r>
      <w:r w:rsidR="008C25AA">
        <w:t>Samburu</w:t>
      </w:r>
      <w:r w:rsidR="00967DD4">
        <w:t xml:space="preserve"> was </w:t>
      </w:r>
      <w:r w:rsidR="008C25AA">
        <w:t xml:space="preserve">the </w:t>
      </w:r>
      <w:r w:rsidR="00967DD4">
        <w:t>county with the lowest cases</w:t>
      </w:r>
      <w:r w:rsidR="006D47CF">
        <w:t xml:space="preserve"> (Table 2)</w:t>
      </w:r>
    </w:p>
    <w:p w14:paraId="5BCBDE92" w14:textId="77777777" w:rsidR="008C25AA" w:rsidRDefault="00C31138" w:rsidP="006D47CF">
      <w:pPr>
        <w:pStyle w:val="Heading4"/>
        <w:spacing w:line="360" w:lineRule="auto"/>
        <w:rPr>
          <w:rFonts w:ascii="Times New Roman" w:hAnsi="Times New Roman" w:cs="Times New Roman"/>
          <w:i w:val="0"/>
          <w:color w:val="auto"/>
        </w:rPr>
      </w:pPr>
      <w:r w:rsidRPr="0084398D">
        <w:rPr>
          <w:rFonts w:ascii="Times New Roman" w:hAnsi="Times New Roman" w:cs="Times New Roman"/>
          <w:i w:val="0"/>
          <w:color w:val="auto"/>
        </w:rPr>
        <w:t xml:space="preserve">Table </w:t>
      </w:r>
      <w:r>
        <w:rPr>
          <w:rFonts w:ascii="Times New Roman" w:hAnsi="Times New Roman" w:cs="Times New Roman"/>
          <w:i w:val="0"/>
          <w:color w:val="auto"/>
        </w:rPr>
        <w:t>2</w:t>
      </w:r>
      <w:r w:rsidRPr="0084398D">
        <w:rPr>
          <w:rFonts w:ascii="Times New Roman" w:hAnsi="Times New Roman" w:cs="Times New Roman"/>
          <w:i w:val="0"/>
          <w:color w:val="auto"/>
        </w:rPr>
        <w:t xml:space="preserve">: Summary of </w:t>
      </w:r>
      <w:r>
        <w:rPr>
          <w:rFonts w:ascii="Times New Roman" w:hAnsi="Times New Roman" w:cs="Times New Roman"/>
          <w:i w:val="0"/>
          <w:color w:val="auto"/>
        </w:rPr>
        <w:t>County</w:t>
      </w:r>
      <w:r w:rsidRPr="0084398D">
        <w:rPr>
          <w:rFonts w:ascii="Times New Roman" w:hAnsi="Times New Roman" w:cs="Times New Roman"/>
          <w:i w:val="0"/>
          <w:color w:val="auto"/>
        </w:rPr>
        <w:t xml:space="preserve"> by gender</w:t>
      </w:r>
    </w:p>
    <w:tbl>
      <w:tblPr>
        <w:tblW w:w="7975" w:type="dxa"/>
        <w:tblInd w:w="93" w:type="dxa"/>
        <w:tblLook w:val="0600" w:firstRow="0" w:lastRow="0" w:firstColumn="0" w:lastColumn="0" w:noHBand="1" w:noVBand="1"/>
      </w:tblPr>
      <w:tblGrid>
        <w:gridCol w:w="2355"/>
        <w:gridCol w:w="1780"/>
        <w:gridCol w:w="1920"/>
        <w:gridCol w:w="1920"/>
      </w:tblGrid>
      <w:tr w:rsidR="008C25AA" w:rsidRPr="008C25AA" w14:paraId="567A748F" w14:textId="77777777" w:rsidTr="008C25AA">
        <w:trPr>
          <w:trHeight w:val="300"/>
        </w:trPr>
        <w:tc>
          <w:tcPr>
            <w:tcW w:w="2355" w:type="dxa"/>
            <w:tcBorders>
              <w:top w:val="single" w:sz="4" w:space="0" w:color="auto"/>
              <w:left w:val="single" w:sz="4" w:space="0" w:color="auto"/>
              <w:bottom w:val="single" w:sz="4" w:space="0" w:color="auto"/>
              <w:right w:val="single" w:sz="4" w:space="0" w:color="auto"/>
            </w:tcBorders>
            <w:shd w:val="clear" w:color="auto" w:fill="auto"/>
            <w:vAlign w:val="center"/>
          </w:tcPr>
          <w:p w14:paraId="372673FC" w14:textId="77777777" w:rsidR="008C25AA" w:rsidRPr="008C25AA" w:rsidRDefault="008C25AA">
            <w:r w:rsidRPr="008C25AA">
              <w:rPr>
                <w:b/>
                <w:bCs/>
                <w:lang w:val="en-US"/>
              </w:rPr>
              <w:t>County</w:t>
            </w:r>
          </w:p>
        </w:tc>
        <w:tc>
          <w:tcPr>
            <w:tcW w:w="1780" w:type="dxa"/>
            <w:tcBorders>
              <w:top w:val="single" w:sz="4" w:space="0" w:color="auto"/>
              <w:left w:val="nil"/>
              <w:bottom w:val="single" w:sz="4" w:space="0" w:color="auto"/>
              <w:right w:val="single" w:sz="4" w:space="0" w:color="auto"/>
            </w:tcBorders>
            <w:shd w:val="clear" w:color="auto" w:fill="auto"/>
            <w:vAlign w:val="center"/>
          </w:tcPr>
          <w:p w14:paraId="593C686E" w14:textId="77777777" w:rsidR="008C25AA" w:rsidRPr="008C25AA" w:rsidRDefault="008C25AA" w:rsidP="008C25AA">
            <w:r w:rsidRPr="008C25AA">
              <w:rPr>
                <w:b/>
                <w:bCs/>
                <w:lang w:val="en-US"/>
              </w:rPr>
              <w:t>Overall n (%)</w:t>
            </w:r>
          </w:p>
        </w:tc>
        <w:tc>
          <w:tcPr>
            <w:tcW w:w="1920" w:type="dxa"/>
            <w:tcBorders>
              <w:top w:val="single" w:sz="4" w:space="0" w:color="auto"/>
              <w:left w:val="nil"/>
              <w:bottom w:val="single" w:sz="4" w:space="0" w:color="auto"/>
              <w:right w:val="single" w:sz="4" w:space="0" w:color="auto"/>
            </w:tcBorders>
            <w:shd w:val="clear" w:color="auto" w:fill="auto"/>
            <w:vAlign w:val="center"/>
          </w:tcPr>
          <w:p w14:paraId="7D7F34A6" w14:textId="77777777" w:rsidR="008C25AA" w:rsidRPr="008C25AA" w:rsidRDefault="008C25AA" w:rsidP="008C25AA">
            <w:r w:rsidRPr="008C25AA">
              <w:rPr>
                <w:b/>
                <w:bCs/>
                <w:lang w:val="en-US"/>
              </w:rPr>
              <w:t>Female n (%)</w:t>
            </w:r>
          </w:p>
        </w:tc>
        <w:tc>
          <w:tcPr>
            <w:tcW w:w="1920" w:type="dxa"/>
            <w:tcBorders>
              <w:top w:val="single" w:sz="4" w:space="0" w:color="auto"/>
              <w:left w:val="nil"/>
              <w:bottom w:val="single" w:sz="4" w:space="0" w:color="auto"/>
              <w:right w:val="nil"/>
            </w:tcBorders>
            <w:shd w:val="clear" w:color="auto" w:fill="auto"/>
            <w:vAlign w:val="center"/>
          </w:tcPr>
          <w:p w14:paraId="1413CBB4" w14:textId="77777777" w:rsidR="008C25AA" w:rsidRPr="008C25AA" w:rsidRDefault="008C25AA" w:rsidP="008C25AA">
            <w:r w:rsidRPr="008C25AA">
              <w:rPr>
                <w:b/>
                <w:bCs/>
                <w:lang w:val="en-US"/>
              </w:rPr>
              <w:t>Male n (%)</w:t>
            </w:r>
          </w:p>
        </w:tc>
      </w:tr>
      <w:tr w:rsidR="008C25AA" w:rsidRPr="008C25AA" w14:paraId="51232AC0" w14:textId="77777777" w:rsidTr="008C25AA">
        <w:trPr>
          <w:trHeight w:val="300"/>
        </w:trPr>
        <w:tc>
          <w:tcPr>
            <w:tcW w:w="23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D66652" w14:textId="77777777" w:rsidR="008C25AA" w:rsidRPr="008C25AA" w:rsidRDefault="008C25AA">
            <w:r w:rsidRPr="008C25AA">
              <w:t>Nairobi</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14:paraId="66201F7E" w14:textId="77777777" w:rsidR="008C25AA" w:rsidRPr="008C25AA" w:rsidRDefault="008C25AA">
            <w:r w:rsidRPr="008C25AA">
              <w:t>3,250 (8.3%)</w:t>
            </w:r>
          </w:p>
        </w:tc>
        <w:tc>
          <w:tcPr>
            <w:tcW w:w="1920" w:type="dxa"/>
            <w:tcBorders>
              <w:top w:val="single" w:sz="4" w:space="0" w:color="auto"/>
              <w:left w:val="nil"/>
              <w:bottom w:val="single" w:sz="4" w:space="0" w:color="auto"/>
              <w:right w:val="single" w:sz="4" w:space="0" w:color="auto"/>
            </w:tcBorders>
            <w:shd w:val="clear" w:color="auto" w:fill="auto"/>
            <w:vAlign w:val="center"/>
            <w:hideMark/>
          </w:tcPr>
          <w:p w14:paraId="79651E74" w14:textId="77777777" w:rsidR="008C25AA" w:rsidRPr="008C25AA" w:rsidRDefault="008C25AA">
            <w:r w:rsidRPr="008C25AA">
              <w:t>1,061 (9.3%)</w:t>
            </w:r>
          </w:p>
        </w:tc>
        <w:tc>
          <w:tcPr>
            <w:tcW w:w="1920" w:type="dxa"/>
            <w:tcBorders>
              <w:top w:val="single" w:sz="4" w:space="0" w:color="auto"/>
              <w:left w:val="nil"/>
              <w:bottom w:val="single" w:sz="4" w:space="0" w:color="auto"/>
              <w:right w:val="nil"/>
            </w:tcBorders>
            <w:shd w:val="clear" w:color="auto" w:fill="auto"/>
            <w:vAlign w:val="center"/>
            <w:hideMark/>
          </w:tcPr>
          <w:p w14:paraId="374E47BF" w14:textId="77777777" w:rsidR="008C25AA" w:rsidRPr="008C25AA" w:rsidRDefault="008C25AA">
            <w:r w:rsidRPr="008C25AA">
              <w:t>2,189 (8.0%)</w:t>
            </w:r>
          </w:p>
        </w:tc>
      </w:tr>
      <w:tr w:rsidR="008C25AA" w:rsidRPr="008C25AA" w14:paraId="52B7DA82"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4D2BE2B6" w14:textId="77777777" w:rsidR="008C25AA" w:rsidRPr="008C25AA" w:rsidRDefault="008C25AA">
            <w:r w:rsidRPr="008C25AA">
              <w:t>Mombasa</w:t>
            </w:r>
          </w:p>
        </w:tc>
        <w:tc>
          <w:tcPr>
            <w:tcW w:w="1780" w:type="dxa"/>
            <w:tcBorders>
              <w:top w:val="nil"/>
              <w:left w:val="nil"/>
              <w:bottom w:val="single" w:sz="4" w:space="0" w:color="auto"/>
              <w:right w:val="single" w:sz="4" w:space="0" w:color="auto"/>
            </w:tcBorders>
            <w:shd w:val="clear" w:color="auto" w:fill="auto"/>
            <w:vAlign w:val="center"/>
            <w:hideMark/>
          </w:tcPr>
          <w:p w14:paraId="27A54D97" w14:textId="77777777" w:rsidR="008C25AA" w:rsidRPr="008C25AA" w:rsidRDefault="008C25AA">
            <w:r w:rsidRPr="008C25AA">
              <w:t>3,076 (7.9%)</w:t>
            </w:r>
          </w:p>
        </w:tc>
        <w:tc>
          <w:tcPr>
            <w:tcW w:w="1920" w:type="dxa"/>
            <w:tcBorders>
              <w:top w:val="nil"/>
              <w:left w:val="nil"/>
              <w:bottom w:val="single" w:sz="4" w:space="0" w:color="auto"/>
              <w:right w:val="single" w:sz="4" w:space="0" w:color="auto"/>
            </w:tcBorders>
            <w:shd w:val="clear" w:color="auto" w:fill="auto"/>
            <w:vAlign w:val="center"/>
            <w:hideMark/>
          </w:tcPr>
          <w:p w14:paraId="0B9E5BCC" w14:textId="77777777" w:rsidR="008C25AA" w:rsidRPr="008C25AA" w:rsidRDefault="008C25AA">
            <w:r w:rsidRPr="008C25AA">
              <w:t>866 (7.6%)</w:t>
            </w:r>
          </w:p>
        </w:tc>
        <w:tc>
          <w:tcPr>
            <w:tcW w:w="1920" w:type="dxa"/>
            <w:tcBorders>
              <w:top w:val="nil"/>
              <w:left w:val="nil"/>
              <w:bottom w:val="single" w:sz="4" w:space="0" w:color="auto"/>
              <w:right w:val="nil"/>
            </w:tcBorders>
            <w:shd w:val="clear" w:color="auto" w:fill="auto"/>
            <w:vAlign w:val="center"/>
            <w:hideMark/>
          </w:tcPr>
          <w:p w14:paraId="55344E97" w14:textId="77777777" w:rsidR="008C25AA" w:rsidRPr="008C25AA" w:rsidRDefault="008C25AA">
            <w:r w:rsidRPr="008C25AA">
              <w:t>2,210 (8.0%)</w:t>
            </w:r>
          </w:p>
        </w:tc>
      </w:tr>
      <w:tr w:rsidR="008C25AA" w:rsidRPr="008C25AA" w14:paraId="061B1E8B"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72469D64" w14:textId="77777777" w:rsidR="008C25AA" w:rsidRPr="008C25AA" w:rsidRDefault="008C25AA">
            <w:r w:rsidRPr="008C25AA">
              <w:t>Meru</w:t>
            </w:r>
          </w:p>
        </w:tc>
        <w:tc>
          <w:tcPr>
            <w:tcW w:w="1780" w:type="dxa"/>
            <w:tcBorders>
              <w:top w:val="nil"/>
              <w:left w:val="nil"/>
              <w:bottom w:val="single" w:sz="4" w:space="0" w:color="auto"/>
              <w:right w:val="single" w:sz="4" w:space="0" w:color="auto"/>
            </w:tcBorders>
            <w:shd w:val="clear" w:color="auto" w:fill="auto"/>
            <w:vAlign w:val="center"/>
            <w:hideMark/>
          </w:tcPr>
          <w:p w14:paraId="1A110250" w14:textId="77777777" w:rsidR="008C25AA" w:rsidRPr="008C25AA" w:rsidRDefault="008C25AA">
            <w:r w:rsidRPr="008C25AA">
              <w:t>2,443 (6.3%)</w:t>
            </w:r>
          </w:p>
        </w:tc>
        <w:tc>
          <w:tcPr>
            <w:tcW w:w="1920" w:type="dxa"/>
            <w:tcBorders>
              <w:top w:val="nil"/>
              <w:left w:val="nil"/>
              <w:bottom w:val="single" w:sz="4" w:space="0" w:color="auto"/>
              <w:right w:val="single" w:sz="4" w:space="0" w:color="auto"/>
            </w:tcBorders>
            <w:shd w:val="clear" w:color="auto" w:fill="auto"/>
            <w:vAlign w:val="center"/>
            <w:hideMark/>
          </w:tcPr>
          <w:p w14:paraId="199269A4" w14:textId="77777777" w:rsidR="008C25AA" w:rsidRPr="008C25AA" w:rsidRDefault="008C25AA">
            <w:r w:rsidRPr="008C25AA">
              <w:t>508 (4.4%)</w:t>
            </w:r>
          </w:p>
        </w:tc>
        <w:tc>
          <w:tcPr>
            <w:tcW w:w="1920" w:type="dxa"/>
            <w:tcBorders>
              <w:top w:val="nil"/>
              <w:left w:val="nil"/>
              <w:bottom w:val="single" w:sz="4" w:space="0" w:color="auto"/>
              <w:right w:val="nil"/>
            </w:tcBorders>
            <w:shd w:val="clear" w:color="auto" w:fill="auto"/>
            <w:vAlign w:val="center"/>
            <w:hideMark/>
          </w:tcPr>
          <w:p w14:paraId="20EB835C" w14:textId="77777777" w:rsidR="008C25AA" w:rsidRPr="008C25AA" w:rsidRDefault="008C25AA">
            <w:r w:rsidRPr="008C25AA">
              <w:t>1,935 (7.0%)</w:t>
            </w:r>
          </w:p>
        </w:tc>
      </w:tr>
      <w:tr w:rsidR="008C25AA" w:rsidRPr="008C25AA" w14:paraId="7C1765A5"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596F5DDC" w14:textId="77777777" w:rsidR="008C25AA" w:rsidRPr="008C25AA" w:rsidRDefault="008C25AA">
            <w:r w:rsidRPr="008C25AA">
              <w:t>Machakos</w:t>
            </w:r>
          </w:p>
        </w:tc>
        <w:tc>
          <w:tcPr>
            <w:tcW w:w="1780" w:type="dxa"/>
            <w:tcBorders>
              <w:top w:val="nil"/>
              <w:left w:val="nil"/>
              <w:bottom w:val="single" w:sz="4" w:space="0" w:color="auto"/>
              <w:right w:val="single" w:sz="4" w:space="0" w:color="auto"/>
            </w:tcBorders>
            <w:shd w:val="clear" w:color="auto" w:fill="auto"/>
            <w:vAlign w:val="center"/>
            <w:hideMark/>
          </w:tcPr>
          <w:p w14:paraId="2070B6F0" w14:textId="77777777" w:rsidR="008C25AA" w:rsidRPr="008C25AA" w:rsidRDefault="008C25AA">
            <w:r w:rsidRPr="008C25AA">
              <w:t>2,316 (5.9%)</w:t>
            </w:r>
          </w:p>
        </w:tc>
        <w:tc>
          <w:tcPr>
            <w:tcW w:w="1920" w:type="dxa"/>
            <w:tcBorders>
              <w:top w:val="nil"/>
              <w:left w:val="nil"/>
              <w:bottom w:val="single" w:sz="4" w:space="0" w:color="auto"/>
              <w:right w:val="single" w:sz="4" w:space="0" w:color="auto"/>
            </w:tcBorders>
            <w:shd w:val="clear" w:color="auto" w:fill="auto"/>
            <w:vAlign w:val="center"/>
            <w:hideMark/>
          </w:tcPr>
          <w:p w14:paraId="1F26CBE3" w14:textId="77777777" w:rsidR="008C25AA" w:rsidRPr="008C25AA" w:rsidRDefault="008C25AA">
            <w:r w:rsidRPr="008C25AA">
              <w:t>550 (4.8%)</w:t>
            </w:r>
          </w:p>
        </w:tc>
        <w:tc>
          <w:tcPr>
            <w:tcW w:w="1920" w:type="dxa"/>
            <w:tcBorders>
              <w:top w:val="nil"/>
              <w:left w:val="nil"/>
              <w:bottom w:val="single" w:sz="4" w:space="0" w:color="auto"/>
              <w:right w:val="nil"/>
            </w:tcBorders>
            <w:shd w:val="clear" w:color="auto" w:fill="auto"/>
            <w:vAlign w:val="center"/>
            <w:hideMark/>
          </w:tcPr>
          <w:p w14:paraId="2E688DDF" w14:textId="77777777" w:rsidR="008C25AA" w:rsidRPr="008C25AA" w:rsidRDefault="008C25AA">
            <w:r w:rsidRPr="008C25AA">
              <w:t>1,766 (6.4%)</w:t>
            </w:r>
          </w:p>
        </w:tc>
      </w:tr>
      <w:tr w:rsidR="008C25AA" w:rsidRPr="008C25AA" w14:paraId="0DF97540"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28A36FA4" w14:textId="77777777" w:rsidR="008C25AA" w:rsidRPr="008C25AA" w:rsidRDefault="008C25AA">
            <w:r w:rsidRPr="008C25AA">
              <w:t>Kitui</w:t>
            </w:r>
          </w:p>
        </w:tc>
        <w:tc>
          <w:tcPr>
            <w:tcW w:w="1780" w:type="dxa"/>
            <w:tcBorders>
              <w:top w:val="nil"/>
              <w:left w:val="nil"/>
              <w:bottom w:val="single" w:sz="4" w:space="0" w:color="auto"/>
              <w:right w:val="single" w:sz="4" w:space="0" w:color="auto"/>
            </w:tcBorders>
            <w:shd w:val="clear" w:color="auto" w:fill="auto"/>
            <w:vAlign w:val="center"/>
            <w:hideMark/>
          </w:tcPr>
          <w:p w14:paraId="20FEB46E" w14:textId="77777777" w:rsidR="008C25AA" w:rsidRPr="008C25AA" w:rsidRDefault="008C25AA">
            <w:r w:rsidRPr="008C25AA">
              <w:t>1,966 (5.0%)</w:t>
            </w:r>
          </w:p>
        </w:tc>
        <w:tc>
          <w:tcPr>
            <w:tcW w:w="1920" w:type="dxa"/>
            <w:tcBorders>
              <w:top w:val="nil"/>
              <w:left w:val="nil"/>
              <w:bottom w:val="single" w:sz="4" w:space="0" w:color="auto"/>
              <w:right w:val="single" w:sz="4" w:space="0" w:color="auto"/>
            </w:tcBorders>
            <w:shd w:val="clear" w:color="auto" w:fill="auto"/>
            <w:vAlign w:val="center"/>
            <w:hideMark/>
          </w:tcPr>
          <w:p w14:paraId="665CAF3C" w14:textId="77777777" w:rsidR="008C25AA" w:rsidRPr="008C25AA" w:rsidRDefault="008C25AA">
            <w:r w:rsidRPr="008C25AA">
              <w:t>441 (3.9%)</w:t>
            </w:r>
          </w:p>
        </w:tc>
        <w:tc>
          <w:tcPr>
            <w:tcW w:w="1920" w:type="dxa"/>
            <w:tcBorders>
              <w:top w:val="nil"/>
              <w:left w:val="nil"/>
              <w:bottom w:val="single" w:sz="4" w:space="0" w:color="auto"/>
              <w:right w:val="nil"/>
            </w:tcBorders>
            <w:shd w:val="clear" w:color="auto" w:fill="auto"/>
            <w:vAlign w:val="center"/>
            <w:hideMark/>
          </w:tcPr>
          <w:p w14:paraId="0CBB7162" w14:textId="77777777" w:rsidR="008C25AA" w:rsidRPr="008C25AA" w:rsidRDefault="008C25AA">
            <w:r w:rsidRPr="008C25AA">
              <w:t>1,525 (5.5%)</w:t>
            </w:r>
          </w:p>
        </w:tc>
      </w:tr>
      <w:tr w:rsidR="008C25AA" w:rsidRPr="008C25AA" w14:paraId="40BF7011"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3613D804" w14:textId="77777777" w:rsidR="008C25AA" w:rsidRPr="008C25AA" w:rsidRDefault="008C25AA">
            <w:r w:rsidRPr="008C25AA">
              <w:t>Nakuru</w:t>
            </w:r>
          </w:p>
        </w:tc>
        <w:tc>
          <w:tcPr>
            <w:tcW w:w="1780" w:type="dxa"/>
            <w:tcBorders>
              <w:top w:val="nil"/>
              <w:left w:val="nil"/>
              <w:bottom w:val="single" w:sz="4" w:space="0" w:color="auto"/>
              <w:right w:val="single" w:sz="4" w:space="0" w:color="auto"/>
            </w:tcBorders>
            <w:shd w:val="clear" w:color="auto" w:fill="auto"/>
            <w:vAlign w:val="center"/>
            <w:hideMark/>
          </w:tcPr>
          <w:p w14:paraId="3252DB09" w14:textId="77777777" w:rsidR="008C25AA" w:rsidRPr="008C25AA" w:rsidRDefault="008C25AA">
            <w:r w:rsidRPr="008C25AA">
              <w:t>1,908 (4.9%)</w:t>
            </w:r>
          </w:p>
        </w:tc>
        <w:tc>
          <w:tcPr>
            <w:tcW w:w="1920" w:type="dxa"/>
            <w:tcBorders>
              <w:top w:val="nil"/>
              <w:left w:val="nil"/>
              <w:bottom w:val="single" w:sz="4" w:space="0" w:color="auto"/>
              <w:right w:val="single" w:sz="4" w:space="0" w:color="auto"/>
            </w:tcBorders>
            <w:shd w:val="clear" w:color="auto" w:fill="auto"/>
            <w:vAlign w:val="center"/>
            <w:hideMark/>
          </w:tcPr>
          <w:p w14:paraId="2FA9A9FC" w14:textId="77777777" w:rsidR="008C25AA" w:rsidRPr="008C25AA" w:rsidRDefault="008C25AA">
            <w:r w:rsidRPr="008C25AA">
              <w:t>580 (5.1%)</w:t>
            </w:r>
          </w:p>
        </w:tc>
        <w:tc>
          <w:tcPr>
            <w:tcW w:w="1920" w:type="dxa"/>
            <w:tcBorders>
              <w:top w:val="nil"/>
              <w:left w:val="nil"/>
              <w:bottom w:val="single" w:sz="4" w:space="0" w:color="auto"/>
              <w:right w:val="nil"/>
            </w:tcBorders>
            <w:shd w:val="clear" w:color="auto" w:fill="auto"/>
            <w:vAlign w:val="center"/>
            <w:hideMark/>
          </w:tcPr>
          <w:p w14:paraId="1AEAE77D" w14:textId="77777777" w:rsidR="008C25AA" w:rsidRPr="008C25AA" w:rsidRDefault="008C25AA">
            <w:r w:rsidRPr="008C25AA">
              <w:t>1,328 (4.8%)</w:t>
            </w:r>
          </w:p>
        </w:tc>
      </w:tr>
      <w:tr w:rsidR="008C25AA" w:rsidRPr="008C25AA" w14:paraId="460C3C77"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0B3B04DC" w14:textId="77777777" w:rsidR="008C25AA" w:rsidRPr="008C25AA" w:rsidRDefault="008C25AA">
            <w:r w:rsidRPr="008C25AA">
              <w:t>Kiambu</w:t>
            </w:r>
          </w:p>
        </w:tc>
        <w:tc>
          <w:tcPr>
            <w:tcW w:w="1780" w:type="dxa"/>
            <w:tcBorders>
              <w:top w:val="nil"/>
              <w:left w:val="nil"/>
              <w:bottom w:val="single" w:sz="4" w:space="0" w:color="auto"/>
              <w:right w:val="single" w:sz="4" w:space="0" w:color="auto"/>
            </w:tcBorders>
            <w:shd w:val="clear" w:color="auto" w:fill="auto"/>
            <w:vAlign w:val="center"/>
            <w:hideMark/>
          </w:tcPr>
          <w:p w14:paraId="723626BD" w14:textId="77777777" w:rsidR="008C25AA" w:rsidRPr="008C25AA" w:rsidRDefault="008C25AA">
            <w:r w:rsidRPr="008C25AA">
              <w:t>1,310 (3.4%)</w:t>
            </w:r>
          </w:p>
        </w:tc>
        <w:tc>
          <w:tcPr>
            <w:tcW w:w="1920" w:type="dxa"/>
            <w:tcBorders>
              <w:top w:val="nil"/>
              <w:left w:val="nil"/>
              <w:bottom w:val="single" w:sz="4" w:space="0" w:color="auto"/>
              <w:right w:val="single" w:sz="4" w:space="0" w:color="auto"/>
            </w:tcBorders>
            <w:shd w:val="clear" w:color="auto" w:fill="auto"/>
            <w:vAlign w:val="center"/>
            <w:hideMark/>
          </w:tcPr>
          <w:p w14:paraId="2279110E" w14:textId="77777777" w:rsidR="008C25AA" w:rsidRPr="008C25AA" w:rsidRDefault="008C25AA">
            <w:r w:rsidRPr="008C25AA">
              <w:t>344 (3.0%)</w:t>
            </w:r>
          </w:p>
        </w:tc>
        <w:tc>
          <w:tcPr>
            <w:tcW w:w="1920" w:type="dxa"/>
            <w:tcBorders>
              <w:top w:val="nil"/>
              <w:left w:val="nil"/>
              <w:bottom w:val="single" w:sz="4" w:space="0" w:color="auto"/>
              <w:right w:val="nil"/>
            </w:tcBorders>
            <w:shd w:val="clear" w:color="auto" w:fill="auto"/>
            <w:vAlign w:val="center"/>
            <w:hideMark/>
          </w:tcPr>
          <w:p w14:paraId="19900B3F" w14:textId="77777777" w:rsidR="008C25AA" w:rsidRPr="008C25AA" w:rsidRDefault="008C25AA">
            <w:r w:rsidRPr="008C25AA">
              <w:t>966 (3.5%)</w:t>
            </w:r>
          </w:p>
        </w:tc>
      </w:tr>
      <w:tr w:rsidR="008C25AA" w:rsidRPr="008C25AA" w14:paraId="04988BC4"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5E786D22" w14:textId="77777777" w:rsidR="008C25AA" w:rsidRPr="008C25AA" w:rsidRDefault="008C25AA">
            <w:r w:rsidRPr="008C25AA">
              <w:t>Kericho</w:t>
            </w:r>
          </w:p>
        </w:tc>
        <w:tc>
          <w:tcPr>
            <w:tcW w:w="1780" w:type="dxa"/>
            <w:tcBorders>
              <w:top w:val="nil"/>
              <w:left w:val="nil"/>
              <w:bottom w:val="single" w:sz="4" w:space="0" w:color="auto"/>
              <w:right w:val="single" w:sz="4" w:space="0" w:color="auto"/>
            </w:tcBorders>
            <w:shd w:val="clear" w:color="auto" w:fill="auto"/>
            <w:vAlign w:val="center"/>
            <w:hideMark/>
          </w:tcPr>
          <w:p w14:paraId="4CFF8B44" w14:textId="77777777" w:rsidR="008C25AA" w:rsidRPr="008C25AA" w:rsidRDefault="008C25AA">
            <w:r w:rsidRPr="008C25AA">
              <w:t>1,293 (3.3%)</w:t>
            </w:r>
          </w:p>
        </w:tc>
        <w:tc>
          <w:tcPr>
            <w:tcW w:w="1920" w:type="dxa"/>
            <w:tcBorders>
              <w:top w:val="nil"/>
              <w:left w:val="nil"/>
              <w:bottom w:val="single" w:sz="4" w:space="0" w:color="auto"/>
              <w:right w:val="single" w:sz="4" w:space="0" w:color="auto"/>
            </w:tcBorders>
            <w:shd w:val="clear" w:color="auto" w:fill="auto"/>
            <w:vAlign w:val="center"/>
            <w:hideMark/>
          </w:tcPr>
          <w:p w14:paraId="028E8859" w14:textId="77777777" w:rsidR="008C25AA" w:rsidRPr="008C25AA" w:rsidRDefault="008C25AA">
            <w:r w:rsidRPr="008C25AA">
              <w:t>428 (3.7%)</w:t>
            </w:r>
          </w:p>
        </w:tc>
        <w:tc>
          <w:tcPr>
            <w:tcW w:w="1920" w:type="dxa"/>
            <w:tcBorders>
              <w:top w:val="nil"/>
              <w:left w:val="nil"/>
              <w:bottom w:val="single" w:sz="4" w:space="0" w:color="auto"/>
              <w:right w:val="nil"/>
            </w:tcBorders>
            <w:shd w:val="clear" w:color="auto" w:fill="auto"/>
            <w:vAlign w:val="center"/>
            <w:hideMark/>
          </w:tcPr>
          <w:p w14:paraId="31116D3D" w14:textId="77777777" w:rsidR="008C25AA" w:rsidRPr="008C25AA" w:rsidRDefault="008C25AA">
            <w:r w:rsidRPr="008C25AA">
              <w:t>865 (3.1%)</w:t>
            </w:r>
          </w:p>
        </w:tc>
      </w:tr>
      <w:tr w:rsidR="008C25AA" w:rsidRPr="008C25AA" w14:paraId="3307A61A"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B369712" w14:textId="77777777" w:rsidR="008C25AA" w:rsidRPr="008C25AA" w:rsidRDefault="008C25AA">
            <w:proofErr w:type="spellStart"/>
            <w:r w:rsidRPr="008C25AA">
              <w:t>Murang’a</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284E8893" w14:textId="77777777" w:rsidR="008C25AA" w:rsidRPr="008C25AA" w:rsidRDefault="008C25AA">
            <w:r w:rsidRPr="008C25AA">
              <w:t>1,249 (3.2%)</w:t>
            </w:r>
          </w:p>
        </w:tc>
        <w:tc>
          <w:tcPr>
            <w:tcW w:w="1920" w:type="dxa"/>
            <w:tcBorders>
              <w:top w:val="nil"/>
              <w:left w:val="nil"/>
              <w:bottom w:val="single" w:sz="4" w:space="0" w:color="auto"/>
              <w:right w:val="single" w:sz="4" w:space="0" w:color="auto"/>
            </w:tcBorders>
            <w:shd w:val="clear" w:color="auto" w:fill="auto"/>
            <w:vAlign w:val="center"/>
            <w:hideMark/>
          </w:tcPr>
          <w:p w14:paraId="67DA2CC4" w14:textId="77777777" w:rsidR="008C25AA" w:rsidRPr="008C25AA" w:rsidRDefault="008C25AA">
            <w:r w:rsidRPr="008C25AA">
              <w:t>255 (2.2%)</w:t>
            </w:r>
          </w:p>
        </w:tc>
        <w:tc>
          <w:tcPr>
            <w:tcW w:w="1920" w:type="dxa"/>
            <w:tcBorders>
              <w:top w:val="nil"/>
              <w:left w:val="nil"/>
              <w:bottom w:val="single" w:sz="4" w:space="0" w:color="auto"/>
              <w:right w:val="nil"/>
            </w:tcBorders>
            <w:shd w:val="clear" w:color="auto" w:fill="auto"/>
            <w:vAlign w:val="center"/>
            <w:hideMark/>
          </w:tcPr>
          <w:p w14:paraId="37F45257" w14:textId="77777777" w:rsidR="008C25AA" w:rsidRPr="008C25AA" w:rsidRDefault="008C25AA">
            <w:r w:rsidRPr="008C25AA">
              <w:t>994 (3.6%)</w:t>
            </w:r>
          </w:p>
        </w:tc>
      </w:tr>
      <w:tr w:rsidR="008C25AA" w:rsidRPr="008C25AA" w14:paraId="5D336274"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477C0CC2" w14:textId="77777777" w:rsidR="008C25AA" w:rsidRPr="008C25AA" w:rsidRDefault="008C25AA">
            <w:r w:rsidRPr="008C25AA">
              <w:t>Embu</w:t>
            </w:r>
          </w:p>
        </w:tc>
        <w:tc>
          <w:tcPr>
            <w:tcW w:w="1780" w:type="dxa"/>
            <w:tcBorders>
              <w:top w:val="nil"/>
              <w:left w:val="nil"/>
              <w:bottom w:val="single" w:sz="4" w:space="0" w:color="auto"/>
              <w:right w:val="single" w:sz="4" w:space="0" w:color="auto"/>
            </w:tcBorders>
            <w:shd w:val="clear" w:color="auto" w:fill="auto"/>
            <w:vAlign w:val="center"/>
            <w:hideMark/>
          </w:tcPr>
          <w:p w14:paraId="7D025C18" w14:textId="77777777" w:rsidR="008C25AA" w:rsidRPr="008C25AA" w:rsidRDefault="008C25AA">
            <w:r w:rsidRPr="008C25AA">
              <w:t>1,125 (2.9%)</w:t>
            </w:r>
          </w:p>
        </w:tc>
        <w:tc>
          <w:tcPr>
            <w:tcW w:w="1920" w:type="dxa"/>
            <w:tcBorders>
              <w:top w:val="nil"/>
              <w:left w:val="nil"/>
              <w:bottom w:val="single" w:sz="4" w:space="0" w:color="auto"/>
              <w:right w:val="single" w:sz="4" w:space="0" w:color="auto"/>
            </w:tcBorders>
            <w:shd w:val="clear" w:color="auto" w:fill="auto"/>
            <w:vAlign w:val="center"/>
            <w:hideMark/>
          </w:tcPr>
          <w:p w14:paraId="5E93FAF4" w14:textId="77777777" w:rsidR="008C25AA" w:rsidRPr="008C25AA" w:rsidRDefault="008C25AA">
            <w:r w:rsidRPr="008C25AA">
              <w:t>249 (2.2%)</w:t>
            </w:r>
          </w:p>
        </w:tc>
        <w:tc>
          <w:tcPr>
            <w:tcW w:w="1920" w:type="dxa"/>
            <w:tcBorders>
              <w:top w:val="nil"/>
              <w:left w:val="nil"/>
              <w:bottom w:val="single" w:sz="4" w:space="0" w:color="auto"/>
              <w:right w:val="nil"/>
            </w:tcBorders>
            <w:shd w:val="clear" w:color="auto" w:fill="auto"/>
            <w:vAlign w:val="center"/>
            <w:hideMark/>
          </w:tcPr>
          <w:p w14:paraId="6E0F54C1" w14:textId="77777777" w:rsidR="008C25AA" w:rsidRPr="008C25AA" w:rsidRDefault="008C25AA">
            <w:r w:rsidRPr="008C25AA">
              <w:t>876 (3.2%)</w:t>
            </w:r>
          </w:p>
        </w:tc>
      </w:tr>
      <w:tr w:rsidR="008C25AA" w:rsidRPr="008C25AA" w14:paraId="0FDFC10B"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1754DD2D" w14:textId="77777777" w:rsidR="008C25AA" w:rsidRPr="008C25AA" w:rsidRDefault="008C25AA">
            <w:r w:rsidRPr="008C25AA">
              <w:t>Kilifi</w:t>
            </w:r>
          </w:p>
        </w:tc>
        <w:tc>
          <w:tcPr>
            <w:tcW w:w="1780" w:type="dxa"/>
            <w:tcBorders>
              <w:top w:val="nil"/>
              <w:left w:val="nil"/>
              <w:bottom w:val="single" w:sz="4" w:space="0" w:color="auto"/>
              <w:right w:val="single" w:sz="4" w:space="0" w:color="auto"/>
            </w:tcBorders>
            <w:shd w:val="clear" w:color="auto" w:fill="auto"/>
            <w:vAlign w:val="center"/>
            <w:hideMark/>
          </w:tcPr>
          <w:p w14:paraId="2DB5C371" w14:textId="77777777" w:rsidR="008C25AA" w:rsidRPr="008C25AA" w:rsidRDefault="008C25AA">
            <w:r w:rsidRPr="008C25AA">
              <w:t>1,070 (2.7%)</w:t>
            </w:r>
          </w:p>
        </w:tc>
        <w:tc>
          <w:tcPr>
            <w:tcW w:w="1920" w:type="dxa"/>
            <w:tcBorders>
              <w:top w:val="nil"/>
              <w:left w:val="nil"/>
              <w:bottom w:val="single" w:sz="4" w:space="0" w:color="auto"/>
              <w:right w:val="single" w:sz="4" w:space="0" w:color="auto"/>
            </w:tcBorders>
            <w:shd w:val="clear" w:color="auto" w:fill="auto"/>
            <w:vAlign w:val="center"/>
            <w:hideMark/>
          </w:tcPr>
          <w:p w14:paraId="31179374" w14:textId="77777777" w:rsidR="008C25AA" w:rsidRPr="008C25AA" w:rsidRDefault="008C25AA">
            <w:r w:rsidRPr="008C25AA">
              <w:t>366 (3.2%)</w:t>
            </w:r>
          </w:p>
        </w:tc>
        <w:tc>
          <w:tcPr>
            <w:tcW w:w="1920" w:type="dxa"/>
            <w:tcBorders>
              <w:top w:val="nil"/>
              <w:left w:val="nil"/>
              <w:bottom w:val="single" w:sz="4" w:space="0" w:color="auto"/>
              <w:right w:val="nil"/>
            </w:tcBorders>
            <w:shd w:val="clear" w:color="auto" w:fill="auto"/>
            <w:vAlign w:val="center"/>
            <w:hideMark/>
          </w:tcPr>
          <w:p w14:paraId="708094F7" w14:textId="77777777" w:rsidR="008C25AA" w:rsidRPr="008C25AA" w:rsidRDefault="008C25AA">
            <w:r w:rsidRPr="008C25AA">
              <w:t>704 (2.6%)</w:t>
            </w:r>
          </w:p>
        </w:tc>
      </w:tr>
      <w:tr w:rsidR="008C25AA" w:rsidRPr="008C25AA" w14:paraId="7BAE5D3D"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15FD7979" w14:textId="77777777" w:rsidR="008C25AA" w:rsidRPr="008C25AA" w:rsidRDefault="008C25AA">
            <w:r w:rsidRPr="008C25AA">
              <w:t>Bungoma</w:t>
            </w:r>
          </w:p>
        </w:tc>
        <w:tc>
          <w:tcPr>
            <w:tcW w:w="1780" w:type="dxa"/>
            <w:tcBorders>
              <w:top w:val="nil"/>
              <w:left w:val="nil"/>
              <w:bottom w:val="single" w:sz="4" w:space="0" w:color="auto"/>
              <w:right w:val="single" w:sz="4" w:space="0" w:color="auto"/>
            </w:tcBorders>
            <w:shd w:val="clear" w:color="auto" w:fill="auto"/>
            <w:vAlign w:val="center"/>
            <w:hideMark/>
          </w:tcPr>
          <w:p w14:paraId="3829CC75" w14:textId="77777777" w:rsidR="008C25AA" w:rsidRPr="008C25AA" w:rsidRDefault="008C25AA">
            <w:r w:rsidRPr="008C25AA">
              <w:t>1,038 (2.7%)</w:t>
            </w:r>
          </w:p>
        </w:tc>
        <w:tc>
          <w:tcPr>
            <w:tcW w:w="1920" w:type="dxa"/>
            <w:tcBorders>
              <w:top w:val="nil"/>
              <w:left w:val="nil"/>
              <w:bottom w:val="single" w:sz="4" w:space="0" w:color="auto"/>
              <w:right w:val="single" w:sz="4" w:space="0" w:color="auto"/>
            </w:tcBorders>
            <w:shd w:val="clear" w:color="auto" w:fill="auto"/>
            <w:vAlign w:val="center"/>
            <w:hideMark/>
          </w:tcPr>
          <w:p w14:paraId="36957281" w14:textId="77777777" w:rsidR="008C25AA" w:rsidRPr="008C25AA" w:rsidRDefault="008C25AA">
            <w:r w:rsidRPr="008C25AA">
              <w:t>371 (3.2%)</w:t>
            </w:r>
          </w:p>
        </w:tc>
        <w:tc>
          <w:tcPr>
            <w:tcW w:w="1920" w:type="dxa"/>
            <w:tcBorders>
              <w:top w:val="nil"/>
              <w:left w:val="nil"/>
              <w:bottom w:val="single" w:sz="4" w:space="0" w:color="auto"/>
              <w:right w:val="nil"/>
            </w:tcBorders>
            <w:shd w:val="clear" w:color="auto" w:fill="auto"/>
            <w:vAlign w:val="center"/>
            <w:hideMark/>
          </w:tcPr>
          <w:p w14:paraId="1E569C14" w14:textId="77777777" w:rsidR="008C25AA" w:rsidRPr="008C25AA" w:rsidRDefault="008C25AA">
            <w:r w:rsidRPr="008C25AA">
              <w:t>667 (2.4%)</w:t>
            </w:r>
          </w:p>
        </w:tc>
      </w:tr>
      <w:tr w:rsidR="008C25AA" w:rsidRPr="008C25AA" w14:paraId="5B65E2F1"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B3BF348" w14:textId="77777777" w:rsidR="008C25AA" w:rsidRPr="008C25AA" w:rsidRDefault="008C25AA">
            <w:r w:rsidRPr="008C25AA">
              <w:t>Turkana</w:t>
            </w:r>
          </w:p>
        </w:tc>
        <w:tc>
          <w:tcPr>
            <w:tcW w:w="1780" w:type="dxa"/>
            <w:tcBorders>
              <w:top w:val="nil"/>
              <w:left w:val="nil"/>
              <w:bottom w:val="single" w:sz="4" w:space="0" w:color="auto"/>
              <w:right w:val="single" w:sz="4" w:space="0" w:color="auto"/>
            </w:tcBorders>
            <w:shd w:val="clear" w:color="auto" w:fill="auto"/>
            <w:vAlign w:val="center"/>
            <w:hideMark/>
          </w:tcPr>
          <w:p w14:paraId="75F0F063" w14:textId="77777777" w:rsidR="008C25AA" w:rsidRPr="008C25AA" w:rsidRDefault="008C25AA">
            <w:r w:rsidRPr="008C25AA">
              <w:t>960 (2.5%)</w:t>
            </w:r>
          </w:p>
        </w:tc>
        <w:tc>
          <w:tcPr>
            <w:tcW w:w="1920" w:type="dxa"/>
            <w:tcBorders>
              <w:top w:val="nil"/>
              <w:left w:val="nil"/>
              <w:bottom w:val="single" w:sz="4" w:space="0" w:color="auto"/>
              <w:right w:val="single" w:sz="4" w:space="0" w:color="auto"/>
            </w:tcBorders>
            <w:shd w:val="clear" w:color="auto" w:fill="auto"/>
            <w:vAlign w:val="center"/>
            <w:hideMark/>
          </w:tcPr>
          <w:p w14:paraId="37430113" w14:textId="77777777" w:rsidR="008C25AA" w:rsidRPr="008C25AA" w:rsidRDefault="008C25AA">
            <w:r w:rsidRPr="008C25AA">
              <w:t>303 (2.7%)</w:t>
            </w:r>
          </w:p>
        </w:tc>
        <w:tc>
          <w:tcPr>
            <w:tcW w:w="1920" w:type="dxa"/>
            <w:tcBorders>
              <w:top w:val="nil"/>
              <w:left w:val="nil"/>
              <w:bottom w:val="single" w:sz="4" w:space="0" w:color="auto"/>
              <w:right w:val="nil"/>
            </w:tcBorders>
            <w:shd w:val="clear" w:color="auto" w:fill="auto"/>
            <w:vAlign w:val="center"/>
            <w:hideMark/>
          </w:tcPr>
          <w:p w14:paraId="208CFA2A" w14:textId="77777777" w:rsidR="008C25AA" w:rsidRPr="008C25AA" w:rsidRDefault="008C25AA">
            <w:r w:rsidRPr="008C25AA">
              <w:t>657 (2.4%)</w:t>
            </w:r>
          </w:p>
        </w:tc>
      </w:tr>
      <w:tr w:rsidR="008C25AA" w:rsidRPr="008C25AA" w14:paraId="14C1C552"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EC00E8A" w14:textId="77777777" w:rsidR="008C25AA" w:rsidRPr="008C25AA" w:rsidRDefault="008C25AA">
            <w:r w:rsidRPr="008C25AA">
              <w:t>Pokot</w:t>
            </w:r>
          </w:p>
        </w:tc>
        <w:tc>
          <w:tcPr>
            <w:tcW w:w="1780" w:type="dxa"/>
            <w:tcBorders>
              <w:top w:val="nil"/>
              <w:left w:val="nil"/>
              <w:bottom w:val="single" w:sz="4" w:space="0" w:color="auto"/>
              <w:right w:val="single" w:sz="4" w:space="0" w:color="auto"/>
            </w:tcBorders>
            <w:shd w:val="clear" w:color="auto" w:fill="auto"/>
            <w:vAlign w:val="center"/>
            <w:hideMark/>
          </w:tcPr>
          <w:p w14:paraId="58FABFEA" w14:textId="77777777" w:rsidR="008C25AA" w:rsidRPr="008C25AA" w:rsidRDefault="008C25AA">
            <w:r w:rsidRPr="008C25AA">
              <w:t>854 (2.2%)</w:t>
            </w:r>
          </w:p>
        </w:tc>
        <w:tc>
          <w:tcPr>
            <w:tcW w:w="1920" w:type="dxa"/>
            <w:tcBorders>
              <w:top w:val="nil"/>
              <w:left w:val="nil"/>
              <w:bottom w:val="single" w:sz="4" w:space="0" w:color="auto"/>
              <w:right w:val="single" w:sz="4" w:space="0" w:color="auto"/>
            </w:tcBorders>
            <w:shd w:val="clear" w:color="auto" w:fill="auto"/>
            <w:vAlign w:val="center"/>
            <w:hideMark/>
          </w:tcPr>
          <w:p w14:paraId="26A1508C" w14:textId="77777777" w:rsidR="008C25AA" w:rsidRPr="008C25AA" w:rsidRDefault="008C25AA">
            <w:r w:rsidRPr="008C25AA">
              <w:t>278 (2.4%)</w:t>
            </w:r>
          </w:p>
        </w:tc>
        <w:tc>
          <w:tcPr>
            <w:tcW w:w="1920" w:type="dxa"/>
            <w:tcBorders>
              <w:top w:val="nil"/>
              <w:left w:val="nil"/>
              <w:bottom w:val="single" w:sz="4" w:space="0" w:color="auto"/>
              <w:right w:val="nil"/>
            </w:tcBorders>
            <w:shd w:val="clear" w:color="auto" w:fill="auto"/>
            <w:vAlign w:val="center"/>
            <w:hideMark/>
          </w:tcPr>
          <w:p w14:paraId="159BCADA" w14:textId="77777777" w:rsidR="008C25AA" w:rsidRPr="008C25AA" w:rsidRDefault="008C25AA">
            <w:r w:rsidRPr="008C25AA">
              <w:t>576 (2.1%)</w:t>
            </w:r>
          </w:p>
        </w:tc>
      </w:tr>
      <w:tr w:rsidR="008C25AA" w:rsidRPr="008C25AA" w14:paraId="07EB982F"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8BB9023" w14:textId="77777777" w:rsidR="008C25AA" w:rsidRPr="008C25AA" w:rsidRDefault="008C25AA">
            <w:r w:rsidRPr="008C25AA">
              <w:t>Makueni</w:t>
            </w:r>
          </w:p>
        </w:tc>
        <w:tc>
          <w:tcPr>
            <w:tcW w:w="1780" w:type="dxa"/>
            <w:tcBorders>
              <w:top w:val="nil"/>
              <w:left w:val="nil"/>
              <w:bottom w:val="single" w:sz="4" w:space="0" w:color="auto"/>
              <w:right w:val="single" w:sz="4" w:space="0" w:color="auto"/>
            </w:tcBorders>
            <w:shd w:val="clear" w:color="auto" w:fill="auto"/>
            <w:vAlign w:val="center"/>
            <w:hideMark/>
          </w:tcPr>
          <w:p w14:paraId="7E957523" w14:textId="77777777" w:rsidR="008C25AA" w:rsidRPr="008C25AA" w:rsidRDefault="008C25AA">
            <w:r w:rsidRPr="008C25AA">
              <w:t>836 (2.1%)</w:t>
            </w:r>
          </w:p>
        </w:tc>
        <w:tc>
          <w:tcPr>
            <w:tcW w:w="1920" w:type="dxa"/>
            <w:tcBorders>
              <w:top w:val="nil"/>
              <w:left w:val="nil"/>
              <w:bottom w:val="single" w:sz="4" w:space="0" w:color="auto"/>
              <w:right w:val="single" w:sz="4" w:space="0" w:color="auto"/>
            </w:tcBorders>
            <w:shd w:val="clear" w:color="auto" w:fill="auto"/>
            <w:vAlign w:val="center"/>
            <w:hideMark/>
          </w:tcPr>
          <w:p w14:paraId="46BBCB88" w14:textId="77777777" w:rsidR="008C25AA" w:rsidRPr="008C25AA" w:rsidRDefault="008C25AA">
            <w:r w:rsidRPr="008C25AA">
              <w:t>211 (1.8%)</w:t>
            </w:r>
          </w:p>
        </w:tc>
        <w:tc>
          <w:tcPr>
            <w:tcW w:w="1920" w:type="dxa"/>
            <w:tcBorders>
              <w:top w:val="nil"/>
              <w:left w:val="nil"/>
              <w:bottom w:val="single" w:sz="4" w:space="0" w:color="auto"/>
              <w:right w:val="nil"/>
            </w:tcBorders>
            <w:shd w:val="clear" w:color="auto" w:fill="auto"/>
            <w:vAlign w:val="center"/>
            <w:hideMark/>
          </w:tcPr>
          <w:p w14:paraId="2D7BF826" w14:textId="77777777" w:rsidR="008C25AA" w:rsidRPr="008C25AA" w:rsidRDefault="008C25AA">
            <w:r w:rsidRPr="008C25AA">
              <w:t>625 (2.3%)</w:t>
            </w:r>
          </w:p>
        </w:tc>
      </w:tr>
      <w:tr w:rsidR="008C25AA" w:rsidRPr="008C25AA" w14:paraId="18BA83F2"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7439F666" w14:textId="77777777" w:rsidR="008C25AA" w:rsidRPr="008C25AA" w:rsidRDefault="008C25AA">
            <w:r w:rsidRPr="008C25AA">
              <w:t>Kakamega</w:t>
            </w:r>
          </w:p>
        </w:tc>
        <w:tc>
          <w:tcPr>
            <w:tcW w:w="1780" w:type="dxa"/>
            <w:tcBorders>
              <w:top w:val="nil"/>
              <w:left w:val="nil"/>
              <w:bottom w:val="single" w:sz="4" w:space="0" w:color="auto"/>
              <w:right w:val="single" w:sz="4" w:space="0" w:color="auto"/>
            </w:tcBorders>
            <w:shd w:val="clear" w:color="auto" w:fill="auto"/>
            <w:vAlign w:val="center"/>
            <w:hideMark/>
          </w:tcPr>
          <w:p w14:paraId="6EAE9127" w14:textId="77777777" w:rsidR="008C25AA" w:rsidRPr="008C25AA" w:rsidRDefault="008C25AA">
            <w:r w:rsidRPr="008C25AA">
              <w:t>772 (2.0%)</w:t>
            </w:r>
          </w:p>
        </w:tc>
        <w:tc>
          <w:tcPr>
            <w:tcW w:w="1920" w:type="dxa"/>
            <w:tcBorders>
              <w:top w:val="nil"/>
              <w:left w:val="nil"/>
              <w:bottom w:val="single" w:sz="4" w:space="0" w:color="auto"/>
              <w:right w:val="single" w:sz="4" w:space="0" w:color="auto"/>
            </w:tcBorders>
            <w:shd w:val="clear" w:color="auto" w:fill="auto"/>
            <w:vAlign w:val="center"/>
            <w:hideMark/>
          </w:tcPr>
          <w:p w14:paraId="3A0366CD" w14:textId="77777777" w:rsidR="008C25AA" w:rsidRPr="008C25AA" w:rsidRDefault="008C25AA">
            <w:r w:rsidRPr="008C25AA">
              <w:t>260 (2.3%)</w:t>
            </w:r>
          </w:p>
        </w:tc>
        <w:tc>
          <w:tcPr>
            <w:tcW w:w="1920" w:type="dxa"/>
            <w:tcBorders>
              <w:top w:val="nil"/>
              <w:left w:val="nil"/>
              <w:bottom w:val="single" w:sz="4" w:space="0" w:color="auto"/>
              <w:right w:val="nil"/>
            </w:tcBorders>
            <w:shd w:val="clear" w:color="auto" w:fill="auto"/>
            <w:vAlign w:val="center"/>
            <w:hideMark/>
          </w:tcPr>
          <w:p w14:paraId="2F8B9406" w14:textId="77777777" w:rsidR="008C25AA" w:rsidRPr="008C25AA" w:rsidRDefault="008C25AA">
            <w:r w:rsidRPr="008C25AA">
              <w:t>512 (1.9%)</w:t>
            </w:r>
          </w:p>
        </w:tc>
      </w:tr>
      <w:tr w:rsidR="008C25AA" w:rsidRPr="008C25AA" w14:paraId="72FB96B9"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4664A59E" w14:textId="77777777" w:rsidR="008C25AA" w:rsidRPr="008C25AA" w:rsidRDefault="008C25AA">
            <w:proofErr w:type="spellStart"/>
            <w:r w:rsidRPr="008C25AA">
              <w:t>Kisii</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1E327BE9" w14:textId="77777777" w:rsidR="008C25AA" w:rsidRPr="008C25AA" w:rsidRDefault="008C25AA">
            <w:r w:rsidRPr="008C25AA">
              <w:t>772 (2.0%)</w:t>
            </w:r>
          </w:p>
        </w:tc>
        <w:tc>
          <w:tcPr>
            <w:tcW w:w="1920" w:type="dxa"/>
            <w:tcBorders>
              <w:top w:val="nil"/>
              <w:left w:val="nil"/>
              <w:bottom w:val="single" w:sz="4" w:space="0" w:color="auto"/>
              <w:right w:val="single" w:sz="4" w:space="0" w:color="auto"/>
            </w:tcBorders>
            <w:shd w:val="clear" w:color="auto" w:fill="auto"/>
            <w:vAlign w:val="center"/>
            <w:hideMark/>
          </w:tcPr>
          <w:p w14:paraId="11C86780" w14:textId="77777777" w:rsidR="008C25AA" w:rsidRPr="008C25AA" w:rsidRDefault="008C25AA">
            <w:r w:rsidRPr="008C25AA">
              <w:t>274 (2.4%)</w:t>
            </w:r>
          </w:p>
        </w:tc>
        <w:tc>
          <w:tcPr>
            <w:tcW w:w="1920" w:type="dxa"/>
            <w:tcBorders>
              <w:top w:val="nil"/>
              <w:left w:val="nil"/>
              <w:bottom w:val="single" w:sz="4" w:space="0" w:color="auto"/>
              <w:right w:val="nil"/>
            </w:tcBorders>
            <w:shd w:val="clear" w:color="auto" w:fill="auto"/>
            <w:vAlign w:val="center"/>
            <w:hideMark/>
          </w:tcPr>
          <w:p w14:paraId="50374269" w14:textId="77777777" w:rsidR="008C25AA" w:rsidRPr="008C25AA" w:rsidRDefault="008C25AA">
            <w:r w:rsidRPr="008C25AA">
              <w:t>498 (1.8%)</w:t>
            </w:r>
          </w:p>
        </w:tc>
      </w:tr>
      <w:tr w:rsidR="008C25AA" w:rsidRPr="008C25AA" w14:paraId="5B3E969F"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38D23C95" w14:textId="77777777" w:rsidR="008C25AA" w:rsidRPr="008C25AA" w:rsidRDefault="008C25AA">
            <w:r w:rsidRPr="008C25AA">
              <w:t>Siaya</w:t>
            </w:r>
          </w:p>
        </w:tc>
        <w:tc>
          <w:tcPr>
            <w:tcW w:w="1780" w:type="dxa"/>
            <w:tcBorders>
              <w:top w:val="nil"/>
              <w:left w:val="nil"/>
              <w:bottom w:val="single" w:sz="4" w:space="0" w:color="auto"/>
              <w:right w:val="single" w:sz="4" w:space="0" w:color="auto"/>
            </w:tcBorders>
            <w:shd w:val="clear" w:color="auto" w:fill="auto"/>
            <w:vAlign w:val="center"/>
            <w:hideMark/>
          </w:tcPr>
          <w:p w14:paraId="746ADFE4" w14:textId="77777777" w:rsidR="008C25AA" w:rsidRPr="008C25AA" w:rsidRDefault="008C25AA">
            <w:r w:rsidRPr="008C25AA">
              <w:t>747 (1.9%)</w:t>
            </w:r>
          </w:p>
        </w:tc>
        <w:tc>
          <w:tcPr>
            <w:tcW w:w="1920" w:type="dxa"/>
            <w:tcBorders>
              <w:top w:val="nil"/>
              <w:left w:val="nil"/>
              <w:bottom w:val="single" w:sz="4" w:space="0" w:color="auto"/>
              <w:right w:val="single" w:sz="4" w:space="0" w:color="auto"/>
            </w:tcBorders>
            <w:shd w:val="clear" w:color="auto" w:fill="auto"/>
            <w:vAlign w:val="center"/>
            <w:hideMark/>
          </w:tcPr>
          <w:p w14:paraId="431C1DC5" w14:textId="77777777" w:rsidR="008C25AA" w:rsidRPr="008C25AA" w:rsidRDefault="008C25AA">
            <w:r w:rsidRPr="008C25AA">
              <w:t>286 (2.5%)</w:t>
            </w:r>
          </w:p>
        </w:tc>
        <w:tc>
          <w:tcPr>
            <w:tcW w:w="1920" w:type="dxa"/>
            <w:tcBorders>
              <w:top w:val="nil"/>
              <w:left w:val="nil"/>
              <w:bottom w:val="single" w:sz="4" w:space="0" w:color="auto"/>
              <w:right w:val="nil"/>
            </w:tcBorders>
            <w:shd w:val="clear" w:color="auto" w:fill="auto"/>
            <w:vAlign w:val="center"/>
            <w:hideMark/>
          </w:tcPr>
          <w:p w14:paraId="28AEF6CB" w14:textId="77777777" w:rsidR="008C25AA" w:rsidRPr="008C25AA" w:rsidRDefault="008C25AA">
            <w:r w:rsidRPr="008C25AA">
              <w:t>461 (1.7%)</w:t>
            </w:r>
          </w:p>
        </w:tc>
      </w:tr>
      <w:tr w:rsidR="008C25AA" w:rsidRPr="008C25AA" w14:paraId="2F54580F"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0B25398A" w14:textId="77777777" w:rsidR="008C25AA" w:rsidRPr="008C25AA" w:rsidRDefault="008C25AA">
            <w:proofErr w:type="spellStart"/>
            <w:r w:rsidRPr="008C25AA">
              <w:t>Kajiado</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2E1D2C90" w14:textId="77777777" w:rsidR="008C25AA" w:rsidRPr="008C25AA" w:rsidRDefault="008C25AA">
            <w:r w:rsidRPr="008C25AA">
              <w:t>699 (1.8%)</w:t>
            </w:r>
          </w:p>
        </w:tc>
        <w:tc>
          <w:tcPr>
            <w:tcW w:w="1920" w:type="dxa"/>
            <w:tcBorders>
              <w:top w:val="nil"/>
              <w:left w:val="nil"/>
              <w:bottom w:val="single" w:sz="4" w:space="0" w:color="auto"/>
              <w:right w:val="single" w:sz="4" w:space="0" w:color="auto"/>
            </w:tcBorders>
            <w:shd w:val="clear" w:color="auto" w:fill="auto"/>
            <w:vAlign w:val="center"/>
            <w:hideMark/>
          </w:tcPr>
          <w:p w14:paraId="30436A74" w14:textId="77777777" w:rsidR="008C25AA" w:rsidRPr="008C25AA" w:rsidRDefault="008C25AA">
            <w:r w:rsidRPr="008C25AA">
              <w:t>224 (2.0%)</w:t>
            </w:r>
          </w:p>
        </w:tc>
        <w:tc>
          <w:tcPr>
            <w:tcW w:w="1920" w:type="dxa"/>
            <w:tcBorders>
              <w:top w:val="nil"/>
              <w:left w:val="nil"/>
              <w:bottom w:val="single" w:sz="4" w:space="0" w:color="auto"/>
              <w:right w:val="nil"/>
            </w:tcBorders>
            <w:shd w:val="clear" w:color="auto" w:fill="auto"/>
            <w:vAlign w:val="center"/>
            <w:hideMark/>
          </w:tcPr>
          <w:p w14:paraId="2557AB53" w14:textId="77777777" w:rsidR="008C25AA" w:rsidRPr="008C25AA" w:rsidRDefault="008C25AA">
            <w:r w:rsidRPr="008C25AA">
              <w:t>475 (1.7%)</w:t>
            </w:r>
          </w:p>
        </w:tc>
      </w:tr>
      <w:tr w:rsidR="008C25AA" w:rsidRPr="008C25AA" w14:paraId="1BF89F4D"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51C3072C" w14:textId="77777777" w:rsidR="008C25AA" w:rsidRPr="008C25AA" w:rsidRDefault="008C25AA">
            <w:r w:rsidRPr="008C25AA">
              <w:t>Migori</w:t>
            </w:r>
          </w:p>
        </w:tc>
        <w:tc>
          <w:tcPr>
            <w:tcW w:w="1780" w:type="dxa"/>
            <w:tcBorders>
              <w:top w:val="nil"/>
              <w:left w:val="nil"/>
              <w:bottom w:val="single" w:sz="4" w:space="0" w:color="auto"/>
              <w:right w:val="single" w:sz="4" w:space="0" w:color="auto"/>
            </w:tcBorders>
            <w:shd w:val="clear" w:color="auto" w:fill="auto"/>
            <w:vAlign w:val="center"/>
            <w:hideMark/>
          </w:tcPr>
          <w:p w14:paraId="41F70704" w14:textId="77777777" w:rsidR="008C25AA" w:rsidRPr="008C25AA" w:rsidRDefault="008C25AA">
            <w:r w:rsidRPr="008C25AA">
              <w:t>661 (1.7%)</w:t>
            </w:r>
          </w:p>
        </w:tc>
        <w:tc>
          <w:tcPr>
            <w:tcW w:w="1920" w:type="dxa"/>
            <w:tcBorders>
              <w:top w:val="nil"/>
              <w:left w:val="nil"/>
              <w:bottom w:val="single" w:sz="4" w:space="0" w:color="auto"/>
              <w:right w:val="single" w:sz="4" w:space="0" w:color="auto"/>
            </w:tcBorders>
            <w:shd w:val="clear" w:color="auto" w:fill="auto"/>
            <w:vAlign w:val="center"/>
            <w:hideMark/>
          </w:tcPr>
          <w:p w14:paraId="3CD4EABD" w14:textId="77777777" w:rsidR="008C25AA" w:rsidRPr="008C25AA" w:rsidRDefault="008C25AA">
            <w:r w:rsidRPr="008C25AA">
              <w:t>178 (1.6%)</w:t>
            </w:r>
          </w:p>
        </w:tc>
        <w:tc>
          <w:tcPr>
            <w:tcW w:w="1920" w:type="dxa"/>
            <w:tcBorders>
              <w:top w:val="nil"/>
              <w:left w:val="nil"/>
              <w:bottom w:val="single" w:sz="4" w:space="0" w:color="auto"/>
              <w:right w:val="nil"/>
            </w:tcBorders>
            <w:shd w:val="clear" w:color="auto" w:fill="auto"/>
            <w:vAlign w:val="center"/>
            <w:hideMark/>
          </w:tcPr>
          <w:p w14:paraId="4F3E16AC" w14:textId="77777777" w:rsidR="008C25AA" w:rsidRPr="008C25AA" w:rsidRDefault="008C25AA">
            <w:r w:rsidRPr="008C25AA">
              <w:t>483 (1.8%)</w:t>
            </w:r>
          </w:p>
        </w:tc>
      </w:tr>
      <w:tr w:rsidR="008C25AA" w:rsidRPr="008C25AA" w14:paraId="3366E1A1"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2C040625" w14:textId="77777777" w:rsidR="008C25AA" w:rsidRPr="008C25AA" w:rsidRDefault="008C25AA">
            <w:proofErr w:type="spellStart"/>
            <w:r w:rsidRPr="008C25AA">
              <w:t>Tharaka</w:t>
            </w:r>
            <w:proofErr w:type="spellEnd"/>
            <w:r w:rsidRPr="008C25AA">
              <w:t xml:space="preserve"> Nithi</w:t>
            </w:r>
          </w:p>
        </w:tc>
        <w:tc>
          <w:tcPr>
            <w:tcW w:w="1780" w:type="dxa"/>
            <w:tcBorders>
              <w:top w:val="nil"/>
              <w:left w:val="nil"/>
              <w:bottom w:val="single" w:sz="4" w:space="0" w:color="auto"/>
              <w:right w:val="single" w:sz="4" w:space="0" w:color="auto"/>
            </w:tcBorders>
            <w:shd w:val="clear" w:color="auto" w:fill="auto"/>
            <w:vAlign w:val="center"/>
            <w:hideMark/>
          </w:tcPr>
          <w:p w14:paraId="316C839F" w14:textId="77777777" w:rsidR="008C25AA" w:rsidRPr="008C25AA" w:rsidRDefault="008C25AA">
            <w:r w:rsidRPr="008C25AA">
              <w:t>658 (1.7%)</w:t>
            </w:r>
          </w:p>
        </w:tc>
        <w:tc>
          <w:tcPr>
            <w:tcW w:w="1920" w:type="dxa"/>
            <w:tcBorders>
              <w:top w:val="nil"/>
              <w:left w:val="nil"/>
              <w:bottom w:val="single" w:sz="4" w:space="0" w:color="auto"/>
              <w:right w:val="single" w:sz="4" w:space="0" w:color="auto"/>
            </w:tcBorders>
            <w:shd w:val="clear" w:color="auto" w:fill="auto"/>
            <w:vAlign w:val="center"/>
            <w:hideMark/>
          </w:tcPr>
          <w:p w14:paraId="2B023DDC" w14:textId="77777777" w:rsidR="008C25AA" w:rsidRPr="008C25AA" w:rsidRDefault="008C25AA">
            <w:r w:rsidRPr="008C25AA">
              <w:t>168 (1.5%)</w:t>
            </w:r>
          </w:p>
        </w:tc>
        <w:tc>
          <w:tcPr>
            <w:tcW w:w="1920" w:type="dxa"/>
            <w:tcBorders>
              <w:top w:val="nil"/>
              <w:left w:val="nil"/>
              <w:bottom w:val="single" w:sz="4" w:space="0" w:color="auto"/>
              <w:right w:val="nil"/>
            </w:tcBorders>
            <w:shd w:val="clear" w:color="auto" w:fill="auto"/>
            <w:vAlign w:val="center"/>
            <w:hideMark/>
          </w:tcPr>
          <w:p w14:paraId="100BE542" w14:textId="77777777" w:rsidR="008C25AA" w:rsidRPr="008C25AA" w:rsidRDefault="008C25AA">
            <w:r w:rsidRPr="008C25AA">
              <w:t>490 (1.8%)</w:t>
            </w:r>
          </w:p>
        </w:tc>
      </w:tr>
      <w:tr w:rsidR="008C25AA" w:rsidRPr="008C25AA" w14:paraId="27C888F6"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0CEAB05D" w14:textId="77777777" w:rsidR="008C25AA" w:rsidRPr="008C25AA" w:rsidRDefault="008C25AA">
            <w:r w:rsidRPr="008C25AA">
              <w:t>Nandi</w:t>
            </w:r>
          </w:p>
        </w:tc>
        <w:tc>
          <w:tcPr>
            <w:tcW w:w="1780" w:type="dxa"/>
            <w:tcBorders>
              <w:top w:val="nil"/>
              <w:left w:val="nil"/>
              <w:bottom w:val="single" w:sz="4" w:space="0" w:color="auto"/>
              <w:right w:val="single" w:sz="4" w:space="0" w:color="auto"/>
            </w:tcBorders>
            <w:shd w:val="clear" w:color="auto" w:fill="auto"/>
            <w:vAlign w:val="center"/>
            <w:hideMark/>
          </w:tcPr>
          <w:p w14:paraId="227C8F38" w14:textId="77777777" w:rsidR="008C25AA" w:rsidRPr="008C25AA" w:rsidRDefault="008C25AA">
            <w:r w:rsidRPr="008C25AA">
              <w:t>643 (1.7%)</w:t>
            </w:r>
          </w:p>
        </w:tc>
        <w:tc>
          <w:tcPr>
            <w:tcW w:w="1920" w:type="dxa"/>
            <w:tcBorders>
              <w:top w:val="nil"/>
              <w:left w:val="nil"/>
              <w:bottom w:val="single" w:sz="4" w:space="0" w:color="auto"/>
              <w:right w:val="single" w:sz="4" w:space="0" w:color="auto"/>
            </w:tcBorders>
            <w:shd w:val="clear" w:color="auto" w:fill="auto"/>
            <w:vAlign w:val="center"/>
            <w:hideMark/>
          </w:tcPr>
          <w:p w14:paraId="1F8F09FF" w14:textId="77777777" w:rsidR="008C25AA" w:rsidRPr="008C25AA" w:rsidRDefault="008C25AA">
            <w:r w:rsidRPr="008C25AA">
              <w:t>198 (1.7%)</w:t>
            </w:r>
          </w:p>
        </w:tc>
        <w:tc>
          <w:tcPr>
            <w:tcW w:w="1920" w:type="dxa"/>
            <w:tcBorders>
              <w:top w:val="nil"/>
              <w:left w:val="nil"/>
              <w:bottom w:val="single" w:sz="4" w:space="0" w:color="auto"/>
              <w:right w:val="nil"/>
            </w:tcBorders>
            <w:shd w:val="clear" w:color="auto" w:fill="auto"/>
            <w:vAlign w:val="center"/>
            <w:hideMark/>
          </w:tcPr>
          <w:p w14:paraId="4D7F4D62" w14:textId="77777777" w:rsidR="008C25AA" w:rsidRPr="008C25AA" w:rsidRDefault="008C25AA">
            <w:r w:rsidRPr="008C25AA">
              <w:t>445 (1.6%)</w:t>
            </w:r>
          </w:p>
        </w:tc>
      </w:tr>
      <w:tr w:rsidR="008C25AA" w:rsidRPr="008C25AA" w14:paraId="6656707A"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533B0F78" w14:textId="77777777" w:rsidR="008C25AA" w:rsidRPr="008C25AA" w:rsidRDefault="008C25AA">
            <w:proofErr w:type="spellStart"/>
            <w:r w:rsidRPr="008C25AA">
              <w:t>Nyamira</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1BCD6116" w14:textId="77777777" w:rsidR="008C25AA" w:rsidRPr="008C25AA" w:rsidRDefault="008C25AA">
            <w:r w:rsidRPr="008C25AA">
              <w:t>626 (1.6%)</w:t>
            </w:r>
          </w:p>
        </w:tc>
        <w:tc>
          <w:tcPr>
            <w:tcW w:w="1920" w:type="dxa"/>
            <w:tcBorders>
              <w:top w:val="nil"/>
              <w:left w:val="nil"/>
              <w:bottom w:val="single" w:sz="4" w:space="0" w:color="auto"/>
              <w:right w:val="single" w:sz="4" w:space="0" w:color="auto"/>
            </w:tcBorders>
            <w:shd w:val="clear" w:color="auto" w:fill="auto"/>
            <w:vAlign w:val="center"/>
            <w:hideMark/>
          </w:tcPr>
          <w:p w14:paraId="31125173" w14:textId="77777777" w:rsidR="008C25AA" w:rsidRPr="008C25AA" w:rsidRDefault="008C25AA">
            <w:r w:rsidRPr="008C25AA">
              <w:t>220 (1.9%)</w:t>
            </w:r>
          </w:p>
        </w:tc>
        <w:tc>
          <w:tcPr>
            <w:tcW w:w="1920" w:type="dxa"/>
            <w:tcBorders>
              <w:top w:val="nil"/>
              <w:left w:val="nil"/>
              <w:bottom w:val="single" w:sz="4" w:space="0" w:color="auto"/>
              <w:right w:val="nil"/>
            </w:tcBorders>
            <w:shd w:val="clear" w:color="auto" w:fill="auto"/>
            <w:vAlign w:val="center"/>
            <w:hideMark/>
          </w:tcPr>
          <w:p w14:paraId="26CB750E" w14:textId="77777777" w:rsidR="008C25AA" w:rsidRPr="008C25AA" w:rsidRDefault="008C25AA">
            <w:r w:rsidRPr="008C25AA">
              <w:t>406 (1.5%)</w:t>
            </w:r>
          </w:p>
        </w:tc>
      </w:tr>
      <w:tr w:rsidR="008C25AA" w:rsidRPr="008C25AA" w14:paraId="0E3D4DCC"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1D25E2B9" w14:textId="77777777" w:rsidR="008C25AA" w:rsidRPr="008C25AA" w:rsidRDefault="008C25AA">
            <w:r w:rsidRPr="008C25AA">
              <w:t>Narok</w:t>
            </w:r>
          </w:p>
        </w:tc>
        <w:tc>
          <w:tcPr>
            <w:tcW w:w="1780" w:type="dxa"/>
            <w:tcBorders>
              <w:top w:val="nil"/>
              <w:left w:val="nil"/>
              <w:bottom w:val="single" w:sz="4" w:space="0" w:color="auto"/>
              <w:right w:val="single" w:sz="4" w:space="0" w:color="auto"/>
            </w:tcBorders>
            <w:shd w:val="clear" w:color="auto" w:fill="auto"/>
            <w:vAlign w:val="center"/>
            <w:hideMark/>
          </w:tcPr>
          <w:p w14:paraId="517783FC" w14:textId="77777777" w:rsidR="008C25AA" w:rsidRPr="008C25AA" w:rsidRDefault="008C25AA">
            <w:r w:rsidRPr="008C25AA">
              <w:t>624 (1.6%)</w:t>
            </w:r>
          </w:p>
        </w:tc>
        <w:tc>
          <w:tcPr>
            <w:tcW w:w="1920" w:type="dxa"/>
            <w:tcBorders>
              <w:top w:val="nil"/>
              <w:left w:val="nil"/>
              <w:bottom w:val="single" w:sz="4" w:space="0" w:color="auto"/>
              <w:right w:val="single" w:sz="4" w:space="0" w:color="auto"/>
            </w:tcBorders>
            <w:shd w:val="clear" w:color="auto" w:fill="auto"/>
            <w:vAlign w:val="center"/>
            <w:hideMark/>
          </w:tcPr>
          <w:p w14:paraId="710F3DE6" w14:textId="77777777" w:rsidR="008C25AA" w:rsidRPr="008C25AA" w:rsidRDefault="008C25AA">
            <w:r w:rsidRPr="008C25AA">
              <w:t>198 (1.7%)</w:t>
            </w:r>
          </w:p>
        </w:tc>
        <w:tc>
          <w:tcPr>
            <w:tcW w:w="1920" w:type="dxa"/>
            <w:tcBorders>
              <w:top w:val="nil"/>
              <w:left w:val="nil"/>
              <w:bottom w:val="single" w:sz="4" w:space="0" w:color="auto"/>
              <w:right w:val="nil"/>
            </w:tcBorders>
            <w:shd w:val="clear" w:color="auto" w:fill="auto"/>
            <w:vAlign w:val="center"/>
            <w:hideMark/>
          </w:tcPr>
          <w:p w14:paraId="70C69B36" w14:textId="77777777" w:rsidR="008C25AA" w:rsidRPr="008C25AA" w:rsidRDefault="008C25AA">
            <w:r w:rsidRPr="008C25AA">
              <w:t>426 (1.5%)</w:t>
            </w:r>
          </w:p>
        </w:tc>
      </w:tr>
      <w:tr w:rsidR="008C25AA" w:rsidRPr="008C25AA" w14:paraId="69A7EA09"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0DE433B" w14:textId="77777777" w:rsidR="008C25AA" w:rsidRPr="008C25AA" w:rsidRDefault="008C25AA">
            <w:proofErr w:type="spellStart"/>
            <w:r w:rsidRPr="008C25AA">
              <w:t>Uasin</w:t>
            </w:r>
            <w:proofErr w:type="spellEnd"/>
            <w:r w:rsidRPr="008C25AA">
              <w:t xml:space="preserve"> Gishu</w:t>
            </w:r>
          </w:p>
        </w:tc>
        <w:tc>
          <w:tcPr>
            <w:tcW w:w="1780" w:type="dxa"/>
            <w:tcBorders>
              <w:top w:val="nil"/>
              <w:left w:val="nil"/>
              <w:bottom w:val="single" w:sz="4" w:space="0" w:color="auto"/>
              <w:right w:val="single" w:sz="4" w:space="0" w:color="auto"/>
            </w:tcBorders>
            <w:shd w:val="clear" w:color="auto" w:fill="auto"/>
            <w:vAlign w:val="center"/>
            <w:hideMark/>
          </w:tcPr>
          <w:p w14:paraId="49C60A25" w14:textId="77777777" w:rsidR="008C25AA" w:rsidRPr="008C25AA" w:rsidRDefault="008C25AA">
            <w:r w:rsidRPr="008C25AA">
              <w:t>583 (1.5%)</w:t>
            </w:r>
          </w:p>
        </w:tc>
        <w:tc>
          <w:tcPr>
            <w:tcW w:w="1920" w:type="dxa"/>
            <w:tcBorders>
              <w:top w:val="nil"/>
              <w:left w:val="nil"/>
              <w:bottom w:val="single" w:sz="4" w:space="0" w:color="auto"/>
              <w:right w:val="single" w:sz="4" w:space="0" w:color="auto"/>
            </w:tcBorders>
            <w:shd w:val="clear" w:color="auto" w:fill="auto"/>
            <w:vAlign w:val="center"/>
            <w:hideMark/>
          </w:tcPr>
          <w:p w14:paraId="4D8013DE" w14:textId="77777777" w:rsidR="008C25AA" w:rsidRPr="008C25AA" w:rsidRDefault="008C25AA">
            <w:r w:rsidRPr="008C25AA">
              <w:t>182 (1.6%)</w:t>
            </w:r>
          </w:p>
        </w:tc>
        <w:tc>
          <w:tcPr>
            <w:tcW w:w="1920" w:type="dxa"/>
            <w:tcBorders>
              <w:top w:val="nil"/>
              <w:left w:val="nil"/>
              <w:bottom w:val="single" w:sz="4" w:space="0" w:color="auto"/>
              <w:right w:val="nil"/>
            </w:tcBorders>
            <w:shd w:val="clear" w:color="auto" w:fill="auto"/>
            <w:vAlign w:val="center"/>
            <w:hideMark/>
          </w:tcPr>
          <w:p w14:paraId="4587111A" w14:textId="77777777" w:rsidR="008C25AA" w:rsidRPr="008C25AA" w:rsidRDefault="008C25AA">
            <w:r w:rsidRPr="008C25AA">
              <w:t>401 (1.5%)</w:t>
            </w:r>
          </w:p>
        </w:tc>
      </w:tr>
      <w:tr w:rsidR="008C25AA" w:rsidRPr="008C25AA" w14:paraId="25F97965"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9CA4212" w14:textId="77777777" w:rsidR="008C25AA" w:rsidRPr="008C25AA" w:rsidRDefault="008C25AA">
            <w:r w:rsidRPr="008C25AA">
              <w:t>Kisumu</w:t>
            </w:r>
          </w:p>
        </w:tc>
        <w:tc>
          <w:tcPr>
            <w:tcW w:w="1780" w:type="dxa"/>
            <w:tcBorders>
              <w:top w:val="nil"/>
              <w:left w:val="nil"/>
              <w:bottom w:val="single" w:sz="4" w:space="0" w:color="auto"/>
              <w:right w:val="single" w:sz="4" w:space="0" w:color="auto"/>
            </w:tcBorders>
            <w:shd w:val="clear" w:color="auto" w:fill="auto"/>
            <w:vAlign w:val="center"/>
            <w:hideMark/>
          </w:tcPr>
          <w:p w14:paraId="0F558E79" w14:textId="77777777" w:rsidR="008C25AA" w:rsidRPr="008C25AA" w:rsidRDefault="008C25AA">
            <w:r w:rsidRPr="008C25AA">
              <w:t>498 (1.3%)</w:t>
            </w:r>
          </w:p>
        </w:tc>
        <w:tc>
          <w:tcPr>
            <w:tcW w:w="1920" w:type="dxa"/>
            <w:tcBorders>
              <w:top w:val="nil"/>
              <w:left w:val="nil"/>
              <w:bottom w:val="single" w:sz="4" w:space="0" w:color="auto"/>
              <w:right w:val="single" w:sz="4" w:space="0" w:color="auto"/>
            </w:tcBorders>
            <w:shd w:val="clear" w:color="auto" w:fill="auto"/>
            <w:vAlign w:val="center"/>
            <w:hideMark/>
          </w:tcPr>
          <w:p w14:paraId="60477AF1" w14:textId="77777777" w:rsidR="008C25AA" w:rsidRPr="008C25AA" w:rsidRDefault="008C25AA">
            <w:r w:rsidRPr="008C25AA">
              <w:t>199 (1.7%)</w:t>
            </w:r>
          </w:p>
        </w:tc>
        <w:tc>
          <w:tcPr>
            <w:tcW w:w="1920" w:type="dxa"/>
            <w:tcBorders>
              <w:top w:val="nil"/>
              <w:left w:val="nil"/>
              <w:bottom w:val="single" w:sz="4" w:space="0" w:color="auto"/>
              <w:right w:val="nil"/>
            </w:tcBorders>
            <w:shd w:val="clear" w:color="auto" w:fill="auto"/>
            <w:vAlign w:val="center"/>
            <w:hideMark/>
          </w:tcPr>
          <w:p w14:paraId="3144583A" w14:textId="77777777" w:rsidR="008C25AA" w:rsidRPr="008C25AA" w:rsidRDefault="008C25AA">
            <w:r w:rsidRPr="008C25AA">
              <w:t>299 (1.1%)</w:t>
            </w:r>
          </w:p>
        </w:tc>
      </w:tr>
      <w:tr w:rsidR="008C25AA" w:rsidRPr="008C25AA" w14:paraId="56ACE560"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EB2E6BD" w14:textId="77777777" w:rsidR="008C25AA" w:rsidRPr="008C25AA" w:rsidRDefault="008C25AA">
            <w:r w:rsidRPr="008C25AA">
              <w:t>Garissa</w:t>
            </w:r>
          </w:p>
        </w:tc>
        <w:tc>
          <w:tcPr>
            <w:tcW w:w="1780" w:type="dxa"/>
            <w:tcBorders>
              <w:top w:val="nil"/>
              <w:left w:val="nil"/>
              <w:bottom w:val="single" w:sz="4" w:space="0" w:color="auto"/>
              <w:right w:val="single" w:sz="4" w:space="0" w:color="auto"/>
            </w:tcBorders>
            <w:shd w:val="clear" w:color="auto" w:fill="auto"/>
            <w:vAlign w:val="center"/>
            <w:hideMark/>
          </w:tcPr>
          <w:p w14:paraId="604AD2B3" w14:textId="77777777" w:rsidR="008C25AA" w:rsidRPr="008C25AA" w:rsidRDefault="008C25AA">
            <w:r w:rsidRPr="008C25AA">
              <w:t>458 (1.2%)</w:t>
            </w:r>
          </w:p>
        </w:tc>
        <w:tc>
          <w:tcPr>
            <w:tcW w:w="1920" w:type="dxa"/>
            <w:tcBorders>
              <w:top w:val="nil"/>
              <w:left w:val="nil"/>
              <w:bottom w:val="single" w:sz="4" w:space="0" w:color="auto"/>
              <w:right w:val="single" w:sz="4" w:space="0" w:color="auto"/>
            </w:tcBorders>
            <w:shd w:val="clear" w:color="auto" w:fill="auto"/>
            <w:vAlign w:val="center"/>
            <w:hideMark/>
          </w:tcPr>
          <w:p w14:paraId="3182088D" w14:textId="77777777" w:rsidR="008C25AA" w:rsidRPr="008C25AA" w:rsidRDefault="008C25AA">
            <w:r w:rsidRPr="008C25AA">
              <w:t>141 (1.2%)</w:t>
            </w:r>
          </w:p>
        </w:tc>
        <w:tc>
          <w:tcPr>
            <w:tcW w:w="1920" w:type="dxa"/>
            <w:tcBorders>
              <w:top w:val="nil"/>
              <w:left w:val="nil"/>
              <w:bottom w:val="single" w:sz="4" w:space="0" w:color="auto"/>
              <w:right w:val="nil"/>
            </w:tcBorders>
            <w:shd w:val="clear" w:color="auto" w:fill="auto"/>
            <w:vAlign w:val="center"/>
            <w:hideMark/>
          </w:tcPr>
          <w:p w14:paraId="648ED5CC" w14:textId="77777777" w:rsidR="008C25AA" w:rsidRPr="008C25AA" w:rsidRDefault="008C25AA">
            <w:r w:rsidRPr="008C25AA">
              <w:t>317 (1.2%)</w:t>
            </w:r>
          </w:p>
        </w:tc>
      </w:tr>
      <w:tr w:rsidR="008C25AA" w:rsidRPr="008C25AA" w14:paraId="343B5978"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41E86DCA" w14:textId="77777777" w:rsidR="008C25AA" w:rsidRPr="008C25AA" w:rsidRDefault="008C25AA">
            <w:r w:rsidRPr="008C25AA">
              <w:t>Kwale</w:t>
            </w:r>
          </w:p>
        </w:tc>
        <w:tc>
          <w:tcPr>
            <w:tcW w:w="1780" w:type="dxa"/>
            <w:tcBorders>
              <w:top w:val="nil"/>
              <w:left w:val="nil"/>
              <w:bottom w:val="single" w:sz="4" w:space="0" w:color="auto"/>
              <w:right w:val="single" w:sz="4" w:space="0" w:color="auto"/>
            </w:tcBorders>
            <w:shd w:val="clear" w:color="auto" w:fill="auto"/>
            <w:vAlign w:val="center"/>
            <w:hideMark/>
          </w:tcPr>
          <w:p w14:paraId="0CC8B707" w14:textId="77777777" w:rsidR="008C25AA" w:rsidRPr="008C25AA" w:rsidRDefault="008C25AA">
            <w:r w:rsidRPr="008C25AA">
              <w:t>447 (1.1%)</w:t>
            </w:r>
          </w:p>
        </w:tc>
        <w:tc>
          <w:tcPr>
            <w:tcW w:w="1920" w:type="dxa"/>
            <w:tcBorders>
              <w:top w:val="nil"/>
              <w:left w:val="nil"/>
              <w:bottom w:val="single" w:sz="4" w:space="0" w:color="auto"/>
              <w:right w:val="single" w:sz="4" w:space="0" w:color="auto"/>
            </w:tcBorders>
            <w:shd w:val="clear" w:color="auto" w:fill="auto"/>
            <w:vAlign w:val="center"/>
            <w:hideMark/>
          </w:tcPr>
          <w:p w14:paraId="0B223674" w14:textId="77777777" w:rsidR="008C25AA" w:rsidRPr="008C25AA" w:rsidRDefault="008C25AA">
            <w:r w:rsidRPr="008C25AA">
              <w:t>147 (1.3%)</w:t>
            </w:r>
          </w:p>
        </w:tc>
        <w:tc>
          <w:tcPr>
            <w:tcW w:w="1920" w:type="dxa"/>
            <w:tcBorders>
              <w:top w:val="nil"/>
              <w:left w:val="nil"/>
              <w:bottom w:val="single" w:sz="4" w:space="0" w:color="auto"/>
              <w:right w:val="nil"/>
            </w:tcBorders>
            <w:shd w:val="clear" w:color="auto" w:fill="auto"/>
            <w:vAlign w:val="center"/>
            <w:hideMark/>
          </w:tcPr>
          <w:p w14:paraId="3A8FA861" w14:textId="77777777" w:rsidR="008C25AA" w:rsidRPr="008C25AA" w:rsidRDefault="008C25AA">
            <w:r w:rsidRPr="008C25AA">
              <w:t>300 (1.1%)</w:t>
            </w:r>
          </w:p>
        </w:tc>
      </w:tr>
      <w:tr w:rsidR="008C25AA" w:rsidRPr="008C25AA" w14:paraId="40B95B82"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3E42E54" w14:textId="77777777" w:rsidR="008C25AA" w:rsidRPr="008C25AA" w:rsidRDefault="008C25AA">
            <w:r w:rsidRPr="008C25AA">
              <w:t>Kirinyaga</w:t>
            </w:r>
          </w:p>
        </w:tc>
        <w:tc>
          <w:tcPr>
            <w:tcW w:w="1780" w:type="dxa"/>
            <w:tcBorders>
              <w:top w:val="nil"/>
              <w:left w:val="nil"/>
              <w:bottom w:val="single" w:sz="4" w:space="0" w:color="auto"/>
              <w:right w:val="single" w:sz="4" w:space="0" w:color="auto"/>
            </w:tcBorders>
            <w:shd w:val="clear" w:color="auto" w:fill="auto"/>
            <w:vAlign w:val="center"/>
            <w:hideMark/>
          </w:tcPr>
          <w:p w14:paraId="43D22F45" w14:textId="77777777" w:rsidR="008C25AA" w:rsidRPr="008C25AA" w:rsidRDefault="008C25AA">
            <w:r w:rsidRPr="008C25AA">
              <w:t>445 (1.1%)</w:t>
            </w:r>
          </w:p>
        </w:tc>
        <w:tc>
          <w:tcPr>
            <w:tcW w:w="1920" w:type="dxa"/>
            <w:tcBorders>
              <w:top w:val="nil"/>
              <w:left w:val="nil"/>
              <w:bottom w:val="single" w:sz="4" w:space="0" w:color="auto"/>
              <w:right w:val="single" w:sz="4" w:space="0" w:color="auto"/>
            </w:tcBorders>
            <w:shd w:val="clear" w:color="auto" w:fill="auto"/>
            <w:vAlign w:val="center"/>
            <w:hideMark/>
          </w:tcPr>
          <w:p w14:paraId="716C5357" w14:textId="77777777" w:rsidR="008C25AA" w:rsidRPr="008C25AA" w:rsidRDefault="008C25AA">
            <w:r w:rsidRPr="008C25AA">
              <w:t>102 (0.9%)</w:t>
            </w:r>
          </w:p>
        </w:tc>
        <w:tc>
          <w:tcPr>
            <w:tcW w:w="1920" w:type="dxa"/>
            <w:tcBorders>
              <w:top w:val="nil"/>
              <w:left w:val="nil"/>
              <w:bottom w:val="single" w:sz="4" w:space="0" w:color="auto"/>
              <w:right w:val="nil"/>
            </w:tcBorders>
            <w:shd w:val="clear" w:color="auto" w:fill="auto"/>
            <w:vAlign w:val="center"/>
            <w:hideMark/>
          </w:tcPr>
          <w:p w14:paraId="63C6124F" w14:textId="77777777" w:rsidR="008C25AA" w:rsidRPr="008C25AA" w:rsidRDefault="008C25AA">
            <w:r w:rsidRPr="008C25AA">
              <w:t>343 (1.2%)</w:t>
            </w:r>
          </w:p>
        </w:tc>
      </w:tr>
      <w:tr w:rsidR="008C25AA" w:rsidRPr="008C25AA" w14:paraId="13637D99"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21F858E7" w14:textId="77777777" w:rsidR="008C25AA" w:rsidRPr="008C25AA" w:rsidRDefault="008C25AA">
            <w:proofErr w:type="spellStart"/>
            <w:r w:rsidRPr="008C25AA">
              <w:t>Wajir</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4F77651E" w14:textId="77777777" w:rsidR="008C25AA" w:rsidRPr="008C25AA" w:rsidRDefault="008C25AA">
            <w:r w:rsidRPr="008C25AA">
              <w:t>428 (1.1%)</w:t>
            </w:r>
          </w:p>
        </w:tc>
        <w:tc>
          <w:tcPr>
            <w:tcW w:w="1920" w:type="dxa"/>
            <w:tcBorders>
              <w:top w:val="nil"/>
              <w:left w:val="nil"/>
              <w:bottom w:val="single" w:sz="4" w:space="0" w:color="auto"/>
              <w:right w:val="single" w:sz="4" w:space="0" w:color="auto"/>
            </w:tcBorders>
            <w:shd w:val="clear" w:color="auto" w:fill="auto"/>
            <w:vAlign w:val="center"/>
            <w:hideMark/>
          </w:tcPr>
          <w:p w14:paraId="326F0984" w14:textId="77777777" w:rsidR="008C25AA" w:rsidRPr="008C25AA" w:rsidRDefault="008C25AA">
            <w:r w:rsidRPr="008C25AA">
              <w:t>169 (1.5%)</w:t>
            </w:r>
          </w:p>
        </w:tc>
        <w:tc>
          <w:tcPr>
            <w:tcW w:w="1920" w:type="dxa"/>
            <w:tcBorders>
              <w:top w:val="nil"/>
              <w:left w:val="nil"/>
              <w:bottom w:val="single" w:sz="4" w:space="0" w:color="auto"/>
              <w:right w:val="nil"/>
            </w:tcBorders>
            <w:shd w:val="clear" w:color="auto" w:fill="auto"/>
            <w:vAlign w:val="center"/>
            <w:hideMark/>
          </w:tcPr>
          <w:p w14:paraId="68CCC9B8" w14:textId="77777777" w:rsidR="008C25AA" w:rsidRPr="008C25AA" w:rsidRDefault="008C25AA">
            <w:r w:rsidRPr="008C25AA">
              <w:t>259 (0.9%)</w:t>
            </w:r>
          </w:p>
        </w:tc>
      </w:tr>
      <w:tr w:rsidR="008C25AA" w:rsidRPr="008C25AA" w14:paraId="035E4625"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AD623AE" w14:textId="77777777" w:rsidR="008C25AA" w:rsidRPr="008C25AA" w:rsidRDefault="008C25AA">
            <w:r w:rsidRPr="008C25AA">
              <w:t>Laikipia</w:t>
            </w:r>
          </w:p>
        </w:tc>
        <w:tc>
          <w:tcPr>
            <w:tcW w:w="1780" w:type="dxa"/>
            <w:tcBorders>
              <w:top w:val="nil"/>
              <w:left w:val="nil"/>
              <w:bottom w:val="single" w:sz="4" w:space="0" w:color="auto"/>
              <w:right w:val="single" w:sz="4" w:space="0" w:color="auto"/>
            </w:tcBorders>
            <w:shd w:val="clear" w:color="auto" w:fill="auto"/>
            <w:vAlign w:val="center"/>
            <w:hideMark/>
          </w:tcPr>
          <w:p w14:paraId="3423C6E5" w14:textId="77777777" w:rsidR="008C25AA" w:rsidRPr="008C25AA" w:rsidRDefault="008C25AA">
            <w:r w:rsidRPr="008C25AA">
              <w:t>423 (1.1%)</w:t>
            </w:r>
          </w:p>
        </w:tc>
        <w:tc>
          <w:tcPr>
            <w:tcW w:w="1920" w:type="dxa"/>
            <w:tcBorders>
              <w:top w:val="nil"/>
              <w:left w:val="nil"/>
              <w:bottom w:val="single" w:sz="4" w:space="0" w:color="auto"/>
              <w:right w:val="single" w:sz="4" w:space="0" w:color="auto"/>
            </w:tcBorders>
            <w:shd w:val="clear" w:color="auto" w:fill="auto"/>
            <w:vAlign w:val="center"/>
            <w:hideMark/>
          </w:tcPr>
          <w:p w14:paraId="5B91FC42" w14:textId="77777777" w:rsidR="008C25AA" w:rsidRPr="008C25AA" w:rsidRDefault="008C25AA">
            <w:r w:rsidRPr="008C25AA">
              <w:t>119 (1.0%)</w:t>
            </w:r>
          </w:p>
        </w:tc>
        <w:tc>
          <w:tcPr>
            <w:tcW w:w="1920" w:type="dxa"/>
            <w:tcBorders>
              <w:top w:val="nil"/>
              <w:left w:val="nil"/>
              <w:bottom w:val="single" w:sz="4" w:space="0" w:color="auto"/>
              <w:right w:val="nil"/>
            </w:tcBorders>
            <w:shd w:val="clear" w:color="auto" w:fill="auto"/>
            <w:vAlign w:val="center"/>
            <w:hideMark/>
          </w:tcPr>
          <w:p w14:paraId="0A874B3E" w14:textId="77777777" w:rsidR="008C25AA" w:rsidRPr="008C25AA" w:rsidRDefault="008C25AA">
            <w:r w:rsidRPr="008C25AA">
              <w:t>304 (1.1%)</w:t>
            </w:r>
          </w:p>
        </w:tc>
      </w:tr>
      <w:tr w:rsidR="008C25AA" w:rsidRPr="008C25AA" w14:paraId="27225098"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52B5AAE5" w14:textId="77777777" w:rsidR="008C25AA" w:rsidRPr="008C25AA" w:rsidRDefault="008C25AA">
            <w:proofErr w:type="spellStart"/>
            <w:r w:rsidRPr="008C25AA">
              <w:t>Bomet</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1E69E889" w14:textId="77777777" w:rsidR="008C25AA" w:rsidRPr="008C25AA" w:rsidRDefault="008C25AA">
            <w:r w:rsidRPr="008C25AA">
              <w:t>409 (1.1%)</w:t>
            </w:r>
          </w:p>
        </w:tc>
        <w:tc>
          <w:tcPr>
            <w:tcW w:w="1920" w:type="dxa"/>
            <w:tcBorders>
              <w:top w:val="nil"/>
              <w:left w:val="nil"/>
              <w:bottom w:val="single" w:sz="4" w:space="0" w:color="auto"/>
              <w:right w:val="single" w:sz="4" w:space="0" w:color="auto"/>
            </w:tcBorders>
            <w:shd w:val="clear" w:color="auto" w:fill="auto"/>
            <w:vAlign w:val="center"/>
            <w:hideMark/>
          </w:tcPr>
          <w:p w14:paraId="600AA556" w14:textId="77777777" w:rsidR="008C25AA" w:rsidRPr="008C25AA" w:rsidRDefault="008C25AA">
            <w:r w:rsidRPr="008C25AA">
              <w:t>129 (1.1%)</w:t>
            </w:r>
          </w:p>
        </w:tc>
        <w:tc>
          <w:tcPr>
            <w:tcW w:w="1920" w:type="dxa"/>
            <w:tcBorders>
              <w:top w:val="nil"/>
              <w:left w:val="nil"/>
              <w:bottom w:val="single" w:sz="4" w:space="0" w:color="auto"/>
              <w:right w:val="nil"/>
            </w:tcBorders>
            <w:shd w:val="clear" w:color="auto" w:fill="auto"/>
            <w:vAlign w:val="center"/>
            <w:hideMark/>
          </w:tcPr>
          <w:p w14:paraId="1375BEB8" w14:textId="77777777" w:rsidR="008C25AA" w:rsidRPr="008C25AA" w:rsidRDefault="008C25AA">
            <w:r w:rsidRPr="008C25AA">
              <w:t>280 (1.0%)</w:t>
            </w:r>
          </w:p>
        </w:tc>
      </w:tr>
      <w:tr w:rsidR="008C25AA" w:rsidRPr="008C25AA" w14:paraId="18AC9A76"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A7A9016" w14:textId="77777777" w:rsidR="008C25AA" w:rsidRPr="008C25AA" w:rsidRDefault="008C25AA">
            <w:r w:rsidRPr="008C25AA">
              <w:lastRenderedPageBreak/>
              <w:t>Baringo</w:t>
            </w:r>
          </w:p>
        </w:tc>
        <w:tc>
          <w:tcPr>
            <w:tcW w:w="1780" w:type="dxa"/>
            <w:tcBorders>
              <w:top w:val="nil"/>
              <w:left w:val="nil"/>
              <w:bottom w:val="single" w:sz="4" w:space="0" w:color="auto"/>
              <w:right w:val="single" w:sz="4" w:space="0" w:color="auto"/>
            </w:tcBorders>
            <w:shd w:val="clear" w:color="auto" w:fill="auto"/>
            <w:vAlign w:val="center"/>
            <w:hideMark/>
          </w:tcPr>
          <w:p w14:paraId="7AF69705" w14:textId="77777777" w:rsidR="008C25AA" w:rsidRPr="008C25AA" w:rsidRDefault="008C25AA">
            <w:r w:rsidRPr="008C25AA">
              <w:t>398 (1.0%)</w:t>
            </w:r>
          </w:p>
        </w:tc>
        <w:tc>
          <w:tcPr>
            <w:tcW w:w="1920" w:type="dxa"/>
            <w:tcBorders>
              <w:top w:val="nil"/>
              <w:left w:val="nil"/>
              <w:bottom w:val="single" w:sz="4" w:space="0" w:color="auto"/>
              <w:right w:val="single" w:sz="4" w:space="0" w:color="auto"/>
            </w:tcBorders>
            <w:shd w:val="clear" w:color="auto" w:fill="auto"/>
            <w:vAlign w:val="center"/>
            <w:hideMark/>
          </w:tcPr>
          <w:p w14:paraId="610CA4C2" w14:textId="77777777" w:rsidR="008C25AA" w:rsidRPr="008C25AA" w:rsidRDefault="008C25AA">
            <w:r w:rsidRPr="008C25AA">
              <w:t>147 (1.3%)</w:t>
            </w:r>
          </w:p>
        </w:tc>
        <w:tc>
          <w:tcPr>
            <w:tcW w:w="1920" w:type="dxa"/>
            <w:tcBorders>
              <w:top w:val="nil"/>
              <w:left w:val="nil"/>
              <w:bottom w:val="single" w:sz="4" w:space="0" w:color="auto"/>
              <w:right w:val="nil"/>
            </w:tcBorders>
            <w:shd w:val="clear" w:color="auto" w:fill="auto"/>
            <w:vAlign w:val="center"/>
            <w:hideMark/>
          </w:tcPr>
          <w:p w14:paraId="3D198FC0" w14:textId="77777777" w:rsidR="008C25AA" w:rsidRPr="008C25AA" w:rsidRDefault="008C25AA">
            <w:r w:rsidRPr="008C25AA">
              <w:t>251 (0.9%)</w:t>
            </w:r>
          </w:p>
        </w:tc>
      </w:tr>
      <w:tr w:rsidR="008C25AA" w:rsidRPr="008C25AA" w14:paraId="1C59FFFA"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30AE4EF3" w14:textId="77777777" w:rsidR="008C25AA" w:rsidRPr="008C25AA" w:rsidRDefault="008C25AA">
            <w:r w:rsidRPr="008C25AA">
              <w:t xml:space="preserve">Trans </w:t>
            </w:r>
            <w:proofErr w:type="spellStart"/>
            <w:r w:rsidRPr="008C25AA">
              <w:t>Nzoia</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2A178EF4" w14:textId="77777777" w:rsidR="008C25AA" w:rsidRPr="008C25AA" w:rsidRDefault="008C25AA">
            <w:r w:rsidRPr="008C25AA">
              <w:t>380 (1.0%)</w:t>
            </w:r>
          </w:p>
        </w:tc>
        <w:tc>
          <w:tcPr>
            <w:tcW w:w="1920" w:type="dxa"/>
            <w:tcBorders>
              <w:top w:val="nil"/>
              <w:left w:val="nil"/>
              <w:bottom w:val="single" w:sz="4" w:space="0" w:color="auto"/>
              <w:right w:val="single" w:sz="4" w:space="0" w:color="auto"/>
            </w:tcBorders>
            <w:shd w:val="clear" w:color="auto" w:fill="auto"/>
            <w:vAlign w:val="center"/>
            <w:hideMark/>
          </w:tcPr>
          <w:p w14:paraId="64D3F5D7" w14:textId="77777777" w:rsidR="008C25AA" w:rsidRPr="008C25AA" w:rsidRDefault="008C25AA">
            <w:r w:rsidRPr="008C25AA">
              <w:t>132 (1.2%)</w:t>
            </w:r>
          </w:p>
        </w:tc>
        <w:tc>
          <w:tcPr>
            <w:tcW w:w="1920" w:type="dxa"/>
            <w:tcBorders>
              <w:top w:val="nil"/>
              <w:left w:val="nil"/>
              <w:bottom w:val="single" w:sz="4" w:space="0" w:color="auto"/>
              <w:right w:val="nil"/>
            </w:tcBorders>
            <w:shd w:val="clear" w:color="auto" w:fill="auto"/>
            <w:vAlign w:val="center"/>
            <w:hideMark/>
          </w:tcPr>
          <w:p w14:paraId="328B12B9" w14:textId="77777777" w:rsidR="008C25AA" w:rsidRPr="008C25AA" w:rsidRDefault="008C25AA">
            <w:r w:rsidRPr="008C25AA">
              <w:t>248 (0.9%)</w:t>
            </w:r>
          </w:p>
        </w:tc>
      </w:tr>
      <w:tr w:rsidR="008C25AA" w:rsidRPr="008C25AA" w14:paraId="5948416A"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43BDD936" w14:textId="77777777" w:rsidR="008C25AA" w:rsidRPr="008C25AA" w:rsidRDefault="008C25AA">
            <w:r w:rsidRPr="008C25AA">
              <w:t>Busia</w:t>
            </w:r>
          </w:p>
        </w:tc>
        <w:tc>
          <w:tcPr>
            <w:tcW w:w="1780" w:type="dxa"/>
            <w:tcBorders>
              <w:top w:val="nil"/>
              <w:left w:val="nil"/>
              <w:bottom w:val="single" w:sz="4" w:space="0" w:color="auto"/>
              <w:right w:val="single" w:sz="4" w:space="0" w:color="auto"/>
            </w:tcBorders>
            <w:shd w:val="clear" w:color="auto" w:fill="auto"/>
            <w:vAlign w:val="center"/>
            <w:hideMark/>
          </w:tcPr>
          <w:p w14:paraId="6542B9B7" w14:textId="77777777" w:rsidR="008C25AA" w:rsidRPr="008C25AA" w:rsidRDefault="008C25AA">
            <w:r w:rsidRPr="008C25AA">
              <w:t>374 (1.0%)</w:t>
            </w:r>
          </w:p>
        </w:tc>
        <w:tc>
          <w:tcPr>
            <w:tcW w:w="1920" w:type="dxa"/>
            <w:tcBorders>
              <w:top w:val="nil"/>
              <w:left w:val="nil"/>
              <w:bottom w:val="single" w:sz="4" w:space="0" w:color="auto"/>
              <w:right w:val="single" w:sz="4" w:space="0" w:color="auto"/>
            </w:tcBorders>
            <w:shd w:val="clear" w:color="auto" w:fill="auto"/>
            <w:vAlign w:val="center"/>
            <w:hideMark/>
          </w:tcPr>
          <w:p w14:paraId="4BDB9E29" w14:textId="77777777" w:rsidR="008C25AA" w:rsidRPr="008C25AA" w:rsidRDefault="008C25AA">
            <w:r w:rsidRPr="008C25AA">
              <w:t>136 (1.2%)</w:t>
            </w:r>
          </w:p>
        </w:tc>
        <w:tc>
          <w:tcPr>
            <w:tcW w:w="1920" w:type="dxa"/>
            <w:tcBorders>
              <w:top w:val="nil"/>
              <w:left w:val="nil"/>
              <w:bottom w:val="single" w:sz="4" w:space="0" w:color="auto"/>
              <w:right w:val="nil"/>
            </w:tcBorders>
            <w:shd w:val="clear" w:color="auto" w:fill="auto"/>
            <w:vAlign w:val="center"/>
            <w:hideMark/>
          </w:tcPr>
          <w:p w14:paraId="434F6E53" w14:textId="77777777" w:rsidR="008C25AA" w:rsidRPr="008C25AA" w:rsidRDefault="008C25AA">
            <w:r w:rsidRPr="008C25AA">
              <w:t>238 (0.9%)</w:t>
            </w:r>
          </w:p>
        </w:tc>
      </w:tr>
      <w:tr w:rsidR="008C25AA" w:rsidRPr="008C25AA" w14:paraId="7078B286"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4402627D" w14:textId="77777777" w:rsidR="008C25AA" w:rsidRPr="008C25AA" w:rsidRDefault="008C25AA">
            <w:r w:rsidRPr="008C25AA">
              <w:t>Mandera</w:t>
            </w:r>
          </w:p>
        </w:tc>
        <w:tc>
          <w:tcPr>
            <w:tcW w:w="1780" w:type="dxa"/>
            <w:tcBorders>
              <w:top w:val="nil"/>
              <w:left w:val="nil"/>
              <w:bottom w:val="single" w:sz="4" w:space="0" w:color="auto"/>
              <w:right w:val="single" w:sz="4" w:space="0" w:color="auto"/>
            </w:tcBorders>
            <w:shd w:val="clear" w:color="auto" w:fill="auto"/>
            <w:vAlign w:val="center"/>
            <w:hideMark/>
          </w:tcPr>
          <w:p w14:paraId="2A892D3A" w14:textId="77777777" w:rsidR="008C25AA" w:rsidRPr="008C25AA" w:rsidRDefault="008C25AA">
            <w:r w:rsidRPr="008C25AA">
              <w:t>365 (0.9%)</w:t>
            </w:r>
          </w:p>
        </w:tc>
        <w:tc>
          <w:tcPr>
            <w:tcW w:w="1920" w:type="dxa"/>
            <w:tcBorders>
              <w:top w:val="nil"/>
              <w:left w:val="nil"/>
              <w:bottom w:val="single" w:sz="4" w:space="0" w:color="auto"/>
              <w:right w:val="single" w:sz="4" w:space="0" w:color="auto"/>
            </w:tcBorders>
            <w:shd w:val="clear" w:color="auto" w:fill="auto"/>
            <w:vAlign w:val="center"/>
            <w:hideMark/>
          </w:tcPr>
          <w:p w14:paraId="6B98DF69" w14:textId="77777777" w:rsidR="008C25AA" w:rsidRPr="008C25AA" w:rsidRDefault="008C25AA">
            <w:r w:rsidRPr="008C25AA">
              <w:t>116 (1.0%)</w:t>
            </w:r>
          </w:p>
        </w:tc>
        <w:tc>
          <w:tcPr>
            <w:tcW w:w="1920" w:type="dxa"/>
            <w:tcBorders>
              <w:top w:val="nil"/>
              <w:left w:val="nil"/>
              <w:bottom w:val="single" w:sz="4" w:space="0" w:color="auto"/>
              <w:right w:val="nil"/>
            </w:tcBorders>
            <w:shd w:val="clear" w:color="auto" w:fill="auto"/>
            <w:vAlign w:val="center"/>
            <w:hideMark/>
          </w:tcPr>
          <w:p w14:paraId="62BFBB13" w14:textId="77777777" w:rsidR="008C25AA" w:rsidRPr="008C25AA" w:rsidRDefault="008C25AA">
            <w:r w:rsidRPr="008C25AA">
              <w:t>249 (0.9%)</w:t>
            </w:r>
          </w:p>
        </w:tc>
      </w:tr>
      <w:tr w:rsidR="008C25AA" w:rsidRPr="008C25AA" w14:paraId="2108655B"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6165AAB9" w14:textId="77777777" w:rsidR="008C25AA" w:rsidRPr="008C25AA" w:rsidRDefault="008C25AA">
            <w:proofErr w:type="spellStart"/>
            <w:r w:rsidRPr="008C25AA">
              <w:t>Marsabit</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145378B7" w14:textId="77777777" w:rsidR="008C25AA" w:rsidRPr="008C25AA" w:rsidRDefault="008C25AA">
            <w:r w:rsidRPr="008C25AA">
              <w:t>365 (0.9%)</w:t>
            </w:r>
          </w:p>
        </w:tc>
        <w:tc>
          <w:tcPr>
            <w:tcW w:w="1920" w:type="dxa"/>
            <w:tcBorders>
              <w:top w:val="nil"/>
              <w:left w:val="nil"/>
              <w:bottom w:val="single" w:sz="4" w:space="0" w:color="auto"/>
              <w:right w:val="single" w:sz="4" w:space="0" w:color="auto"/>
            </w:tcBorders>
            <w:shd w:val="clear" w:color="auto" w:fill="auto"/>
            <w:vAlign w:val="center"/>
            <w:hideMark/>
          </w:tcPr>
          <w:p w14:paraId="614AC178" w14:textId="77777777" w:rsidR="008C25AA" w:rsidRPr="008C25AA" w:rsidRDefault="008C25AA">
            <w:r w:rsidRPr="008C25AA">
              <w:t>171 (1.5%)</w:t>
            </w:r>
          </w:p>
        </w:tc>
        <w:tc>
          <w:tcPr>
            <w:tcW w:w="1920" w:type="dxa"/>
            <w:tcBorders>
              <w:top w:val="nil"/>
              <w:left w:val="nil"/>
              <w:bottom w:val="single" w:sz="4" w:space="0" w:color="auto"/>
              <w:right w:val="single" w:sz="4" w:space="0" w:color="auto"/>
            </w:tcBorders>
            <w:shd w:val="clear" w:color="auto" w:fill="auto"/>
            <w:vAlign w:val="center"/>
            <w:hideMark/>
          </w:tcPr>
          <w:p w14:paraId="0BED1341" w14:textId="77777777" w:rsidR="008C25AA" w:rsidRPr="008C25AA" w:rsidRDefault="008C25AA">
            <w:r w:rsidRPr="008C25AA">
              <w:t>194 (0.7%)</w:t>
            </w:r>
          </w:p>
        </w:tc>
      </w:tr>
      <w:tr w:rsidR="008C25AA" w:rsidRPr="008C25AA" w14:paraId="581CA8BD"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5A250523" w14:textId="77777777" w:rsidR="008C25AA" w:rsidRPr="008C25AA" w:rsidRDefault="008C25AA">
            <w:proofErr w:type="spellStart"/>
            <w:r w:rsidRPr="008C25AA">
              <w:t>Nyandarua</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5942E894" w14:textId="77777777" w:rsidR="008C25AA" w:rsidRPr="008C25AA" w:rsidRDefault="008C25AA">
            <w:r w:rsidRPr="008C25AA">
              <w:t>350 (0.9%)</w:t>
            </w:r>
          </w:p>
        </w:tc>
        <w:tc>
          <w:tcPr>
            <w:tcW w:w="1920" w:type="dxa"/>
            <w:tcBorders>
              <w:top w:val="nil"/>
              <w:left w:val="nil"/>
              <w:bottom w:val="single" w:sz="4" w:space="0" w:color="auto"/>
              <w:right w:val="single" w:sz="4" w:space="0" w:color="auto"/>
            </w:tcBorders>
            <w:shd w:val="clear" w:color="auto" w:fill="auto"/>
            <w:vAlign w:val="center"/>
            <w:hideMark/>
          </w:tcPr>
          <w:p w14:paraId="76E15FF0" w14:textId="77777777" w:rsidR="008C25AA" w:rsidRPr="008C25AA" w:rsidRDefault="008C25AA">
            <w:r w:rsidRPr="008C25AA">
              <w:t>76 (0.7%)</w:t>
            </w:r>
          </w:p>
        </w:tc>
        <w:tc>
          <w:tcPr>
            <w:tcW w:w="1920" w:type="dxa"/>
            <w:tcBorders>
              <w:top w:val="nil"/>
              <w:left w:val="nil"/>
              <w:bottom w:val="single" w:sz="4" w:space="0" w:color="auto"/>
              <w:right w:val="single" w:sz="4" w:space="0" w:color="auto"/>
            </w:tcBorders>
            <w:shd w:val="clear" w:color="auto" w:fill="auto"/>
            <w:vAlign w:val="center"/>
            <w:hideMark/>
          </w:tcPr>
          <w:p w14:paraId="3F2A62CA" w14:textId="77777777" w:rsidR="008C25AA" w:rsidRPr="008C25AA" w:rsidRDefault="008C25AA">
            <w:r w:rsidRPr="008C25AA">
              <w:t>274 (1.0%)</w:t>
            </w:r>
          </w:p>
        </w:tc>
      </w:tr>
      <w:tr w:rsidR="008C25AA" w:rsidRPr="008C25AA" w14:paraId="2DD5CB6F"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5E822DD4" w14:textId="77777777" w:rsidR="008C25AA" w:rsidRPr="008C25AA" w:rsidRDefault="008C25AA">
            <w:proofErr w:type="spellStart"/>
            <w:r w:rsidRPr="008C25AA">
              <w:t>Vihiga</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43250FAF" w14:textId="77777777" w:rsidR="008C25AA" w:rsidRPr="008C25AA" w:rsidRDefault="008C25AA">
            <w:r w:rsidRPr="008C25AA">
              <w:t>341 (0.9%)</w:t>
            </w:r>
          </w:p>
        </w:tc>
        <w:tc>
          <w:tcPr>
            <w:tcW w:w="1920" w:type="dxa"/>
            <w:tcBorders>
              <w:top w:val="nil"/>
              <w:left w:val="nil"/>
              <w:bottom w:val="single" w:sz="4" w:space="0" w:color="auto"/>
              <w:right w:val="single" w:sz="4" w:space="0" w:color="auto"/>
            </w:tcBorders>
            <w:shd w:val="clear" w:color="auto" w:fill="auto"/>
            <w:vAlign w:val="center"/>
            <w:hideMark/>
          </w:tcPr>
          <w:p w14:paraId="7FD7751A" w14:textId="77777777" w:rsidR="008C25AA" w:rsidRPr="008C25AA" w:rsidRDefault="008C25AA">
            <w:r w:rsidRPr="008C25AA">
              <w:t>83 (0.7%)</w:t>
            </w:r>
          </w:p>
        </w:tc>
        <w:tc>
          <w:tcPr>
            <w:tcW w:w="1920" w:type="dxa"/>
            <w:tcBorders>
              <w:top w:val="nil"/>
              <w:left w:val="nil"/>
              <w:bottom w:val="single" w:sz="4" w:space="0" w:color="auto"/>
              <w:right w:val="single" w:sz="4" w:space="0" w:color="auto"/>
            </w:tcBorders>
            <w:shd w:val="clear" w:color="auto" w:fill="auto"/>
            <w:vAlign w:val="center"/>
            <w:hideMark/>
          </w:tcPr>
          <w:p w14:paraId="07B4600F" w14:textId="77777777" w:rsidR="008C25AA" w:rsidRPr="008C25AA" w:rsidRDefault="008C25AA">
            <w:r w:rsidRPr="008C25AA">
              <w:t>258 (0.9%)</w:t>
            </w:r>
          </w:p>
        </w:tc>
      </w:tr>
      <w:tr w:rsidR="008C25AA" w:rsidRPr="008C25AA" w14:paraId="03A08DAA"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7DEA2CB3" w14:textId="77777777" w:rsidR="008C25AA" w:rsidRPr="008C25AA" w:rsidRDefault="008C25AA">
            <w:proofErr w:type="spellStart"/>
            <w:r w:rsidRPr="008C25AA">
              <w:t>Elgeyo</w:t>
            </w:r>
            <w:proofErr w:type="spellEnd"/>
            <w:r w:rsidRPr="008C25AA">
              <w:t xml:space="preserve"> </w:t>
            </w:r>
            <w:proofErr w:type="spellStart"/>
            <w:r w:rsidRPr="008C25AA">
              <w:t>Marakwet</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1BC1C4E4" w14:textId="77777777" w:rsidR="008C25AA" w:rsidRPr="008C25AA" w:rsidRDefault="008C25AA">
            <w:r w:rsidRPr="008C25AA">
              <w:t>322 (0.8%)</w:t>
            </w:r>
          </w:p>
        </w:tc>
        <w:tc>
          <w:tcPr>
            <w:tcW w:w="1920" w:type="dxa"/>
            <w:tcBorders>
              <w:top w:val="nil"/>
              <w:left w:val="nil"/>
              <w:bottom w:val="single" w:sz="4" w:space="0" w:color="auto"/>
              <w:right w:val="single" w:sz="4" w:space="0" w:color="auto"/>
            </w:tcBorders>
            <w:shd w:val="clear" w:color="auto" w:fill="auto"/>
            <w:vAlign w:val="center"/>
            <w:hideMark/>
          </w:tcPr>
          <w:p w14:paraId="73AB2E06" w14:textId="77777777" w:rsidR="008C25AA" w:rsidRPr="008C25AA" w:rsidRDefault="008C25AA">
            <w:r w:rsidRPr="008C25AA">
              <w:t>111 (1.0%)</w:t>
            </w:r>
          </w:p>
        </w:tc>
        <w:tc>
          <w:tcPr>
            <w:tcW w:w="1920" w:type="dxa"/>
            <w:tcBorders>
              <w:top w:val="nil"/>
              <w:left w:val="nil"/>
              <w:bottom w:val="single" w:sz="4" w:space="0" w:color="auto"/>
              <w:right w:val="single" w:sz="4" w:space="0" w:color="auto"/>
            </w:tcBorders>
            <w:shd w:val="clear" w:color="auto" w:fill="auto"/>
            <w:vAlign w:val="center"/>
            <w:hideMark/>
          </w:tcPr>
          <w:p w14:paraId="09119C29" w14:textId="77777777" w:rsidR="008C25AA" w:rsidRPr="008C25AA" w:rsidRDefault="008C25AA">
            <w:r w:rsidRPr="008C25AA">
              <w:t>211 (0.8%)</w:t>
            </w:r>
          </w:p>
        </w:tc>
      </w:tr>
      <w:tr w:rsidR="008C25AA" w:rsidRPr="008C25AA" w14:paraId="4346AD6D"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41677226" w14:textId="77777777" w:rsidR="008C25AA" w:rsidRPr="008C25AA" w:rsidRDefault="008C25AA">
            <w:r w:rsidRPr="008C25AA">
              <w:t>Nyeri</w:t>
            </w:r>
          </w:p>
        </w:tc>
        <w:tc>
          <w:tcPr>
            <w:tcW w:w="1780" w:type="dxa"/>
            <w:tcBorders>
              <w:top w:val="nil"/>
              <w:left w:val="nil"/>
              <w:bottom w:val="single" w:sz="4" w:space="0" w:color="auto"/>
              <w:right w:val="single" w:sz="4" w:space="0" w:color="auto"/>
            </w:tcBorders>
            <w:shd w:val="clear" w:color="auto" w:fill="auto"/>
            <w:vAlign w:val="center"/>
            <w:hideMark/>
          </w:tcPr>
          <w:p w14:paraId="3892E8E8" w14:textId="77777777" w:rsidR="008C25AA" w:rsidRPr="008C25AA" w:rsidRDefault="008C25AA">
            <w:r w:rsidRPr="008C25AA">
              <w:t>315 (0.8%)</w:t>
            </w:r>
          </w:p>
        </w:tc>
        <w:tc>
          <w:tcPr>
            <w:tcW w:w="1920" w:type="dxa"/>
            <w:tcBorders>
              <w:top w:val="nil"/>
              <w:left w:val="nil"/>
              <w:bottom w:val="single" w:sz="4" w:space="0" w:color="auto"/>
              <w:right w:val="single" w:sz="4" w:space="0" w:color="auto"/>
            </w:tcBorders>
            <w:shd w:val="clear" w:color="auto" w:fill="auto"/>
            <w:vAlign w:val="center"/>
            <w:hideMark/>
          </w:tcPr>
          <w:p w14:paraId="76FDE298" w14:textId="77777777" w:rsidR="008C25AA" w:rsidRPr="008C25AA" w:rsidRDefault="008C25AA">
            <w:r w:rsidRPr="008C25AA">
              <w:t>66 (0.6%)</w:t>
            </w:r>
          </w:p>
        </w:tc>
        <w:tc>
          <w:tcPr>
            <w:tcW w:w="1920" w:type="dxa"/>
            <w:tcBorders>
              <w:top w:val="nil"/>
              <w:left w:val="nil"/>
              <w:bottom w:val="single" w:sz="4" w:space="0" w:color="auto"/>
              <w:right w:val="single" w:sz="4" w:space="0" w:color="auto"/>
            </w:tcBorders>
            <w:shd w:val="clear" w:color="auto" w:fill="auto"/>
            <w:vAlign w:val="center"/>
            <w:hideMark/>
          </w:tcPr>
          <w:p w14:paraId="04EAEB04" w14:textId="77777777" w:rsidR="008C25AA" w:rsidRPr="008C25AA" w:rsidRDefault="008C25AA">
            <w:r w:rsidRPr="008C25AA">
              <w:t>249 (0.9%)</w:t>
            </w:r>
          </w:p>
        </w:tc>
      </w:tr>
      <w:tr w:rsidR="008C25AA" w:rsidRPr="008C25AA" w14:paraId="7DCD228A"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0978188D" w14:textId="77777777" w:rsidR="008C25AA" w:rsidRPr="008C25AA" w:rsidRDefault="008C25AA">
            <w:r w:rsidRPr="008C25AA">
              <w:t>Tana River</w:t>
            </w:r>
          </w:p>
        </w:tc>
        <w:tc>
          <w:tcPr>
            <w:tcW w:w="1780" w:type="dxa"/>
            <w:tcBorders>
              <w:top w:val="nil"/>
              <w:left w:val="nil"/>
              <w:bottom w:val="single" w:sz="4" w:space="0" w:color="auto"/>
              <w:right w:val="single" w:sz="4" w:space="0" w:color="auto"/>
            </w:tcBorders>
            <w:shd w:val="clear" w:color="auto" w:fill="auto"/>
            <w:vAlign w:val="center"/>
            <w:hideMark/>
          </w:tcPr>
          <w:p w14:paraId="5F52868D" w14:textId="77777777" w:rsidR="008C25AA" w:rsidRPr="008C25AA" w:rsidRDefault="008C25AA">
            <w:r w:rsidRPr="008C25AA">
              <w:t>278 (0.7%)</w:t>
            </w:r>
          </w:p>
        </w:tc>
        <w:tc>
          <w:tcPr>
            <w:tcW w:w="1920" w:type="dxa"/>
            <w:tcBorders>
              <w:top w:val="nil"/>
              <w:left w:val="nil"/>
              <w:bottom w:val="single" w:sz="4" w:space="0" w:color="auto"/>
              <w:right w:val="single" w:sz="4" w:space="0" w:color="auto"/>
            </w:tcBorders>
            <w:shd w:val="clear" w:color="auto" w:fill="auto"/>
            <w:vAlign w:val="center"/>
            <w:hideMark/>
          </w:tcPr>
          <w:p w14:paraId="7C00CB4D" w14:textId="77777777" w:rsidR="008C25AA" w:rsidRPr="008C25AA" w:rsidRDefault="008C25AA">
            <w:r w:rsidRPr="008C25AA">
              <w:t>112 (1.0%)</w:t>
            </w:r>
          </w:p>
        </w:tc>
        <w:tc>
          <w:tcPr>
            <w:tcW w:w="1920" w:type="dxa"/>
            <w:tcBorders>
              <w:top w:val="nil"/>
              <w:left w:val="nil"/>
              <w:bottom w:val="single" w:sz="4" w:space="0" w:color="auto"/>
              <w:right w:val="single" w:sz="4" w:space="0" w:color="auto"/>
            </w:tcBorders>
            <w:shd w:val="clear" w:color="auto" w:fill="auto"/>
            <w:vAlign w:val="center"/>
            <w:hideMark/>
          </w:tcPr>
          <w:p w14:paraId="45844162" w14:textId="77777777" w:rsidR="008C25AA" w:rsidRPr="008C25AA" w:rsidRDefault="008C25AA">
            <w:r w:rsidRPr="008C25AA">
              <w:t>166 (0.6%)</w:t>
            </w:r>
          </w:p>
        </w:tc>
      </w:tr>
      <w:tr w:rsidR="008C25AA" w:rsidRPr="008C25AA" w14:paraId="202490E4"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41B31573" w14:textId="77777777" w:rsidR="008C25AA" w:rsidRPr="008C25AA" w:rsidRDefault="008C25AA">
            <w:proofErr w:type="spellStart"/>
            <w:r w:rsidRPr="008C25AA">
              <w:t>Lamu</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0E4AA66F" w14:textId="77777777" w:rsidR="008C25AA" w:rsidRPr="008C25AA" w:rsidRDefault="008C25AA">
            <w:r w:rsidRPr="008C25AA">
              <w:t>275 (0.7%)</w:t>
            </w:r>
          </w:p>
        </w:tc>
        <w:tc>
          <w:tcPr>
            <w:tcW w:w="1920" w:type="dxa"/>
            <w:tcBorders>
              <w:top w:val="nil"/>
              <w:left w:val="nil"/>
              <w:bottom w:val="single" w:sz="4" w:space="0" w:color="auto"/>
              <w:right w:val="single" w:sz="4" w:space="0" w:color="auto"/>
            </w:tcBorders>
            <w:shd w:val="clear" w:color="auto" w:fill="auto"/>
            <w:vAlign w:val="center"/>
            <w:hideMark/>
          </w:tcPr>
          <w:p w14:paraId="60DFB901" w14:textId="77777777" w:rsidR="008C25AA" w:rsidRPr="008C25AA" w:rsidRDefault="008C25AA">
            <w:r w:rsidRPr="008C25AA">
              <w:t>79 (0.7%)</w:t>
            </w:r>
          </w:p>
        </w:tc>
        <w:tc>
          <w:tcPr>
            <w:tcW w:w="1920" w:type="dxa"/>
            <w:tcBorders>
              <w:top w:val="nil"/>
              <w:left w:val="nil"/>
              <w:bottom w:val="single" w:sz="4" w:space="0" w:color="auto"/>
              <w:right w:val="single" w:sz="4" w:space="0" w:color="auto"/>
            </w:tcBorders>
            <w:shd w:val="clear" w:color="auto" w:fill="auto"/>
            <w:vAlign w:val="center"/>
            <w:hideMark/>
          </w:tcPr>
          <w:p w14:paraId="01C93C8D" w14:textId="77777777" w:rsidR="008C25AA" w:rsidRPr="008C25AA" w:rsidRDefault="008C25AA">
            <w:r w:rsidRPr="008C25AA">
              <w:t>196 (0.7%)</w:t>
            </w:r>
          </w:p>
        </w:tc>
      </w:tr>
      <w:tr w:rsidR="008C25AA" w:rsidRPr="008C25AA" w14:paraId="7A2D37B5"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35D73FFD" w14:textId="77777777" w:rsidR="008C25AA" w:rsidRPr="008C25AA" w:rsidRDefault="008C25AA">
            <w:proofErr w:type="spellStart"/>
            <w:r w:rsidRPr="008C25AA">
              <w:t>Taita</w:t>
            </w:r>
            <w:proofErr w:type="spellEnd"/>
            <w:r w:rsidRPr="008C25AA">
              <w:t xml:space="preserve"> Taveta</w:t>
            </w:r>
          </w:p>
        </w:tc>
        <w:tc>
          <w:tcPr>
            <w:tcW w:w="1780" w:type="dxa"/>
            <w:tcBorders>
              <w:top w:val="nil"/>
              <w:left w:val="nil"/>
              <w:bottom w:val="single" w:sz="4" w:space="0" w:color="auto"/>
              <w:right w:val="single" w:sz="4" w:space="0" w:color="auto"/>
            </w:tcBorders>
            <w:shd w:val="clear" w:color="auto" w:fill="auto"/>
            <w:vAlign w:val="center"/>
            <w:hideMark/>
          </w:tcPr>
          <w:p w14:paraId="1DBEB07E" w14:textId="77777777" w:rsidR="008C25AA" w:rsidRPr="008C25AA" w:rsidRDefault="008C25AA">
            <w:r w:rsidRPr="008C25AA">
              <w:t>222 (0.6%)</w:t>
            </w:r>
          </w:p>
        </w:tc>
        <w:tc>
          <w:tcPr>
            <w:tcW w:w="1920" w:type="dxa"/>
            <w:tcBorders>
              <w:top w:val="nil"/>
              <w:left w:val="nil"/>
              <w:bottom w:val="single" w:sz="4" w:space="0" w:color="auto"/>
              <w:right w:val="single" w:sz="4" w:space="0" w:color="auto"/>
            </w:tcBorders>
            <w:shd w:val="clear" w:color="auto" w:fill="auto"/>
            <w:vAlign w:val="center"/>
            <w:hideMark/>
          </w:tcPr>
          <w:p w14:paraId="3785949C" w14:textId="77777777" w:rsidR="008C25AA" w:rsidRPr="008C25AA" w:rsidRDefault="008C25AA">
            <w:r w:rsidRPr="008C25AA">
              <w:t>50 (0.4%)</w:t>
            </w:r>
          </w:p>
        </w:tc>
        <w:tc>
          <w:tcPr>
            <w:tcW w:w="1920" w:type="dxa"/>
            <w:tcBorders>
              <w:top w:val="nil"/>
              <w:left w:val="nil"/>
              <w:bottom w:val="single" w:sz="4" w:space="0" w:color="auto"/>
              <w:right w:val="single" w:sz="4" w:space="0" w:color="auto"/>
            </w:tcBorders>
            <w:shd w:val="clear" w:color="auto" w:fill="auto"/>
            <w:vAlign w:val="center"/>
            <w:hideMark/>
          </w:tcPr>
          <w:p w14:paraId="1AA2FF6A" w14:textId="77777777" w:rsidR="008C25AA" w:rsidRPr="008C25AA" w:rsidRDefault="008C25AA">
            <w:r w:rsidRPr="008C25AA">
              <w:t>172 (0.6%)</w:t>
            </w:r>
          </w:p>
        </w:tc>
      </w:tr>
      <w:tr w:rsidR="008C25AA" w:rsidRPr="008C25AA" w14:paraId="1ADCA519"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33BF0F6B" w14:textId="77777777" w:rsidR="008C25AA" w:rsidRPr="008C25AA" w:rsidRDefault="008C25AA">
            <w:proofErr w:type="spellStart"/>
            <w:r w:rsidRPr="008C25AA">
              <w:t>Isiolo</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43BF4EAB" w14:textId="77777777" w:rsidR="008C25AA" w:rsidRPr="008C25AA" w:rsidRDefault="008C25AA">
            <w:r w:rsidRPr="008C25AA">
              <w:t>209 (0.5%)</w:t>
            </w:r>
          </w:p>
        </w:tc>
        <w:tc>
          <w:tcPr>
            <w:tcW w:w="1920" w:type="dxa"/>
            <w:tcBorders>
              <w:top w:val="nil"/>
              <w:left w:val="nil"/>
              <w:bottom w:val="single" w:sz="4" w:space="0" w:color="auto"/>
              <w:right w:val="single" w:sz="4" w:space="0" w:color="auto"/>
            </w:tcBorders>
            <w:shd w:val="clear" w:color="auto" w:fill="auto"/>
            <w:vAlign w:val="center"/>
            <w:hideMark/>
          </w:tcPr>
          <w:p w14:paraId="1D39C4F3" w14:textId="77777777" w:rsidR="008C25AA" w:rsidRPr="008C25AA" w:rsidRDefault="008C25AA">
            <w:r w:rsidRPr="008C25AA">
              <w:t>68 (0.6%)</w:t>
            </w:r>
          </w:p>
        </w:tc>
        <w:tc>
          <w:tcPr>
            <w:tcW w:w="1920" w:type="dxa"/>
            <w:tcBorders>
              <w:top w:val="nil"/>
              <w:left w:val="nil"/>
              <w:bottom w:val="single" w:sz="4" w:space="0" w:color="auto"/>
              <w:right w:val="single" w:sz="4" w:space="0" w:color="auto"/>
            </w:tcBorders>
            <w:shd w:val="clear" w:color="auto" w:fill="auto"/>
            <w:vAlign w:val="center"/>
            <w:hideMark/>
          </w:tcPr>
          <w:p w14:paraId="4C45550D" w14:textId="77777777" w:rsidR="008C25AA" w:rsidRPr="008C25AA" w:rsidRDefault="008C25AA">
            <w:r w:rsidRPr="008C25AA">
              <w:t>141 (0.5%)</w:t>
            </w:r>
          </w:p>
        </w:tc>
      </w:tr>
      <w:tr w:rsidR="008C25AA" w:rsidRPr="008C25AA" w14:paraId="5DDDBAC2"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1DB66D9A" w14:textId="77777777" w:rsidR="008C25AA" w:rsidRPr="008C25AA" w:rsidRDefault="008C25AA">
            <w:proofErr w:type="spellStart"/>
            <w:r w:rsidRPr="008C25AA">
              <w:t>Homa</w:t>
            </w:r>
            <w:proofErr w:type="spellEnd"/>
            <w:r w:rsidRPr="008C25AA">
              <w:t xml:space="preserve"> Bay</w:t>
            </w:r>
          </w:p>
        </w:tc>
        <w:tc>
          <w:tcPr>
            <w:tcW w:w="1780" w:type="dxa"/>
            <w:tcBorders>
              <w:top w:val="nil"/>
              <w:left w:val="nil"/>
              <w:bottom w:val="single" w:sz="4" w:space="0" w:color="auto"/>
              <w:right w:val="single" w:sz="4" w:space="0" w:color="auto"/>
            </w:tcBorders>
            <w:shd w:val="clear" w:color="auto" w:fill="auto"/>
            <w:vAlign w:val="center"/>
            <w:hideMark/>
          </w:tcPr>
          <w:p w14:paraId="7A97654A" w14:textId="77777777" w:rsidR="008C25AA" w:rsidRPr="008C25AA" w:rsidRDefault="008C25AA">
            <w:r w:rsidRPr="008C25AA">
              <w:t>159 (0.4%)</w:t>
            </w:r>
          </w:p>
        </w:tc>
        <w:tc>
          <w:tcPr>
            <w:tcW w:w="1920" w:type="dxa"/>
            <w:tcBorders>
              <w:top w:val="nil"/>
              <w:left w:val="nil"/>
              <w:bottom w:val="single" w:sz="4" w:space="0" w:color="auto"/>
              <w:right w:val="single" w:sz="4" w:space="0" w:color="auto"/>
            </w:tcBorders>
            <w:shd w:val="clear" w:color="auto" w:fill="auto"/>
            <w:vAlign w:val="center"/>
            <w:hideMark/>
          </w:tcPr>
          <w:p w14:paraId="1D15B881" w14:textId="77777777" w:rsidR="008C25AA" w:rsidRPr="008C25AA" w:rsidRDefault="008C25AA">
            <w:r w:rsidRPr="008C25AA">
              <w:t>68 (0.6%)</w:t>
            </w:r>
          </w:p>
        </w:tc>
        <w:tc>
          <w:tcPr>
            <w:tcW w:w="1920" w:type="dxa"/>
            <w:tcBorders>
              <w:top w:val="nil"/>
              <w:left w:val="nil"/>
              <w:bottom w:val="single" w:sz="4" w:space="0" w:color="auto"/>
              <w:right w:val="single" w:sz="4" w:space="0" w:color="auto"/>
            </w:tcBorders>
            <w:shd w:val="clear" w:color="auto" w:fill="auto"/>
            <w:vAlign w:val="center"/>
            <w:hideMark/>
          </w:tcPr>
          <w:p w14:paraId="6553E0A3" w14:textId="77777777" w:rsidR="008C25AA" w:rsidRPr="008C25AA" w:rsidRDefault="008C25AA">
            <w:r w:rsidRPr="008C25AA">
              <w:t>91 (0.3%)</w:t>
            </w:r>
          </w:p>
        </w:tc>
      </w:tr>
      <w:tr w:rsidR="008C25AA" w:rsidRPr="008C25AA" w14:paraId="04D0A15D" w14:textId="77777777" w:rsidTr="008C25AA">
        <w:trPr>
          <w:trHeight w:val="300"/>
        </w:trPr>
        <w:tc>
          <w:tcPr>
            <w:tcW w:w="2355" w:type="dxa"/>
            <w:tcBorders>
              <w:top w:val="nil"/>
              <w:left w:val="single" w:sz="4" w:space="0" w:color="auto"/>
              <w:bottom w:val="single" w:sz="4" w:space="0" w:color="auto"/>
              <w:right w:val="single" w:sz="4" w:space="0" w:color="auto"/>
            </w:tcBorders>
            <w:shd w:val="clear" w:color="auto" w:fill="auto"/>
            <w:vAlign w:val="center"/>
            <w:hideMark/>
          </w:tcPr>
          <w:p w14:paraId="1E5293BF" w14:textId="77777777" w:rsidR="008C25AA" w:rsidRPr="008C25AA" w:rsidRDefault="008C25AA">
            <w:r w:rsidRPr="008C25AA">
              <w:t>Samburu</w:t>
            </w:r>
          </w:p>
        </w:tc>
        <w:tc>
          <w:tcPr>
            <w:tcW w:w="1780" w:type="dxa"/>
            <w:tcBorders>
              <w:top w:val="nil"/>
              <w:left w:val="nil"/>
              <w:bottom w:val="single" w:sz="4" w:space="0" w:color="auto"/>
              <w:right w:val="single" w:sz="4" w:space="0" w:color="auto"/>
            </w:tcBorders>
            <w:shd w:val="clear" w:color="auto" w:fill="auto"/>
            <w:vAlign w:val="center"/>
            <w:hideMark/>
          </w:tcPr>
          <w:p w14:paraId="60FAD61C" w14:textId="77777777" w:rsidR="008C25AA" w:rsidRPr="008C25AA" w:rsidRDefault="008C25AA">
            <w:r w:rsidRPr="008C25AA">
              <w:t>9 (&lt;0.1%)</w:t>
            </w:r>
          </w:p>
        </w:tc>
        <w:tc>
          <w:tcPr>
            <w:tcW w:w="1920" w:type="dxa"/>
            <w:tcBorders>
              <w:top w:val="nil"/>
              <w:left w:val="nil"/>
              <w:bottom w:val="single" w:sz="4" w:space="0" w:color="auto"/>
              <w:right w:val="single" w:sz="4" w:space="0" w:color="auto"/>
            </w:tcBorders>
            <w:shd w:val="clear" w:color="auto" w:fill="auto"/>
            <w:vAlign w:val="center"/>
            <w:hideMark/>
          </w:tcPr>
          <w:p w14:paraId="11F4D434" w14:textId="77777777" w:rsidR="008C25AA" w:rsidRPr="008C25AA" w:rsidRDefault="008C25AA">
            <w:r w:rsidRPr="008C25AA">
              <w:t>6 (&lt;0.1%)</w:t>
            </w:r>
          </w:p>
        </w:tc>
        <w:tc>
          <w:tcPr>
            <w:tcW w:w="1920" w:type="dxa"/>
            <w:tcBorders>
              <w:top w:val="nil"/>
              <w:left w:val="nil"/>
              <w:bottom w:val="single" w:sz="4" w:space="0" w:color="auto"/>
              <w:right w:val="single" w:sz="4" w:space="0" w:color="auto"/>
            </w:tcBorders>
            <w:shd w:val="clear" w:color="auto" w:fill="auto"/>
            <w:vAlign w:val="center"/>
            <w:hideMark/>
          </w:tcPr>
          <w:p w14:paraId="787D952C" w14:textId="77777777" w:rsidR="008C25AA" w:rsidRPr="008C25AA" w:rsidRDefault="008C25AA">
            <w:r w:rsidRPr="008C25AA">
              <w:t>3 (&lt;0.1%)</w:t>
            </w:r>
          </w:p>
        </w:tc>
      </w:tr>
    </w:tbl>
    <w:p w14:paraId="52CB214F" w14:textId="77777777" w:rsidR="008751ED" w:rsidRDefault="008751ED"/>
    <w:p w14:paraId="55C9BA33" w14:textId="77777777" w:rsidR="00462500" w:rsidRPr="00977CA0" w:rsidRDefault="00977CA0" w:rsidP="00977CA0">
      <w:pPr>
        <w:spacing w:line="360" w:lineRule="auto"/>
        <w:rPr>
          <w:bCs/>
          <w:lang w:val="en-US"/>
        </w:rPr>
      </w:pPr>
      <w:r>
        <w:rPr>
          <w:bCs/>
          <w:lang w:val="en-US"/>
        </w:rPr>
        <w:t>Level 4 facilities had the highest number of cases, 17,747 (46%), the least cases 157 (0.4%) were from level 6 (National referral)</w:t>
      </w:r>
      <w:r w:rsidR="001D55C4">
        <w:rPr>
          <w:bCs/>
          <w:lang w:val="en-US"/>
        </w:rPr>
        <w:t xml:space="preserve"> (Table 3), many owned by Ministry of Health</w:t>
      </w:r>
      <w:r w:rsidR="00383FD4">
        <w:rPr>
          <w:bCs/>
          <w:lang w:val="en-US"/>
        </w:rPr>
        <w:t xml:space="preserve"> (Table </w:t>
      </w:r>
      <w:r w:rsidR="001D55C4">
        <w:rPr>
          <w:bCs/>
          <w:lang w:val="en-US"/>
        </w:rPr>
        <w:t>4</w:t>
      </w:r>
      <w:r w:rsidR="00975DB2">
        <w:rPr>
          <w:bCs/>
          <w:lang w:val="en-US"/>
        </w:rPr>
        <w:t>, Figure 1</w:t>
      </w:r>
      <w:r w:rsidR="00383FD4">
        <w:rPr>
          <w:bCs/>
          <w:lang w:val="en-US"/>
        </w:rPr>
        <w:t>)</w:t>
      </w:r>
    </w:p>
    <w:p w14:paraId="36F922F3" w14:textId="77777777" w:rsidR="00462500" w:rsidRDefault="00462500" w:rsidP="00462500">
      <w:pPr>
        <w:pStyle w:val="Heading4"/>
        <w:spacing w:line="360" w:lineRule="auto"/>
        <w:rPr>
          <w:b w:val="0"/>
          <w:bCs w:val="0"/>
          <w:lang w:val="en-US"/>
        </w:rPr>
      </w:pPr>
      <w:r w:rsidRPr="0084398D">
        <w:rPr>
          <w:rFonts w:ascii="Times New Roman" w:hAnsi="Times New Roman" w:cs="Times New Roman"/>
          <w:i w:val="0"/>
          <w:color w:val="auto"/>
        </w:rPr>
        <w:t xml:space="preserve">Table </w:t>
      </w:r>
      <w:r>
        <w:rPr>
          <w:rFonts w:ascii="Times New Roman" w:hAnsi="Times New Roman" w:cs="Times New Roman"/>
          <w:i w:val="0"/>
          <w:color w:val="auto"/>
        </w:rPr>
        <w:t>3</w:t>
      </w:r>
      <w:r w:rsidRPr="0084398D">
        <w:rPr>
          <w:rFonts w:ascii="Times New Roman" w:hAnsi="Times New Roman" w:cs="Times New Roman"/>
          <w:i w:val="0"/>
          <w:color w:val="auto"/>
        </w:rPr>
        <w:t xml:space="preserve">: </w:t>
      </w:r>
      <w:r>
        <w:rPr>
          <w:rFonts w:ascii="Times New Roman" w:hAnsi="Times New Roman" w:cs="Times New Roman"/>
          <w:i w:val="0"/>
          <w:color w:val="auto"/>
        </w:rPr>
        <w:t>Kenya Essential Package for Health Level</w:t>
      </w:r>
    </w:p>
    <w:p w14:paraId="0EBE97C0" w14:textId="77777777" w:rsidR="00462500" w:rsidRPr="00462500" w:rsidRDefault="00462500" w:rsidP="00462500">
      <w:pPr>
        <w:rPr>
          <w:lang w:val="en-US"/>
        </w:rPr>
      </w:pPr>
    </w:p>
    <w:tbl>
      <w:tblPr>
        <w:tblW w:w="8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4030"/>
        <w:gridCol w:w="4030"/>
      </w:tblGrid>
      <w:tr w:rsidR="00462500" w:rsidRPr="00462500" w14:paraId="2DD120F4" w14:textId="77777777" w:rsidTr="006F1BD7">
        <w:trPr>
          <w:trHeight w:val="332"/>
        </w:trPr>
        <w:tc>
          <w:tcPr>
            <w:tcW w:w="4020" w:type="dxa"/>
            <w:shd w:val="clear" w:color="auto" w:fill="auto"/>
            <w:tcMar>
              <w:top w:w="72" w:type="dxa"/>
              <w:left w:w="144" w:type="dxa"/>
              <w:bottom w:w="72" w:type="dxa"/>
              <w:right w:w="144" w:type="dxa"/>
            </w:tcMar>
            <w:hideMark/>
          </w:tcPr>
          <w:p w14:paraId="40D06190" w14:textId="77777777" w:rsidR="00462500" w:rsidRPr="00462500" w:rsidRDefault="00462500" w:rsidP="006F1BD7">
            <w:pPr>
              <w:pStyle w:val="NormalWeb"/>
              <w:spacing w:before="0" w:beforeAutospacing="0" w:after="0" w:afterAutospacing="0"/>
            </w:pPr>
            <w:r w:rsidRPr="00462500">
              <w:rPr>
                <w:b/>
                <w:bCs/>
                <w:color w:val="000000" w:themeColor="text1"/>
                <w:kern w:val="24"/>
              </w:rPr>
              <w:t>Facility Level</w:t>
            </w:r>
          </w:p>
        </w:tc>
        <w:tc>
          <w:tcPr>
            <w:tcW w:w="4020" w:type="dxa"/>
            <w:shd w:val="clear" w:color="auto" w:fill="auto"/>
            <w:tcMar>
              <w:top w:w="72" w:type="dxa"/>
              <w:left w:w="144" w:type="dxa"/>
              <w:bottom w:w="72" w:type="dxa"/>
              <w:right w:w="144" w:type="dxa"/>
            </w:tcMar>
            <w:hideMark/>
          </w:tcPr>
          <w:p w14:paraId="153BAFBA" w14:textId="77777777" w:rsidR="00462500" w:rsidRPr="00462500" w:rsidRDefault="00462500" w:rsidP="006F1BD7">
            <w:pPr>
              <w:pStyle w:val="NormalWeb"/>
              <w:spacing w:before="0" w:beforeAutospacing="0" w:after="0" w:afterAutospacing="0"/>
            </w:pPr>
            <w:r w:rsidRPr="00462500">
              <w:rPr>
                <w:b/>
                <w:bCs/>
                <w:color w:val="000000" w:themeColor="text1"/>
                <w:kern w:val="24"/>
              </w:rPr>
              <w:t>n (%)</w:t>
            </w:r>
          </w:p>
        </w:tc>
      </w:tr>
      <w:tr w:rsidR="00462500" w:rsidRPr="00462500" w14:paraId="2C9B0C0C" w14:textId="77777777" w:rsidTr="006F1BD7">
        <w:trPr>
          <w:trHeight w:val="296"/>
        </w:trPr>
        <w:tc>
          <w:tcPr>
            <w:tcW w:w="4020" w:type="dxa"/>
            <w:shd w:val="clear" w:color="auto" w:fill="auto"/>
            <w:tcMar>
              <w:top w:w="72" w:type="dxa"/>
              <w:left w:w="144" w:type="dxa"/>
              <w:bottom w:w="72" w:type="dxa"/>
              <w:right w:w="144" w:type="dxa"/>
            </w:tcMar>
            <w:hideMark/>
          </w:tcPr>
          <w:p w14:paraId="4AE9F4D3" w14:textId="77777777" w:rsidR="00462500" w:rsidRPr="00977CA0" w:rsidRDefault="00462500" w:rsidP="006F1BD7">
            <w:pPr>
              <w:pStyle w:val="NormalWeb"/>
              <w:spacing w:before="0" w:beforeAutospacing="0" w:after="0" w:afterAutospacing="0"/>
            </w:pPr>
            <w:r w:rsidRPr="00977CA0">
              <w:rPr>
                <w:bCs/>
                <w:color w:val="000000" w:themeColor="text1"/>
                <w:kern w:val="24"/>
              </w:rPr>
              <w:t>Level 2</w:t>
            </w:r>
          </w:p>
        </w:tc>
        <w:tc>
          <w:tcPr>
            <w:tcW w:w="4020" w:type="dxa"/>
            <w:shd w:val="clear" w:color="auto" w:fill="auto"/>
            <w:tcMar>
              <w:top w:w="72" w:type="dxa"/>
              <w:left w:w="144" w:type="dxa"/>
              <w:bottom w:w="72" w:type="dxa"/>
              <w:right w:w="144" w:type="dxa"/>
            </w:tcMar>
            <w:hideMark/>
          </w:tcPr>
          <w:p w14:paraId="0C6227BC" w14:textId="77777777" w:rsidR="00462500" w:rsidRPr="00462500" w:rsidRDefault="00462500" w:rsidP="006F1BD7">
            <w:pPr>
              <w:pStyle w:val="NormalWeb"/>
              <w:spacing w:before="0" w:beforeAutospacing="0" w:after="0" w:afterAutospacing="0"/>
            </w:pPr>
            <w:r w:rsidRPr="00462500">
              <w:rPr>
                <w:color w:val="000000" w:themeColor="text1"/>
                <w:kern w:val="24"/>
              </w:rPr>
              <w:t>9,079 (23%)</w:t>
            </w:r>
          </w:p>
        </w:tc>
      </w:tr>
      <w:tr w:rsidR="00462500" w:rsidRPr="00462500" w14:paraId="36E274EA" w14:textId="77777777" w:rsidTr="006F1BD7">
        <w:trPr>
          <w:trHeight w:val="269"/>
        </w:trPr>
        <w:tc>
          <w:tcPr>
            <w:tcW w:w="4020" w:type="dxa"/>
            <w:shd w:val="clear" w:color="auto" w:fill="auto"/>
            <w:tcMar>
              <w:top w:w="72" w:type="dxa"/>
              <w:left w:w="144" w:type="dxa"/>
              <w:bottom w:w="72" w:type="dxa"/>
              <w:right w:w="144" w:type="dxa"/>
            </w:tcMar>
            <w:hideMark/>
          </w:tcPr>
          <w:p w14:paraId="5329FD67" w14:textId="77777777" w:rsidR="00462500" w:rsidRPr="00977CA0" w:rsidRDefault="00462500" w:rsidP="006F1BD7">
            <w:pPr>
              <w:pStyle w:val="NormalWeb"/>
              <w:spacing w:before="0" w:beforeAutospacing="0" w:after="0" w:afterAutospacing="0"/>
            </w:pPr>
            <w:r w:rsidRPr="00977CA0">
              <w:rPr>
                <w:bCs/>
                <w:color w:val="000000" w:themeColor="text1"/>
                <w:kern w:val="24"/>
              </w:rPr>
              <w:t>Level 3</w:t>
            </w:r>
          </w:p>
        </w:tc>
        <w:tc>
          <w:tcPr>
            <w:tcW w:w="4020" w:type="dxa"/>
            <w:shd w:val="clear" w:color="auto" w:fill="auto"/>
            <w:tcMar>
              <w:top w:w="72" w:type="dxa"/>
              <w:left w:w="144" w:type="dxa"/>
              <w:bottom w:w="72" w:type="dxa"/>
              <w:right w:w="144" w:type="dxa"/>
            </w:tcMar>
            <w:hideMark/>
          </w:tcPr>
          <w:p w14:paraId="0CEB387B" w14:textId="77777777" w:rsidR="00462500" w:rsidRPr="00462500" w:rsidRDefault="00462500" w:rsidP="006F1BD7">
            <w:pPr>
              <w:pStyle w:val="NormalWeb"/>
              <w:spacing w:before="0" w:beforeAutospacing="0" w:after="0" w:afterAutospacing="0"/>
            </w:pPr>
            <w:r w:rsidRPr="00462500">
              <w:rPr>
                <w:color w:val="000000" w:themeColor="text1"/>
                <w:kern w:val="24"/>
              </w:rPr>
              <w:t>10,236 (26%)</w:t>
            </w:r>
          </w:p>
        </w:tc>
      </w:tr>
      <w:tr w:rsidR="00462500" w:rsidRPr="00462500" w14:paraId="0CF6B836" w14:textId="77777777" w:rsidTr="006F1BD7">
        <w:trPr>
          <w:trHeight w:val="242"/>
        </w:trPr>
        <w:tc>
          <w:tcPr>
            <w:tcW w:w="4020" w:type="dxa"/>
            <w:shd w:val="clear" w:color="auto" w:fill="auto"/>
            <w:tcMar>
              <w:top w:w="72" w:type="dxa"/>
              <w:left w:w="144" w:type="dxa"/>
              <w:bottom w:w="72" w:type="dxa"/>
              <w:right w:w="144" w:type="dxa"/>
            </w:tcMar>
            <w:hideMark/>
          </w:tcPr>
          <w:p w14:paraId="28AC119F" w14:textId="77777777" w:rsidR="00462500" w:rsidRPr="00977CA0" w:rsidRDefault="00462500" w:rsidP="006F1BD7">
            <w:pPr>
              <w:pStyle w:val="NormalWeb"/>
              <w:spacing w:before="0" w:beforeAutospacing="0" w:after="0" w:afterAutospacing="0"/>
            </w:pPr>
            <w:r w:rsidRPr="00977CA0">
              <w:rPr>
                <w:bCs/>
                <w:color w:val="000000" w:themeColor="text1"/>
                <w:kern w:val="24"/>
              </w:rPr>
              <w:t>Level 4</w:t>
            </w:r>
          </w:p>
        </w:tc>
        <w:tc>
          <w:tcPr>
            <w:tcW w:w="4020" w:type="dxa"/>
            <w:shd w:val="clear" w:color="auto" w:fill="auto"/>
            <w:tcMar>
              <w:top w:w="72" w:type="dxa"/>
              <w:left w:w="144" w:type="dxa"/>
              <w:bottom w:w="72" w:type="dxa"/>
              <w:right w:w="144" w:type="dxa"/>
            </w:tcMar>
            <w:hideMark/>
          </w:tcPr>
          <w:p w14:paraId="6C2CC7B7" w14:textId="77777777" w:rsidR="00462500" w:rsidRPr="00462500" w:rsidRDefault="00462500" w:rsidP="006F1BD7">
            <w:pPr>
              <w:pStyle w:val="NormalWeb"/>
              <w:spacing w:before="0" w:beforeAutospacing="0" w:after="0" w:afterAutospacing="0"/>
            </w:pPr>
            <w:r w:rsidRPr="00462500">
              <w:rPr>
                <w:color w:val="000000" w:themeColor="text1"/>
                <w:kern w:val="24"/>
              </w:rPr>
              <w:t>17,747 (46%)</w:t>
            </w:r>
          </w:p>
        </w:tc>
      </w:tr>
      <w:tr w:rsidR="00462500" w:rsidRPr="00462500" w14:paraId="635F8F5E" w14:textId="77777777" w:rsidTr="006F1BD7">
        <w:trPr>
          <w:trHeight w:val="296"/>
        </w:trPr>
        <w:tc>
          <w:tcPr>
            <w:tcW w:w="4020" w:type="dxa"/>
            <w:shd w:val="clear" w:color="auto" w:fill="auto"/>
            <w:tcMar>
              <w:top w:w="72" w:type="dxa"/>
              <w:left w:w="144" w:type="dxa"/>
              <w:bottom w:w="72" w:type="dxa"/>
              <w:right w:w="144" w:type="dxa"/>
            </w:tcMar>
            <w:hideMark/>
          </w:tcPr>
          <w:p w14:paraId="7005A57D" w14:textId="77777777" w:rsidR="00462500" w:rsidRPr="00977CA0" w:rsidRDefault="00462500" w:rsidP="006F1BD7">
            <w:pPr>
              <w:pStyle w:val="NormalWeb"/>
              <w:spacing w:before="0" w:beforeAutospacing="0" w:after="0" w:afterAutospacing="0"/>
            </w:pPr>
            <w:r w:rsidRPr="00977CA0">
              <w:rPr>
                <w:bCs/>
                <w:color w:val="000000" w:themeColor="text1"/>
                <w:kern w:val="24"/>
              </w:rPr>
              <w:t>Level 5</w:t>
            </w:r>
          </w:p>
        </w:tc>
        <w:tc>
          <w:tcPr>
            <w:tcW w:w="4020" w:type="dxa"/>
            <w:shd w:val="clear" w:color="auto" w:fill="auto"/>
            <w:tcMar>
              <w:top w:w="72" w:type="dxa"/>
              <w:left w:w="144" w:type="dxa"/>
              <w:bottom w:w="72" w:type="dxa"/>
              <w:right w:w="144" w:type="dxa"/>
            </w:tcMar>
            <w:hideMark/>
          </w:tcPr>
          <w:p w14:paraId="23AA9D41" w14:textId="77777777" w:rsidR="00462500" w:rsidRPr="00462500" w:rsidRDefault="00462500" w:rsidP="006F1BD7">
            <w:pPr>
              <w:pStyle w:val="NormalWeb"/>
              <w:spacing w:before="0" w:beforeAutospacing="0" w:after="0" w:afterAutospacing="0"/>
            </w:pPr>
            <w:r w:rsidRPr="00462500">
              <w:rPr>
                <w:color w:val="000000" w:themeColor="text1"/>
                <w:kern w:val="24"/>
              </w:rPr>
              <w:t>1,730 (4.4%)</w:t>
            </w:r>
          </w:p>
        </w:tc>
      </w:tr>
      <w:tr w:rsidR="00462500" w:rsidRPr="00462500" w14:paraId="3C0A8FA3" w14:textId="77777777" w:rsidTr="006F1BD7">
        <w:trPr>
          <w:trHeight w:val="359"/>
        </w:trPr>
        <w:tc>
          <w:tcPr>
            <w:tcW w:w="4020" w:type="dxa"/>
            <w:shd w:val="clear" w:color="auto" w:fill="auto"/>
            <w:tcMar>
              <w:top w:w="72" w:type="dxa"/>
              <w:left w:w="144" w:type="dxa"/>
              <w:bottom w:w="72" w:type="dxa"/>
              <w:right w:w="144" w:type="dxa"/>
            </w:tcMar>
            <w:hideMark/>
          </w:tcPr>
          <w:p w14:paraId="640BF14C" w14:textId="77777777" w:rsidR="00462500" w:rsidRPr="00977CA0" w:rsidRDefault="00462500" w:rsidP="006F1BD7">
            <w:pPr>
              <w:pStyle w:val="NormalWeb"/>
              <w:spacing w:before="0" w:beforeAutospacing="0" w:after="0" w:afterAutospacing="0"/>
            </w:pPr>
            <w:r w:rsidRPr="00977CA0">
              <w:rPr>
                <w:bCs/>
                <w:color w:val="000000" w:themeColor="text1"/>
                <w:kern w:val="24"/>
              </w:rPr>
              <w:t>Level 6 (National Referral)</w:t>
            </w:r>
          </w:p>
        </w:tc>
        <w:tc>
          <w:tcPr>
            <w:tcW w:w="4020" w:type="dxa"/>
            <w:shd w:val="clear" w:color="auto" w:fill="auto"/>
            <w:tcMar>
              <w:top w:w="72" w:type="dxa"/>
              <w:left w:w="144" w:type="dxa"/>
              <w:bottom w:w="72" w:type="dxa"/>
              <w:right w:w="144" w:type="dxa"/>
            </w:tcMar>
            <w:hideMark/>
          </w:tcPr>
          <w:p w14:paraId="3934DCE2" w14:textId="77777777" w:rsidR="00462500" w:rsidRPr="00462500" w:rsidRDefault="00462500" w:rsidP="006F1BD7">
            <w:pPr>
              <w:pStyle w:val="NormalWeb"/>
              <w:spacing w:before="0" w:beforeAutospacing="0" w:after="0" w:afterAutospacing="0"/>
            </w:pPr>
            <w:r w:rsidRPr="00462500">
              <w:rPr>
                <w:color w:val="000000" w:themeColor="text1"/>
                <w:kern w:val="24"/>
              </w:rPr>
              <w:t>157 (0.4%)</w:t>
            </w:r>
          </w:p>
        </w:tc>
      </w:tr>
    </w:tbl>
    <w:p w14:paraId="7C352944" w14:textId="77777777" w:rsidR="00977CA0" w:rsidRDefault="00977CA0"/>
    <w:p w14:paraId="1E7D19BB" w14:textId="77777777" w:rsidR="00977CA0" w:rsidRDefault="00977CA0" w:rsidP="00E45DF9">
      <w:pPr>
        <w:pStyle w:val="Heading4"/>
        <w:spacing w:before="0" w:line="360" w:lineRule="auto"/>
        <w:rPr>
          <w:b w:val="0"/>
          <w:bCs w:val="0"/>
          <w:lang w:val="en-US"/>
        </w:rPr>
      </w:pPr>
      <w:r w:rsidRPr="0084398D">
        <w:rPr>
          <w:rFonts w:ascii="Times New Roman" w:hAnsi="Times New Roman" w:cs="Times New Roman"/>
          <w:i w:val="0"/>
          <w:color w:val="auto"/>
        </w:rPr>
        <w:t xml:space="preserve">Table </w:t>
      </w:r>
      <w:r>
        <w:rPr>
          <w:rFonts w:ascii="Times New Roman" w:hAnsi="Times New Roman" w:cs="Times New Roman"/>
          <w:i w:val="0"/>
          <w:color w:val="auto"/>
        </w:rPr>
        <w:t>4</w:t>
      </w:r>
      <w:r w:rsidRPr="0084398D">
        <w:rPr>
          <w:rFonts w:ascii="Times New Roman" w:hAnsi="Times New Roman" w:cs="Times New Roman"/>
          <w:i w:val="0"/>
          <w:color w:val="auto"/>
        </w:rPr>
        <w:t xml:space="preserve">: </w:t>
      </w:r>
      <w:r>
        <w:rPr>
          <w:rFonts w:ascii="Times New Roman" w:hAnsi="Times New Roman" w:cs="Times New Roman"/>
          <w:i w:val="0"/>
          <w:color w:val="auto"/>
        </w:rPr>
        <w:t>Ownership Type</w:t>
      </w:r>
    </w:p>
    <w:p w14:paraId="4050D082" w14:textId="77777777" w:rsidR="008751ED" w:rsidRDefault="008751ED"/>
    <w:tbl>
      <w:tblPr>
        <w:tblW w:w="8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4420"/>
        <w:gridCol w:w="3644"/>
      </w:tblGrid>
      <w:tr w:rsidR="00462500" w:rsidRPr="006F1BD7" w14:paraId="21E71168" w14:textId="77777777" w:rsidTr="00E45DF9">
        <w:trPr>
          <w:trHeight w:val="332"/>
        </w:trPr>
        <w:tc>
          <w:tcPr>
            <w:tcW w:w="4420" w:type="dxa"/>
            <w:shd w:val="clear" w:color="auto" w:fill="auto"/>
            <w:tcMar>
              <w:top w:w="72" w:type="dxa"/>
              <w:left w:w="144" w:type="dxa"/>
              <w:bottom w:w="72" w:type="dxa"/>
              <w:right w:w="144" w:type="dxa"/>
            </w:tcMar>
            <w:hideMark/>
          </w:tcPr>
          <w:p w14:paraId="775BE031" w14:textId="77777777" w:rsidR="000C04B9" w:rsidRPr="006F1BD7" w:rsidRDefault="00462500" w:rsidP="006F1BD7">
            <w:pPr>
              <w:rPr>
                <w:b/>
                <w:lang w:val="en-US"/>
              </w:rPr>
            </w:pPr>
            <w:r w:rsidRPr="006F1BD7">
              <w:rPr>
                <w:b/>
                <w:bCs/>
                <w:lang w:val="en-US"/>
              </w:rPr>
              <w:t>Ownership</w:t>
            </w:r>
          </w:p>
        </w:tc>
        <w:tc>
          <w:tcPr>
            <w:tcW w:w="3644" w:type="dxa"/>
            <w:shd w:val="clear" w:color="auto" w:fill="auto"/>
            <w:tcMar>
              <w:top w:w="72" w:type="dxa"/>
              <w:left w:w="144" w:type="dxa"/>
              <w:bottom w:w="72" w:type="dxa"/>
              <w:right w:w="144" w:type="dxa"/>
            </w:tcMar>
            <w:hideMark/>
          </w:tcPr>
          <w:p w14:paraId="1AB4B742" w14:textId="77777777" w:rsidR="000C04B9" w:rsidRPr="006F1BD7" w:rsidRDefault="00462500" w:rsidP="006F1BD7">
            <w:pPr>
              <w:rPr>
                <w:b/>
                <w:lang w:val="en-US"/>
              </w:rPr>
            </w:pPr>
            <w:r w:rsidRPr="006F1BD7">
              <w:rPr>
                <w:b/>
                <w:bCs/>
                <w:lang w:val="en-US"/>
              </w:rPr>
              <w:t>n (%)</w:t>
            </w:r>
          </w:p>
        </w:tc>
      </w:tr>
      <w:tr w:rsidR="00462500" w:rsidRPr="006F1BD7" w14:paraId="7D8AD506" w14:textId="77777777" w:rsidTr="00E45DF9">
        <w:trPr>
          <w:trHeight w:val="386"/>
        </w:trPr>
        <w:tc>
          <w:tcPr>
            <w:tcW w:w="4420" w:type="dxa"/>
            <w:shd w:val="clear" w:color="auto" w:fill="auto"/>
            <w:tcMar>
              <w:top w:w="72" w:type="dxa"/>
              <w:left w:w="144" w:type="dxa"/>
              <w:bottom w:w="72" w:type="dxa"/>
              <w:right w:w="144" w:type="dxa"/>
            </w:tcMar>
            <w:hideMark/>
          </w:tcPr>
          <w:p w14:paraId="38937FA0" w14:textId="77777777" w:rsidR="000C04B9" w:rsidRPr="006F1BD7" w:rsidRDefault="00462500" w:rsidP="006F1BD7">
            <w:pPr>
              <w:rPr>
                <w:lang w:val="en-US"/>
              </w:rPr>
            </w:pPr>
            <w:r w:rsidRPr="006F1BD7">
              <w:rPr>
                <w:bCs/>
                <w:lang w:val="en-US"/>
              </w:rPr>
              <w:t>Faith-Based Organization</w:t>
            </w:r>
          </w:p>
        </w:tc>
        <w:tc>
          <w:tcPr>
            <w:tcW w:w="3644" w:type="dxa"/>
            <w:shd w:val="clear" w:color="auto" w:fill="auto"/>
            <w:tcMar>
              <w:top w:w="72" w:type="dxa"/>
              <w:left w:w="144" w:type="dxa"/>
              <w:bottom w:w="72" w:type="dxa"/>
              <w:right w:w="144" w:type="dxa"/>
            </w:tcMar>
            <w:hideMark/>
          </w:tcPr>
          <w:p w14:paraId="0D93E37C" w14:textId="77777777" w:rsidR="000C04B9" w:rsidRPr="006F1BD7" w:rsidRDefault="00462500" w:rsidP="006F1BD7">
            <w:pPr>
              <w:rPr>
                <w:lang w:val="en-US"/>
              </w:rPr>
            </w:pPr>
            <w:r w:rsidRPr="006F1BD7">
              <w:rPr>
                <w:lang w:val="en-US"/>
              </w:rPr>
              <w:t>3,505 (9.0%)</w:t>
            </w:r>
          </w:p>
        </w:tc>
      </w:tr>
      <w:tr w:rsidR="00462500" w:rsidRPr="006F1BD7" w14:paraId="05867349" w14:textId="77777777" w:rsidTr="00E45DF9">
        <w:trPr>
          <w:trHeight w:val="296"/>
        </w:trPr>
        <w:tc>
          <w:tcPr>
            <w:tcW w:w="4420" w:type="dxa"/>
            <w:shd w:val="clear" w:color="auto" w:fill="auto"/>
            <w:tcMar>
              <w:top w:w="72" w:type="dxa"/>
              <w:left w:w="144" w:type="dxa"/>
              <w:bottom w:w="72" w:type="dxa"/>
              <w:right w:w="144" w:type="dxa"/>
            </w:tcMar>
            <w:hideMark/>
          </w:tcPr>
          <w:p w14:paraId="521B443C" w14:textId="77777777" w:rsidR="000C04B9" w:rsidRPr="006F1BD7" w:rsidRDefault="00462500" w:rsidP="006F1BD7">
            <w:pPr>
              <w:rPr>
                <w:lang w:val="en-US"/>
              </w:rPr>
            </w:pPr>
            <w:r w:rsidRPr="006F1BD7">
              <w:rPr>
                <w:bCs/>
                <w:lang w:val="en-US"/>
              </w:rPr>
              <w:t>Ministry of Health (Public)</w:t>
            </w:r>
          </w:p>
        </w:tc>
        <w:tc>
          <w:tcPr>
            <w:tcW w:w="3644" w:type="dxa"/>
            <w:shd w:val="clear" w:color="auto" w:fill="auto"/>
            <w:tcMar>
              <w:top w:w="72" w:type="dxa"/>
              <w:left w:w="144" w:type="dxa"/>
              <w:bottom w:w="72" w:type="dxa"/>
              <w:right w:w="144" w:type="dxa"/>
            </w:tcMar>
            <w:hideMark/>
          </w:tcPr>
          <w:p w14:paraId="7B1591C7" w14:textId="77777777" w:rsidR="000C04B9" w:rsidRPr="006F1BD7" w:rsidRDefault="00462500" w:rsidP="006F1BD7">
            <w:pPr>
              <w:rPr>
                <w:lang w:val="en-US"/>
              </w:rPr>
            </w:pPr>
            <w:r w:rsidRPr="006F1BD7">
              <w:rPr>
                <w:lang w:val="en-US"/>
              </w:rPr>
              <w:t>33,573 (86%)</w:t>
            </w:r>
          </w:p>
        </w:tc>
      </w:tr>
      <w:tr w:rsidR="00462500" w:rsidRPr="006F1BD7" w14:paraId="757EE007" w14:textId="77777777" w:rsidTr="00E45DF9">
        <w:trPr>
          <w:trHeight w:val="296"/>
        </w:trPr>
        <w:tc>
          <w:tcPr>
            <w:tcW w:w="4420" w:type="dxa"/>
            <w:shd w:val="clear" w:color="auto" w:fill="auto"/>
            <w:tcMar>
              <w:top w:w="72" w:type="dxa"/>
              <w:left w:w="144" w:type="dxa"/>
              <w:bottom w:w="72" w:type="dxa"/>
              <w:right w:w="144" w:type="dxa"/>
            </w:tcMar>
            <w:hideMark/>
          </w:tcPr>
          <w:p w14:paraId="120171E4" w14:textId="77777777" w:rsidR="000C04B9" w:rsidRPr="006F1BD7" w:rsidRDefault="00462500" w:rsidP="006F1BD7">
            <w:pPr>
              <w:rPr>
                <w:lang w:val="en-US"/>
              </w:rPr>
            </w:pPr>
            <w:r w:rsidRPr="006F1BD7">
              <w:rPr>
                <w:bCs/>
                <w:lang w:val="en-US"/>
              </w:rPr>
              <w:t>Non-Governmental Organization (NGO)</w:t>
            </w:r>
          </w:p>
        </w:tc>
        <w:tc>
          <w:tcPr>
            <w:tcW w:w="3644" w:type="dxa"/>
            <w:shd w:val="clear" w:color="auto" w:fill="auto"/>
            <w:tcMar>
              <w:top w:w="72" w:type="dxa"/>
              <w:left w:w="144" w:type="dxa"/>
              <w:bottom w:w="72" w:type="dxa"/>
              <w:right w:w="144" w:type="dxa"/>
            </w:tcMar>
            <w:hideMark/>
          </w:tcPr>
          <w:p w14:paraId="5C7AFE69" w14:textId="77777777" w:rsidR="000C04B9" w:rsidRPr="006F1BD7" w:rsidRDefault="00462500" w:rsidP="006F1BD7">
            <w:pPr>
              <w:rPr>
                <w:lang w:val="en-US"/>
              </w:rPr>
            </w:pPr>
            <w:r w:rsidRPr="006F1BD7">
              <w:rPr>
                <w:lang w:val="en-US"/>
              </w:rPr>
              <w:t>584 (1.5%)</w:t>
            </w:r>
          </w:p>
        </w:tc>
      </w:tr>
      <w:tr w:rsidR="00462500" w:rsidRPr="006F1BD7" w14:paraId="1051527A" w14:textId="77777777" w:rsidTr="00E45DF9">
        <w:trPr>
          <w:trHeight w:val="296"/>
        </w:trPr>
        <w:tc>
          <w:tcPr>
            <w:tcW w:w="4420" w:type="dxa"/>
            <w:shd w:val="clear" w:color="auto" w:fill="auto"/>
            <w:tcMar>
              <w:top w:w="72" w:type="dxa"/>
              <w:left w:w="144" w:type="dxa"/>
              <w:bottom w:w="72" w:type="dxa"/>
              <w:right w:w="144" w:type="dxa"/>
            </w:tcMar>
            <w:hideMark/>
          </w:tcPr>
          <w:p w14:paraId="1F655D3D" w14:textId="77777777" w:rsidR="000C04B9" w:rsidRPr="006F1BD7" w:rsidRDefault="00462500" w:rsidP="006F1BD7">
            <w:pPr>
              <w:rPr>
                <w:lang w:val="en-US"/>
              </w:rPr>
            </w:pPr>
            <w:r w:rsidRPr="006F1BD7">
              <w:rPr>
                <w:bCs/>
                <w:lang w:val="en-US"/>
              </w:rPr>
              <w:t>Private Practice</w:t>
            </w:r>
          </w:p>
        </w:tc>
        <w:tc>
          <w:tcPr>
            <w:tcW w:w="3644" w:type="dxa"/>
            <w:shd w:val="clear" w:color="auto" w:fill="auto"/>
            <w:tcMar>
              <w:top w:w="72" w:type="dxa"/>
              <w:left w:w="144" w:type="dxa"/>
              <w:bottom w:w="72" w:type="dxa"/>
              <w:right w:w="144" w:type="dxa"/>
            </w:tcMar>
            <w:hideMark/>
          </w:tcPr>
          <w:p w14:paraId="0EB6A7D5" w14:textId="77777777" w:rsidR="000C04B9" w:rsidRPr="006F1BD7" w:rsidRDefault="00462500" w:rsidP="006F1BD7">
            <w:pPr>
              <w:rPr>
                <w:lang w:val="en-US"/>
              </w:rPr>
            </w:pPr>
            <w:r w:rsidRPr="006F1BD7">
              <w:rPr>
                <w:lang w:val="en-US"/>
              </w:rPr>
              <w:t>1,287 (3.3%)</w:t>
            </w:r>
          </w:p>
        </w:tc>
      </w:tr>
    </w:tbl>
    <w:p w14:paraId="1AD5B95C" w14:textId="77777777" w:rsidR="000F165B" w:rsidRDefault="000F165B"/>
    <w:p w14:paraId="1434CA41" w14:textId="77777777" w:rsidR="00204A39" w:rsidRDefault="000F165B">
      <w:pPr>
        <w:rPr>
          <w:i/>
        </w:rPr>
      </w:pPr>
      <w:r>
        <w:rPr>
          <w:i/>
          <w:noProof/>
          <w:lang w:val="en-US"/>
        </w:rPr>
        <w:lastRenderedPageBreak/>
        <w:drawing>
          <wp:inline distT="0" distB="0" distL="0" distR="0" wp14:anchorId="0F24E31D" wp14:editId="67018C25">
            <wp:extent cx="4404511" cy="2281474"/>
            <wp:effectExtent l="0" t="0" r="15240" b="508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83FCC32" w14:textId="77777777" w:rsidR="00204A39" w:rsidRDefault="00204A39">
      <w:pPr>
        <w:rPr>
          <w:i/>
        </w:rPr>
      </w:pPr>
    </w:p>
    <w:p w14:paraId="528976ED" w14:textId="77777777" w:rsidR="00204A39" w:rsidRDefault="00204A39" w:rsidP="00204A39">
      <w:pPr>
        <w:pStyle w:val="Heading5"/>
        <w:rPr>
          <w:rFonts w:ascii="Times New Roman" w:hAnsi="Times New Roman" w:cs="Times New Roman"/>
          <w:b/>
          <w:color w:val="auto"/>
        </w:rPr>
      </w:pPr>
      <w:r w:rsidRPr="00204A39">
        <w:rPr>
          <w:rFonts w:ascii="Times New Roman" w:hAnsi="Times New Roman" w:cs="Times New Roman"/>
          <w:b/>
          <w:color w:val="auto"/>
        </w:rPr>
        <w:t>Figure 1: Ownership type</w:t>
      </w:r>
    </w:p>
    <w:p w14:paraId="7EA436FD" w14:textId="77777777" w:rsidR="008C7419" w:rsidRDefault="008C7419">
      <w:pPr>
        <w:rPr>
          <w:b/>
          <w:bCs/>
          <w:iCs/>
        </w:rPr>
      </w:pPr>
    </w:p>
    <w:p w14:paraId="7CDE8064" w14:textId="77777777" w:rsidR="008C7419" w:rsidRDefault="008C7419">
      <w:pPr>
        <w:rPr>
          <w:b/>
          <w:bCs/>
          <w:iCs/>
        </w:rPr>
      </w:pPr>
    </w:p>
    <w:p w14:paraId="7EF07F86" w14:textId="77777777" w:rsidR="008C7419" w:rsidRDefault="008C7419" w:rsidP="008C7419">
      <w:pPr>
        <w:pStyle w:val="Heading4"/>
        <w:spacing w:before="0" w:line="360" w:lineRule="auto"/>
        <w:rPr>
          <w:b w:val="0"/>
          <w:bCs w:val="0"/>
          <w:lang w:val="en-US"/>
        </w:rPr>
      </w:pPr>
      <w:r w:rsidRPr="0084398D">
        <w:rPr>
          <w:rFonts w:ascii="Times New Roman" w:hAnsi="Times New Roman" w:cs="Times New Roman"/>
          <w:i w:val="0"/>
          <w:color w:val="auto"/>
        </w:rPr>
        <w:t xml:space="preserve">Table </w:t>
      </w:r>
      <w:r>
        <w:rPr>
          <w:rFonts w:ascii="Times New Roman" w:hAnsi="Times New Roman" w:cs="Times New Roman"/>
          <w:i w:val="0"/>
          <w:color w:val="auto"/>
        </w:rPr>
        <w:t>5</w:t>
      </w:r>
      <w:r w:rsidRPr="0084398D">
        <w:rPr>
          <w:rFonts w:ascii="Times New Roman" w:hAnsi="Times New Roman" w:cs="Times New Roman"/>
          <w:i w:val="0"/>
          <w:color w:val="auto"/>
        </w:rPr>
        <w:t xml:space="preserve">: </w:t>
      </w:r>
      <w:r>
        <w:rPr>
          <w:rFonts w:ascii="Times New Roman" w:hAnsi="Times New Roman" w:cs="Times New Roman"/>
          <w:i w:val="0"/>
          <w:color w:val="auto"/>
        </w:rPr>
        <w:t>Sector distribution</w:t>
      </w:r>
    </w:p>
    <w:p w14:paraId="6B5939FA" w14:textId="77777777" w:rsidR="008C7419" w:rsidRDefault="008C7419">
      <w:pPr>
        <w:rPr>
          <w:b/>
          <w:bCs/>
          <w:iCs/>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4000"/>
        <w:gridCol w:w="4000"/>
      </w:tblGrid>
      <w:tr w:rsidR="008C7419" w:rsidRPr="008C7419" w14:paraId="147BF275" w14:textId="77777777" w:rsidTr="008C7419">
        <w:trPr>
          <w:trHeight w:val="422"/>
        </w:trPr>
        <w:tc>
          <w:tcPr>
            <w:tcW w:w="4000" w:type="dxa"/>
            <w:shd w:val="clear" w:color="auto" w:fill="auto"/>
            <w:tcMar>
              <w:top w:w="72" w:type="dxa"/>
              <w:left w:w="144" w:type="dxa"/>
              <w:bottom w:w="72" w:type="dxa"/>
              <w:right w:w="144" w:type="dxa"/>
            </w:tcMar>
            <w:hideMark/>
          </w:tcPr>
          <w:p w14:paraId="5912273A" w14:textId="77777777" w:rsidR="000C04B9" w:rsidRPr="008C7419" w:rsidRDefault="008C7419" w:rsidP="008C7419">
            <w:pPr>
              <w:rPr>
                <w:b/>
                <w:bCs/>
                <w:iCs/>
                <w:lang w:val="en-US"/>
              </w:rPr>
            </w:pPr>
            <w:r w:rsidRPr="008C7419">
              <w:rPr>
                <w:b/>
                <w:bCs/>
                <w:iCs/>
                <w:lang w:val="en-US"/>
              </w:rPr>
              <w:t>Sector</w:t>
            </w:r>
          </w:p>
        </w:tc>
        <w:tc>
          <w:tcPr>
            <w:tcW w:w="4000" w:type="dxa"/>
            <w:shd w:val="clear" w:color="auto" w:fill="auto"/>
            <w:tcMar>
              <w:top w:w="72" w:type="dxa"/>
              <w:left w:w="144" w:type="dxa"/>
              <w:bottom w:w="72" w:type="dxa"/>
              <w:right w:w="144" w:type="dxa"/>
            </w:tcMar>
            <w:hideMark/>
          </w:tcPr>
          <w:p w14:paraId="2877BC34" w14:textId="77777777" w:rsidR="000C04B9" w:rsidRPr="008C7419" w:rsidRDefault="008C7419" w:rsidP="008C7419">
            <w:pPr>
              <w:rPr>
                <w:b/>
                <w:bCs/>
                <w:iCs/>
                <w:lang w:val="en-US"/>
              </w:rPr>
            </w:pPr>
            <w:r w:rsidRPr="008C7419">
              <w:rPr>
                <w:b/>
                <w:bCs/>
                <w:iCs/>
                <w:lang w:val="en-US"/>
              </w:rPr>
              <w:t>n (%)</w:t>
            </w:r>
          </w:p>
        </w:tc>
      </w:tr>
      <w:tr w:rsidR="008C7419" w:rsidRPr="008C7419" w14:paraId="0AA73BEB" w14:textId="77777777" w:rsidTr="008C7419">
        <w:trPr>
          <w:trHeight w:val="377"/>
        </w:trPr>
        <w:tc>
          <w:tcPr>
            <w:tcW w:w="4000" w:type="dxa"/>
            <w:shd w:val="clear" w:color="auto" w:fill="auto"/>
            <w:tcMar>
              <w:top w:w="72" w:type="dxa"/>
              <w:left w:w="144" w:type="dxa"/>
              <w:bottom w:w="72" w:type="dxa"/>
              <w:right w:w="144" w:type="dxa"/>
            </w:tcMar>
            <w:hideMark/>
          </w:tcPr>
          <w:p w14:paraId="721124A1" w14:textId="77777777" w:rsidR="000C04B9" w:rsidRPr="008C7419" w:rsidRDefault="008C7419" w:rsidP="008C7419">
            <w:pPr>
              <w:rPr>
                <w:b/>
                <w:bCs/>
                <w:iCs/>
                <w:lang w:val="en-US"/>
              </w:rPr>
            </w:pPr>
            <w:r w:rsidRPr="008C7419">
              <w:rPr>
                <w:b/>
                <w:bCs/>
                <w:iCs/>
                <w:lang w:val="en-US"/>
              </w:rPr>
              <w:t>Other Faith-Based</w:t>
            </w:r>
          </w:p>
        </w:tc>
        <w:tc>
          <w:tcPr>
            <w:tcW w:w="4000" w:type="dxa"/>
            <w:shd w:val="clear" w:color="auto" w:fill="auto"/>
            <w:tcMar>
              <w:top w:w="72" w:type="dxa"/>
              <w:left w:w="144" w:type="dxa"/>
              <w:bottom w:w="72" w:type="dxa"/>
              <w:right w:w="144" w:type="dxa"/>
            </w:tcMar>
            <w:hideMark/>
          </w:tcPr>
          <w:p w14:paraId="16B72230" w14:textId="77777777" w:rsidR="000C04B9" w:rsidRPr="008C7419" w:rsidRDefault="008C7419" w:rsidP="008C7419">
            <w:pPr>
              <w:rPr>
                <w:b/>
                <w:bCs/>
                <w:iCs/>
                <w:lang w:val="en-US"/>
              </w:rPr>
            </w:pPr>
            <w:r w:rsidRPr="008C7419">
              <w:rPr>
                <w:b/>
                <w:bCs/>
                <w:iCs/>
                <w:lang w:val="en-US"/>
              </w:rPr>
              <w:t>1,596 (4.1%)</w:t>
            </w:r>
          </w:p>
        </w:tc>
      </w:tr>
      <w:tr w:rsidR="008C7419" w:rsidRPr="008C7419" w14:paraId="0389BE10" w14:textId="77777777" w:rsidTr="008C7419">
        <w:trPr>
          <w:trHeight w:val="386"/>
        </w:trPr>
        <w:tc>
          <w:tcPr>
            <w:tcW w:w="4000" w:type="dxa"/>
            <w:shd w:val="clear" w:color="auto" w:fill="auto"/>
            <w:tcMar>
              <w:top w:w="72" w:type="dxa"/>
              <w:left w:w="144" w:type="dxa"/>
              <w:bottom w:w="72" w:type="dxa"/>
              <w:right w:w="144" w:type="dxa"/>
            </w:tcMar>
            <w:hideMark/>
          </w:tcPr>
          <w:p w14:paraId="4CB26DDA" w14:textId="77777777" w:rsidR="000C04B9" w:rsidRPr="008C7419" w:rsidRDefault="008C7419" w:rsidP="008C7419">
            <w:pPr>
              <w:rPr>
                <w:b/>
                <w:bCs/>
                <w:iCs/>
                <w:lang w:val="en-US"/>
              </w:rPr>
            </w:pPr>
            <w:r w:rsidRPr="008C7419">
              <w:rPr>
                <w:b/>
                <w:bCs/>
                <w:iCs/>
                <w:lang w:val="en-US"/>
              </w:rPr>
              <w:t>Prisons</w:t>
            </w:r>
          </w:p>
        </w:tc>
        <w:tc>
          <w:tcPr>
            <w:tcW w:w="4000" w:type="dxa"/>
            <w:shd w:val="clear" w:color="auto" w:fill="auto"/>
            <w:tcMar>
              <w:top w:w="72" w:type="dxa"/>
              <w:left w:w="144" w:type="dxa"/>
              <w:bottom w:w="72" w:type="dxa"/>
              <w:right w:w="144" w:type="dxa"/>
            </w:tcMar>
            <w:hideMark/>
          </w:tcPr>
          <w:p w14:paraId="742D28F9" w14:textId="77777777" w:rsidR="000C04B9" w:rsidRPr="008C7419" w:rsidRDefault="008C7419" w:rsidP="008C7419">
            <w:pPr>
              <w:rPr>
                <w:b/>
                <w:bCs/>
                <w:iCs/>
                <w:lang w:val="en-US"/>
              </w:rPr>
            </w:pPr>
            <w:r w:rsidRPr="008C7419">
              <w:rPr>
                <w:b/>
                <w:bCs/>
                <w:iCs/>
                <w:lang w:val="en-US"/>
              </w:rPr>
              <w:t>600 (1.5%)</w:t>
            </w:r>
          </w:p>
        </w:tc>
      </w:tr>
      <w:tr w:rsidR="008C7419" w:rsidRPr="008C7419" w14:paraId="059A46EC" w14:textId="77777777" w:rsidTr="008C7419">
        <w:trPr>
          <w:trHeight w:val="386"/>
        </w:trPr>
        <w:tc>
          <w:tcPr>
            <w:tcW w:w="4000" w:type="dxa"/>
            <w:shd w:val="clear" w:color="auto" w:fill="auto"/>
            <w:tcMar>
              <w:top w:w="72" w:type="dxa"/>
              <w:left w:w="144" w:type="dxa"/>
              <w:bottom w:w="72" w:type="dxa"/>
              <w:right w:w="144" w:type="dxa"/>
            </w:tcMar>
            <w:hideMark/>
          </w:tcPr>
          <w:p w14:paraId="564D2AFA" w14:textId="77777777" w:rsidR="000C04B9" w:rsidRPr="008C7419" w:rsidRDefault="008C7419" w:rsidP="008C7419">
            <w:pPr>
              <w:rPr>
                <w:b/>
                <w:bCs/>
                <w:iCs/>
                <w:lang w:val="en-US"/>
              </w:rPr>
            </w:pPr>
            <w:r w:rsidRPr="008C7419">
              <w:rPr>
                <w:b/>
                <w:bCs/>
                <w:iCs/>
                <w:lang w:val="en-US"/>
              </w:rPr>
              <w:t>Private</w:t>
            </w:r>
          </w:p>
        </w:tc>
        <w:tc>
          <w:tcPr>
            <w:tcW w:w="4000" w:type="dxa"/>
            <w:shd w:val="clear" w:color="auto" w:fill="auto"/>
            <w:tcMar>
              <w:top w:w="72" w:type="dxa"/>
              <w:left w:w="144" w:type="dxa"/>
              <w:bottom w:w="72" w:type="dxa"/>
              <w:right w:w="144" w:type="dxa"/>
            </w:tcMar>
            <w:hideMark/>
          </w:tcPr>
          <w:p w14:paraId="69769761" w14:textId="77777777" w:rsidR="000C04B9" w:rsidRPr="008C7419" w:rsidRDefault="008C7419" w:rsidP="008C7419">
            <w:pPr>
              <w:rPr>
                <w:b/>
                <w:bCs/>
                <w:iCs/>
                <w:lang w:val="en-US"/>
              </w:rPr>
            </w:pPr>
            <w:r w:rsidRPr="008C7419">
              <w:rPr>
                <w:b/>
                <w:bCs/>
                <w:iCs/>
                <w:lang w:val="en-US"/>
              </w:rPr>
              <w:t>3,512 (9.0%)</w:t>
            </w:r>
          </w:p>
        </w:tc>
      </w:tr>
      <w:tr w:rsidR="008C7419" w:rsidRPr="008C7419" w14:paraId="125909EC" w14:textId="77777777" w:rsidTr="008C7419">
        <w:trPr>
          <w:trHeight w:val="296"/>
        </w:trPr>
        <w:tc>
          <w:tcPr>
            <w:tcW w:w="4000" w:type="dxa"/>
            <w:shd w:val="clear" w:color="auto" w:fill="auto"/>
            <w:tcMar>
              <w:top w:w="72" w:type="dxa"/>
              <w:left w:w="144" w:type="dxa"/>
              <w:bottom w:w="72" w:type="dxa"/>
              <w:right w:w="144" w:type="dxa"/>
            </w:tcMar>
            <w:hideMark/>
          </w:tcPr>
          <w:p w14:paraId="0A9F87AE" w14:textId="77777777" w:rsidR="000C04B9" w:rsidRPr="008C7419" w:rsidRDefault="008C7419" w:rsidP="008C7419">
            <w:pPr>
              <w:rPr>
                <w:b/>
                <w:bCs/>
                <w:iCs/>
                <w:lang w:val="en-US"/>
              </w:rPr>
            </w:pPr>
            <w:r w:rsidRPr="008C7419">
              <w:rPr>
                <w:b/>
                <w:bCs/>
                <w:iCs/>
                <w:lang w:val="en-US"/>
              </w:rPr>
              <w:t>Public</w:t>
            </w:r>
          </w:p>
        </w:tc>
        <w:tc>
          <w:tcPr>
            <w:tcW w:w="4000" w:type="dxa"/>
            <w:shd w:val="clear" w:color="auto" w:fill="auto"/>
            <w:tcMar>
              <w:top w:w="72" w:type="dxa"/>
              <w:left w:w="144" w:type="dxa"/>
              <w:bottom w:w="72" w:type="dxa"/>
              <w:right w:w="144" w:type="dxa"/>
            </w:tcMar>
            <w:hideMark/>
          </w:tcPr>
          <w:p w14:paraId="2524DDAD" w14:textId="77777777" w:rsidR="000C04B9" w:rsidRPr="008C7419" w:rsidRDefault="008C7419" w:rsidP="008C7419">
            <w:pPr>
              <w:rPr>
                <w:b/>
                <w:bCs/>
                <w:iCs/>
                <w:lang w:val="en-US"/>
              </w:rPr>
            </w:pPr>
            <w:r w:rsidRPr="008C7419">
              <w:rPr>
                <w:b/>
                <w:bCs/>
                <w:iCs/>
                <w:lang w:val="en-US"/>
              </w:rPr>
              <w:t>33,241 (85%)</w:t>
            </w:r>
          </w:p>
        </w:tc>
      </w:tr>
    </w:tbl>
    <w:p w14:paraId="7CDE4E90" w14:textId="416A4B3F" w:rsidR="008915DD" w:rsidDel="00276AA1" w:rsidRDefault="008915DD">
      <w:pPr>
        <w:rPr>
          <w:del w:id="156" w:author="DALTON WAMALWA" w:date="2026-02-03T18:36:00Z"/>
          <w:b/>
          <w:bCs/>
          <w:iCs/>
        </w:rPr>
      </w:pPr>
    </w:p>
    <w:p w14:paraId="7778F47A" w14:textId="25D587A1" w:rsidR="008915DD" w:rsidDel="00276AA1" w:rsidRDefault="008915DD" w:rsidP="008915DD">
      <w:pPr>
        <w:rPr>
          <w:del w:id="157" w:author="DALTON WAMALWA" w:date="2026-02-03T18:36:00Z"/>
          <w:b/>
          <w:bCs/>
          <w:iCs/>
          <w:lang w:val="en-US"/>
        </w:rPr>
      </w:pPr>
    </w:p>
    <w:p w14:paraId="7647EA6C" w14:textId="0BC0F9DE" w:rsidR="008915DD" w:rsidDel="00276AA1" w:rsidRDefault="008915DD" w:rsidP="008915DD">
      <w:pPr>
        <w:rPr>
          <w:del w:id="158" w:author="DALTON WAMALWA" w:date="2026-02-03T18:36:00Z"/>
          <w:b/>
          <w:bCs/>
          <w:iCs/>
          <w:lang w:val="en-US"/>
        </w:rPr>
      </w:pPr>
    </w:p>
    <w:p w14:paraId="3FF9260C" w14:textId="053E6CFA" w:rsidR="008915DD" w:rsidDel="00276AA1" w:rsidRDefault="008915DD" w:rsidP="008915DD">
      <w:pPr>
        <w:rPr>
          <w:del w:id="159" w:author="DALTON WAMALWA" w:date="2026-02-03T18:36:00Z"/>
          <w:b/>
          <w:bCs/>
          <w:iCs/>
          <w:lang w:val="en-US"/>
        </w:rPr>
      </w:pPr>
    </w:p>
    <w:p w14:paraId="54357B17" w14:textId="46E7768E" w:rsidR="00AB7C7B" w:rsidDel="00276AA1" w:rsidRDefault="00AB7C7B" w:rsidP="008915DD">
      <w:pPr>
        <w:rPr>
          <w:del w:id="160" w:author="DALTON WAMALWA" w:date="2026-02-03T18:36:00Z"/>
          <w:b/>
          <w:bCs/>
          <w:iCs/>
          <w:lang w:val="en-US"/>
        </w:rPr>
      </w:pPr>
    </w:p>
    <w:p w14:paraId="22C00E4E" w14:textId="38BC0738" w:rsidR="00AB7C7B" w:rsidDel="00276AA1" w:rsidRDefault="00AB7C7B" w:rsidP="008915DD">
      <w:pPr>
        <w:rPr>
          <w:del w:id="161" w:author="DALTON WAMALWA" w:date="2026-02-03T18:36:00Z"/>
          <w:b/>
          <w:bCs/>
          <w:iCs/>
          <w:lang w:val="en-US"/>
        </w:rPr>
      </w:pPr>
    </w:p>
    <w:p w14:paraId="3CF17DDC" w14:textId="206DBCD2" w:rsidR="00AB7C7B" w:rsidDel="00276AA1" w:rsidRDefault="00AB7C7B" w:rsidP="008915DD">
      <w:pPr>
        <w:rPr>
          <w:del w:id="162" w:author="DALTON WAMALWA" w:date="2026-02-03T18:36:00Z"/>
          <w:b/>
          <w:bCs/>
          <w:iCs/>
          <w:lang w:val="en-US"/>
        </w:rPr>
      </w:pPr>
    </w:p>
    <w:p w14:paraId="17762B41" w14:textId="2CF19716" w:rsidR="00AB7C7B" w:rsidDel="00276AA1" w:rsidRDefault="00AB7C7B" w:rsidP="008915DD">
      <w:pPr>
        <w:rPr>
          <w:del w:id="163" w:author="DALTON WAMALWA" w:date="2026-02-03T18:36:00Z"/>
          <w:b/>
          <w:bCs/>
          <w:iCs/>
          <w:lang w:val="en-US"/>
        </w:rPr>
      </w:pPr>
    </w:p>
    <w:p w14:paraId="2B661749" w14:textId="4B3DF5D1" w:rsidR="00AB7C7B" w:rsidDel="00276AA1" w:rsidRDefault="00AB7C7B" w:rsidP="008915DD">
      <w:pPr>
        <w:rPr>
          <w:del w:id="164" w:author="DALTON WAMALWA" w:date="2026-02-03T18:36:00Z"/>
          <w:b/>
          <w:bCs/>
          <w:iCs/>
          <w:lang w:val="en-US"/>
        </w:rPr>
      </w:pPr>
    </w:p>
    <w:p w14:paraId="0698079E" w14:textId="230C3010" w:rsidR="00AB7C7B" w:rsidDel="00276AA1" w:rsidRDefault="00AB7C7B" w:rsidP="008915DD">
      <w:pPr>
        <w:rPr>
          <w:del w:id="165" w:author="DALTON WAMALWA" w:date="2026-02-03T18:36:00Z"/>
          <w:b/>
          <w:bCs/>
          <w:iCs/>
          <w:lang w:val="en-US"/>
        </w:rPr>
      </w:pPr>
    </w:p>
    <w:p w14:paraId="1168DF70" w14:textId="259CA730" w:rsidR="00AB7C7B" w:rsidDel="00276AA1" w:rsidRDefault="00AB7C7B" w:rsidP="008915DD">
      <w:pPr>
        <w:rPr>
          <w:del w:id="166" w:author="DALTON WAMALWA" w:date="2026-02-03T18:36:00Z"/>
          <w:b/>
          <w:bCs/>
          <w:iCs/>
          <w:lang w:val="en-US"/>
        </w:rPr>
      </w:pPr>
    </w:p>
    <w:p w14:paraId="7F509783" w14:textId="77777777" w:rsidR="00AB7C7B" w:rsidRDefault="00AB7C7B" w:rsidP="008915DD">
      <w:pPr>
        <w:rPr>
          <w:b/>
          <w:bCs/>
          <w:iCs/>
          <w:lang w:val="en-US"/>
        </w:rPr>
      </w:pPr>
    </w:p>
    <w:p w14:paraId="51D175E6" w14:textId="77777777" w:rsidR="00AB7C7B" w:rsidRPr="00AB7C7B" w:rsidRDefault="00AB7C7B" w:rsidP="008915DD">
      <w:pPr>
        <w:rPr>
          <w:bCs/>
          <w:iCs/>
          <w:lang w:val="en-US"/>
        </w:rPr>
      </w:pPr>
      <w:r w:rsidRPr="00AB7C7B">
        <w:rPr>
          <w:bCs/>
          <w:iCs/>
          <w:lang w:val="en-US"/>
        </w:rPr>
        <w:t xml:space="preserve">Many of the cases </w:t>
      </w:r>
      <w:r>
        <w:rPr>
          <w:bCs/>
          <w:iCs/>
          <w:lang w:val="en-US"/>
        </w:rPr>
        <w:t>(8.6%) were new cases, the second majority (6.6%), being relapse cases (Figure 2)</w:t>
      </w:r>
    </w:p>
    <w:p w14:paraId="6BA4D563" w14:textId="77777777" w:rsidR="008915DD" w:rsidRDefault="008915DD" w:rsidP="008915DD">
      <w:pPr>
        <w:pStyle w:val="Heading5"/>
        <w:rPr>
          <w:rFonts w:ascii="Times New Roman" w:hAnsi="Times New Roman" w:cs="Times New Roman"/>
          <w:b/>
          <w:color w:val="auto"/>
        </w:rPr>
      </w:pPr>
    </w:p>
    <w:p w14:paraId="2D9B3931" w14:textId="77777777" w:rsidR="008915DD" w:rsidRDefault="008915DD" w:rsidP="008915DD">
      <w:pPr>
        <w:pStyle w:val="Heading5"/>
        <w:rPr>
          <w:rFonts w:ascii="Times New Roman" w:hAnsi="Times New Roman" w:cs="Times New Roman"/>
          <w:b/>
          <w:color w:val="auto"/>
        </w:rPr>
      </w:pPr>
      <w:r>
        <w:rPr>
          <w:rFonts w:ascii="Times New Roman" w:hAnsi="Times New Roman" w:cs="Times New Roman"/>
          <w:b/>
          <w:noProof/>
          <w:color w:val="auto"/>
          <w:lang w:val="en-US"/>
        </w:rPr>
        <w:drawing>
          <wp:inline distT="0" distB="0" distL="0" distR="0" wp14:anchorId="746E7D71" wp14:editId="4DCF40A6">
            <wp:extent cx="5486400" cy="3657600"/>
            <wp:effectExtent l="0" t="0" r="19050" b="1905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6EDDAF4" w14:textId="77777777" w:rsidR="008915DD" w:rsidRDefault="008915DD" w:rsidP="008915DD">
      <w:pPr>
        <w:pStyle w:val="Heading5"/>
        <w:rPr>
          <w:rFonts w:ascii="Times New Roman" w:hAnsi="Times New Roman" w:cs="Times New Roman"/>
          <w:b/>
          <w:color w:val="auto"/>
        </w:rPr>
      </w:pPr>
    </w:p>
    <w:p w14:paraId="5DF5876C" w14:textId="77777777" w:rsidR="008915DD" w:rsidRDefault="008915DD" w:rsidP="008915DD">
      <w:pPr>
        <w:pStyle w:val="Heading5"/>
        <w:rPr>
          <w:rFonts w:ascii="Times New Roman" w:hAnsi="Times New Roman" w:cs="Times New Roman"/>
          <w:b/>
          <w:color w:val="auto"/>
        </w:rPr>
      </w:pPr>
      <w:r w:rsidRPr="00204A39">
        <w:rPr>
          <w:rFonts w:ascii="Times New Roman" w:hAnsi="Times New Roman" w:cs="Times New Roman"/>
          <w:b/>
          <w:color w:val="auto"/>
        </w:rPr>
        <w:t xml:space="preserve">Figure </w:t>
      </w:r>
      <w:r>
        <w:rPr>
          <w:rFonts w:ascii="Times New Roman" w:hAnsi="Times New Roman" w:cs="Times New Roman"/>
          <w:b/>
          <w:color w:val="auto"/>
        </w:rPr>
        <w:t>2</w:t>
      </w:r>
      <w:r w:rsidRPr="00204A39">
        <w:rPr>
          <w:rFonts w:ascii="Times New Roman" w:hAnsi="Times New Roman" w:cs="Times New Roman"/>
          <w:b/>
          <w:color w:val="auto"/>
        </w:rPr>
        <w:t xml:space="preserve">: </w:t>
      </w:r>
      <w:r>
        <w:rPr>
          <w:rFonts w:ascii="Times New Roman" w:hAnsi="Times New Roman" w:cs="Times New Roman"/>
          <w:b/>
          <w:color w:val="auto"/>
        </w:rPr>
        <w:t>TB Type of Patient</w:t>
      </w:r>
    </w:p>
    <w:p w14:paraId="2F5930B3" w14:textId="77777777" w:rsidR="0008339A" w:rsidRDefault="0008339A" w:rsidP="0008339A"/>
    <w:p w14:paraId="0BADFD2D" w14:textId="77777777" w:rsidR="00567BF1" w:rsidRDefault="00567BF1">
      <w:r>
        <w:br w:type="page"/>
      </w:r>
    </w:p>
    <w:p w14:paraId="2CD65907" w14:textId="77777777" w:rsidR="00567BF1" w:rsidRDefault="00567BF1" w:rsidP="00567BF1">
      <w:pPr>
        <w:spacing w:line="360" w:lineRule="auto"/>
      </w:pPr>
      <w:r>
        <w:lastRenderedPageBreak/>
        <w:t>The age group between 30 and 39 years was the most common accounting for 11,094 (28%) of the cases, majority 8,240 (30%) being male cases.  The commonest age group among the female cases was age between 20-29 years accounting for 3389 (30%) of the female cases (Table 6)</w:t>
      </w:r>
    </w:p>
    <w:p w14:paraId="3622256E" w14:textId="77777777" w:rsidR="00567BF1" w:rsidRDefault="00567BF1" w:rsidP="00567BF1"/>
    <w:p w14:paraId="5702B62A" w14:textId="77777777" w:rsidR="00567BF1" w:rsidRPr="0084398D" w:rsidRDefault="00567BF1" w:rsidP="00567BF1">
      <w:pPr>
        <w:pStyle w:val="Heading4"/>
        <w:rPr>
          <w:rFonts w:ascii="Times New Roman" w:hAnsi="Times New Roman" w:cs="Times New Roman"/>
          <w:i w:val="0"/>
          <w:color w:val="auto"/>
        </w:rPr>
      </w:pPr>
      <w:r w:rsidRPr="0084398D">
        <w:rPr>
          <w:rFonts w:ascii="Times New Roman" w:hAnsi="Times New Roman" w:cs="Times New Roman"/>
          <w:i w:val="0"/>
          <w:color w:val="auto"/>
        </w:rPr>
        <w:t xml:space="preserve">Table </w:t>
      </w:r>
      <w:r>
        <w:rPr>
          <w:rFonts w:ascii="Times New Roman" w:hAnsi="Times New Roman" w:cs="Times New Roman"/>
          <w:i w:val="0"/>
          <w:color w:val="auto"/>
        </w:rPr>
        <w:t>6</w:t>
      </w:r>
      <w:r w:rsidRPr="0084398D">
        <w:rPr>
          <w:rFonts w:ascii="Times New Roman" w:hAnsi="Times New Roman" w:cs="Times New Roman"/>
          <w:i w:val="0"/>
          <w:color w:val="auto"/>
        </w:rPr>
        <w:t>: Summary of region by gender</w:t>
      </w:r>
    </w:p>
    <w:p w14:paraId="1E1354DB" w14:textId="77777777" w:rsidR="00567BF1" w:rsidRDefault="00567BF1" w:rsidP="00567BF1"/>
    <w:tbl>
      <w:tblPr>
        <w:tblW w:w="8780" w:type="dxa"/>
        <w:tblInd w:w="-27" w:type="dxa"/>
        <w:tblLook w:val="0600" w:firstRow="0" w:lastRow="0" w:firstColumn="0" w:lastColumn="0" w:noHBand="1" w:noVBand="1"/>
      </w:tblPr>
      <w:tblGrid>
        <w:gridCol w:w="2475"/>
        <w:gridCol w:w="2060"/>
        <w:gridCol w:w="2085"/>
        <w:gridCol w:w="2160"/>
      </w:tblGrid>
      <w:tr w:rsidR="00567BF1" w14:paraId="55215FFA" w14:textId="77777777" w:rsidTr="000C04B9">
        <w:trPr>
          <w:trHeight w:val="315"/>
        </w:trPr>
        <w:tc>
          <w:tcPr>
            <w:tcW w:w="24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AB291A" w14:textId="77777777" w:rsidR="00567BF1" w:rsidRDefault="00567BF1" w:rsidP="001A7951">
            <w:pPr>
              <w:spacing w:line="360" w:lineRule="auto"/>
              <w:ind w:firstLineChars="100" w:firstLine="241"/>
              <w:rPr>
                <w:b/>
                <w:bCs/>
              </w:rPr>
            </w:pPr>
            <w:r>
              <w:rPr>
                <w:b/>
                <w:bCs/>
              </w:rPr>
              <w:t>Age Group (Years)</w:t>
            </w:r>
          </w:p>
        </w:tc>
        <w:tc>
          <w:tcPr>
            <w:tcW w:w="2060" w:type="dxa"/>
            <w:tcBorders>
              <w:top w:val="single" w:sz="4" w:space="0" w:color="auto"/>
              <w:left w:val="nil"/>
              <w:bottom w:val="single" w:sz="4" w:space="0" w:color="auto"/>
              <w:right w:val="single" w:sz="4" w:space="0" w:color="auto"/>
            </w:tcBorders>
            <w:shd w:val="clear" w:color="auto" w:fill="auto"/>
            <w:vAlign w:val="center"/>
            <w:hideMark/>
          </w:tcPr>
          <w:p w14:paraId="4F54B897" w14:textId="77777777" w:rsidR="00567BF1" w:rsidRDefault="00567BF1" w:rsidP="001A7951">
            <w:pPr>
              <w:spacing w:line="360" w:lineRule="auto"/>
              <w:ind w:firstLineChars="100" w:firstLine="241"/>
              <w:rPr>
                <w:b/>
                <w:bCs/>
              </w:rPr>
            </w:pPr>
            <w:r>
              <w:rPr>
                <w:b/>
                <w:bCs/>
              </w:rPr>
              <w:t>Overall n (%)</w:t>
            </w:r>
          </w:p>
        </w:tc>
        <w:tc>
          <w:tcPr>
            <w:tcW w:w="2085" w:type="dxa"/>
            <w:tcBorders>
              <w:top w:val="single" w:sz="4" w:space="0" w:color="auto"/>
              <w:left w:val="nil"/>
              <w:bottom w:val="single" w:sz="4" w:space="0" w:color="auto"/>
              <w:right w:val="single" w:sz="4" w:space="0" w:color="auto"/>
            </w:tcBorders>
            <w:shd w:val="clear" w:color="auto" w:fill="auto"/>
            <w:vAlign w:val="center"/>
            <w:hideMark/>
          </w:tcPr>
          <w:p w14:paraId="003A5326" w14:textId="77777777" w:rsidR="00567BF1" w:rsidRDefault="00567BF1" w:rsidP="001A7951">
            <w:pPr>
              <w:spacing w:line="360" w:lineRule="auto"/>
              <w:ind w:firstLineChars="100" w:firstLine="241"/>
              <w:rPr>
                <w:b/>
                <w:bCs/>
              </w:rPr>
            </w:pPr>
            <w:r>
              <w:rPr>
                <w:b/>
                <w:bCs/>
              </w:rPr>
              <w:t>Female n (%)</w:t>
            </w:r>
          </w:p>
        </w:tc>
        <w:tc>
          <w:tcPr>
            <w:tcW w:w="2160" w:type="dxa"/>
            <w:tcBorders>
              <w:top w:val="single" w:sz="4" w:space="0" w:color="auto"/>
              <w:left w:val="nil"/>
              <w:bottom w:val="single" w:sz="4" w:space="0" w:color="auto"/>
              <w:right w:val="single" w:sz="4" w:space="0" w:color="auto"/>
            </w:tcBorders>
            <w:shd w:val="clear" w:color="auto" w:fill="auto"/>
            <w:vAlign w:val="center"/>
            <w:hideMark/>
          </w:tcPr>
          <w:p w14:paraId="5894878F" w14:textId="77777777" w:rsidR="00567BF1" w:rsidRDefault="00567BF1" w:rsidP="001A7951">
            <w:pPr>
              <w:spacing w:line="360" w:lineRule="auto"/>
              <w:ind w:firstLineChars="100" w:firstLine="241"/>
              <w:rPr>
                <w:b/>
                <w:bCs/>
              </w:rPr>
            </w:pPr>
            <w:r>
              <w:rPr>
                <w:b/>
                <w:bCs/>
              </w:rPr>
              <w:t>Male n (%)</w:t>
            </w:r>
          </w:p>
        </w:tc>
      </w:tr>
      <w:tr w:rsidR="00567BF1" w14:paraId="6283E248" w14:textId="77777777" w:rsidTr="000C04B9">
        <w:trPr>
          <w:trHeight w:val="315"/>
        </w:trPr>
        <w:tc>
          <w:tcPr>
            <w:tcW w:w="2475" w:type="dxa"/>
            <w:tcBorders>
              <w:top w:val="nil"/>
              <w:left w:val="single" w:sz="4" w:space="0" w:color="auto"/>
              <w:bottom w:val="single" w:sz="4" w:space="0" w:color="auto"/>
              <w:right w:val="single" w:sz="4" w:space="0" w:color="auto"/>
            </w:tcBorders>
            <w:shd w:val="clear" w:color="auto" w:fill="auto"/>
            <w:vAlign w:val="center"/>
            <w:hideMark/>
          </w:tcPr>
          <w:p w14:paraId="7C6BD8AD" w14:textId="77777777" w:rsidR="00567BF1" w:rsidRDefault="00567BF1" w:rsidP="000C04B9">
            <w:pPr>
              <w:spacing w:line="360" w:lineRule="auto"/>
              <w:ind w:firstLineChars="100" w:firstLine="240"/>
            </w:pPr>
            <w:r>
              <w:t>0–9</w:t>
            </w:r>
          </w:p>
        </w:tc>
        <w:tc>
          <w:tcPr>
            <w:tcW w:w="2060" w:type="dxa"/>
            <w:tcBorders>
              <w:top w:val="nil"/>
              <w:left w:val="nil"/>
              <w:bottom w:val="single" w:sz="4" w:space="0" w:color="auto"/>
              <w:right w:val="single" w:sz="4" w:space="0" w:color="auto"/>
            </w:tcBorders>
            <w:shd w:val="clear" w:color="auto" w:fill="auto"/>
            <w:vAlign w:val="center"/>
            <w:hideMark/>
          </w:tcPr>
          <w:p w14:paraId="50646367" w14:textId="77777777" w:rsidR="00567BF1" w:rsidRDefault="00567BF1" w:rsidP="000C04B9">
            <w:pPr>
              <w:spacing w:line="360" w:lineRule="auto"/>
              <w:ind w:firstLineChars="100" w:firstLine="240"/>
            </w:pPr>
            <w:r>
              <w:t>184 (0.5%)</w:t>
            </w:r>
          </w:p>
        </w:tc>
        <w:tc>
          <w:tcPr>
            <w:tcW w:w="2085" w:type="dxa"/>
            <w:tcBorders>
              <w:top w:val="nil"/>
              <w:left w:val="nil"/>
              <w:bottom w:val="single" w:sz="4" w:space="0" w:color="auto"/>
              <w:right w:val="single" w:sz="4" w:space="0" w:color="auto"/>
            </w:tcBorders>
            <w:shd w:val="clear" w:color="auto" w:fill="auto"/>
            <w:vAlign w:val="center"/>
            <w:hideMark/>
          </w:tcPr>
          <w:p w14:paraId="36463851" w14:textId="77777777" w:rsidR="00567BF1" w:rsidRDefault="00567BF1" w:rsidP="000C04B9">
            <w:pPr>
              <w:spacing w:line="360" w:lineRule="auto"/>
              <w:ind w:firstLineChars="100" w:firstLine="240"/>
            </w:pPr>
            <w:r>
              <w:t>89 (0.8%)</w:t>
            </w:r>
          </w:p>
        </w:tc>
        <w:tc>
          <w:tcPr>
            <w:tcW w:w="2160" w:type="dxa"/>
            <w:tcBorders>
              <w:top w:val="nil"/>
              <w:left w:val="nil"/>
              <w:bottom w:val="single" w:sz="4" w:space="0" w:color="auto"/>
              <w:right w:val="single" w:sz="4" w:space="0" w:color="auto"/>
            </w:tcBorders>
            <w:shd w:val="clear" w:color="auto" w:fill="auto"/>
            <w:vAlign w:val="center"/>
            <w:hideMark/>
          </w:tcPr>
          <w:p w14:paraId="3EEB435B" w14:textId="77777777" w:rsidR="00567BF1" w:rsidRDefault="00567BF1" w:rsidP="000C04B9">
            <w:pPr>
              <w:spacing w:line="360" w:lineRule="auto"/>
              <w:ind w:firstLineChars="100" w:firstLine="240"/>
            </w:pPr>
            <w:r>
              <w:t>95 (0.3%)</w:t>
            </w:r>
          </w:p>
        </w:tc>
      </w:tr>
      <w:tr w:rsidR="00567BF1" w14:paraId="0850A0DE" w14:textId="77777777" w:rsidTr="000C04B9">
        <w:trPr>
          <w:trHeight w:val="315"/>
        </w:trPr>
        <w:tc>
          <w:tcPr>
            <w:tcW w:w="2475" w:type="dxa"/>
            <w:tcBorders>
              <w:top w:val="nil"/>
              <w:left w:val="single" w:sz="4" w:space="0" w:color="auto"/>
              <w:bottom w:val="single" w:sz="4" w:space="0" w:color="auto"/>
              <w:right w:val="single" w:sz="4" w:space="0" w:color="auto"/>
            </w:tcBorders>
            <w:shd w:val="clear" w:color="auto" w:fill="auto"/>
            <w:vAlign w:val="center"/>
            <w:hideMark/>
          </w:tcPr>
          <w:p w14:paraId="788CD765" w14:textId="77777777" w:rsidR="00567BF1" w:rsidRDefault="00567BF1" w:rsidP="000C04B9">
            <w:pPr>
              <w:spacing w:line="360" w:lineRule="auto"/>
              <w:ind w:firstLineChars="100" w:firstLine="240"/>
            </w:pPr>
            <w:r>
              <w:t>10–19</w:t>
            </w:r>
          </w:p>
        </w:tc>
        <w:tc>
          <w:tcPr>
            <w:tcW w:w="2060" w:type="dxa"/>
            <w:tcBorders>
              <w:top w:val="nil"/>
              <w:left w:val="nil"/>
              <w:bottom w:val="single" w:sz="4" w:space="0" w:color="auto"/>
              <w:right w:val="single" w:sz="4" w:space="0" w:color="auto"/>
            </w:tcBorders>
            <w:shd w:val="clear" w:color="auto" w:fill="auto"/>
            <w:vAlign w:val="center"/>
            <w:hideMark/>
          </w:tcPr>
          <w:p w14:paraId="4E302577" w14:textId="77777777" w:rsidR="00567BF1" w:rsidRDefault="00567BF1" w:rsidP="000C04B9">
            <w:pPr>
              <w:spacing w:line="360" w:lineRule="auto"/>
              <w:ind w:firstLineChars="100" w:firstLine="240"/>
            </w:pPr>
            <w:r>
              <w:t>3,495 (9.0%)</w:t>
            </w:r>
          </w:p>
        </w:tc>
        <w:tc>
          <w:tcPr>
            <w:tcW w:w="2085" w:type="dxa"/>
            <w:tcBorders>
              <w:top w:val="nil"/>
              <w:left w:val="nil"/>
              <w:bottom w:val="single" w:sz="4" w:space="0" w:color="auto"/>
              <w:right w:val="single" w:sz="4" w:space="0" w:color="auto"/>
            </w:tcBorders>
            <w:shd w:val="clear" w:color="auto" w:fill="auto"/>
            <w:vAlign w:val="center"/>
            <w:hideMark/>
          </w:tcPr>
          <w:p w14:paraId="281A361A" w14:textId="77777777" w:rsidR="00567BF1" w:rsidRDefault="00567BF1" w:rsidP="000C04B9">
            <w:pPr>
              <w:spacing w:line="360" w:lineRule="auto"/>
              <w:ind w:firstLineChars="100" w:firstLine="240"/>
            </w:pPr>
            <w:r>
              <w:t>1,698 (15%)</w:t>
            </w:r>
          </w:p>
        </w:tc>
        <w:tc>
          <w:tcPr>
            <w:tcW w:w="2160" w:type="dxa"/>
            <w:tcBorders>
              <w:top w:val="nil"/>
              <w:left w:val="nil"/>
              <w:bottom w:val="single" w:sz="4" w:space="0" w:color="auto"/>
              <w:right w:val="single" w:sz="4" w:space="0" w:color="auto"/>
            </w:tcBorders>
            <w:shd w:val="clear" w:color="auto" w:fill="auto"/>
            <w:vAlign w:val="center"/>
            <w:hideMark/>
          </w:tcPr>
          <w:p w14:paraId="109A3E31" w14:textId="77777777" w:rsidR="00567BF1" w:rsidRDefault="00567BF1" w:rsidP="000C04B9">
            <w:pPr>
              <w:spacing w:line="360" w:lineRule="auto"/>
              <w:ind w:firstLineChars="100" w:firstLine="240"/>
            </w:pPr>
            <w:r>
              <w:t>1,797 (6.5%)</w:t>
            </w:r>
          </w:p>
        </w:tc>
      </w:tr>
      <w:tr w:rsidR="00567BF1" w14:paraId="52FAF446" w14:textId="77777777" w:rsidTr="000C04B9">
        <w:trPr>
          <w:trHeight w:val="315"/>
        </w:trPr>
        <w:tc>
          <w:tcPr>
            <w:tcW w:w="2475" w:type="dxa"/>
            <w:tcBorders>
              <w:top w:val="nil"/>
              <w:left w:val="single" w:sz="4" w:space="0" w:color="auto"/>
              <w:bottom w:val="single" w:sz="4" w:space="0" w:color="auto"/>
              <w:right w:val="single" w:sz="4" w:space="0" w:color="auto"/>
            </w:tcBorders>
            <w:shd w:val="clear" w:color="auto" w:fill="auto"/>
            <w:vAlign w:val="center"/>
            <w:hideMark/>
          </w:tcPr>
          <w:p w14:paraId="18380791" w14:textId="77777777" w:rsidR="00567BF1" w:rsidRDefault="00567BF1" w:rsidP="000C04B9">
            <w:pPr>
              <w:spacing w:line="360" w:lineRule="auto"/>
              <w:ind w:firstLineChars="100" w:firstLine="240"/>
            </w:pPr>
            <w:r>
              <w:t>20–29</w:t>
            </w:r>
          </w:p>
        </w:tc>
        <w:tc>
          <w:tcPr>
            <w:tcW w:w="2060" w:type="dxa"/>
            <w:tcBorders>
              <w:top w:val="nil"/>
              <w:left w:val="nil"/>
              <w:bottom w:val="single" w:sz="4" w:space="0" w:color="auto"/>
              <w:right w:val="single" w:sz="4" w:space="0" w:color="auto"/>
            </w:tcBorders>
            <w:shd w:val="clear" w:color="auto" w:fill="auto"/>
            <w:vAlign w:val="center"/>
            <w:hideMark/>
          </w:tcPr>
          <w:p w14:paraId="388711E1" w14:textId="77777777" w:rsidR="00567BF1" w:rsidRDefault="00567BF1" w:rsidP="000C04B9">
            <w:pPr>
              <w:spacing w:line="360" w:lineRule="auto"/>
              <w:ind w:firstLineChars="100" w:firstLine="240"/>
            </w:pPr>
            <w:r>
              <w:t>9,799 (25%)</w:t>
            </w:r>
          </w:p>
        </w:tc>
        <w:tc>
          <w:tcPr>
            <w:tcW w:w="2085" w:type="dxa"/>
            <w:tcBorders>
              <w:top w:val="nil"/>
              <w:left w:val="nil"/>
              <w:bottom w:val="single" w:sz="4" w:space="0" w:color="auto"/>
              <w:right w:val="single" w:sz="4" w:space="0" w:color="auto"/>
            </w:tcBorders>
            <w:shd w:val="clear" w:color="auto" w:fill="auto"/>
            <w:vAlign w:val="center"/>
            <w:hideMark/>
          </w:tcPr>
          <w:p w14:paraId="30C5B42A" w14:textId="77777777" w:rsidR="00567BF1" w:rsidRDefault="00567BF1" w:rsidP="000C04B9">
            <w:pPr>
              <w:spacing w:line="360" w:lineRule="auto"/>
              <w:ind w:firstLineChars="100" w:firstLine="240"/>
            </w:pPr>
            <w:r>
              <w:t>3,389 (30%)</w:t>
            </w:r>
          </w:p>
        </w:tc>
        <w:tc>
          <w:tcPr>
            <w:tcW w:w="2160" w:type="dxa"/>
            <w:tcBorders>
              <w:top w:val="nil"/>
              <w:left w:val="nil"/>
              <w:bottom w:val="single" w:sz="4" w:space="0" w:color="auto"/>
              <w:right w:val="single" w:sz="4" w:space="0" w:color="auto"/>
            </w:tcBorders>
            <w:shd w:val="clear" w:color="auto" w:fill="auto"/>
            <w:vAlign w:val="center"/>
            <w:hideMark/>
          </w:tcPr>
          <w:p w14:paraId="2B9D776A" w14:textId="77777777" w:rsidR="00567BF1" w:rsidRDefault="00567BF1" w:rsidP="000C04B9">
            <w:pPr>
              <w:spacing w:line="360" w:lineRule="auto"/>
              <w:ind w:firstLineChars="100" w:firstLine="240"/>
            </w:pPr>
            <w:r>
              <w:t>6,410 (23%)</w:t>
            </w:r>
          </w:p>
        </w:tc>
      </w:tr>
      <w:tr w:rsidR="00567BF1" w14:paraId="1E2D6373" w14:textId="77777777" w:rsidTr="000C04B9">
        <w:trPr>
          <w:trHeight w:val="315"/>
        </w:trPr>
        <w:tc>
          <w:tcPr>
            <w:tcW w:w="2475" w:type="dxa"/>
            <w:tcBorders>
              <w:top w:val="nil"/>
              <w:left w:val="single" w:sz="4" w:space="0" w:color="auto"/>
              <w:bottom w:val="single" w:sz="4" w:space="0" w:color="auto"/>
              <w:right w:val="single" w:sz="4" w:space="0" w:color="auto"/>
            </w:tcBorders>
            <w:shd w:val="clear" w:color="auto" w:fill="auto"/>
            <w:vAlign w:val="center"/>
            <w:hideMark/>
          </w:tcPr>
          <w:p w14:paraId="007A084F" w14:textId="77777777" w:rsidR="00567BF1" w:rsidRDefault="00567BF1" w:rsidP="000C04B9">
            <w:pPr>
              <w:spacing w:line="360" w:lineRule="auto"/>
              <w:ind w:firstLineChars="100" w:firstLine="240"/>
            </w:pPr>
            <w:r>
              <w:t>30–39</w:t>
            </w:r>
          </w:p>
        </w:tc>
        <w:tc>
          <w:tcPr>
            <w:tcW w:w="2060" w:type="dxa"/>
            <w:tcBorders>
              <w:top w:val="nil"/>
              <w:left w:val="nil"/>
              <w:bottom w:val="single" w:sz="4" w:space="0" w:color="auto"/>
              <w:right w:val="single" w:sz="4" w:space="0" w:color="auto"/>
            </w:tcBorders>
            <w:shd w:val="clear" w:color="auto" w:fill="auto"/>
            <w:vAlign w:val="center"/>
            <w:hideMark/>
          </w:tcPr>
          <w:p w14:paraId="649D813C" w14:textId="77777777" w:rsidR="00567BF1" w:rsidRDefault="00567BF1" w:rsidP="000C04B9">
            <w:pPr>
              <w:spacing w:line="360" w:lineRule="auto"/>
              <w:ind w:firstLineChars="100" w:firstLine="240"/>
            </w:pPr>
            <w:r>
              <w:t>11,094 (28%)</w:t>
            </w:r>
          </w:p>
        </w:tc>
        <w:tc>
          <w:tcPr>
            <w:tcW w:w="2085" w:type="dxa"/>
            <w:tcBorders>
              <w:top w:val="nil"/>
              <w:left w:val="nil"/>
              <w:bottom w:val="single" w:sz="4" w:space="0" w:color="auto"/>
              <w:right w:val="single" w:sz="4" w:space="0" w:color="auto"/>
            </w:tcBorders>
            <w:shd w:val="clear" w:color="auto" w:fill="auto"/>
            <w:vAlign w:val="center"/>
            <w:hideMark/>
          </w:tcPr>
          <w:p w14:paraId="0973C008" w14:textId="77777777" w:rsidR="00567BF1" w:rsidRDefault="00567BF1" w:rsidP="000C04B9">
            <w:pPr>
              <w:spacing w:line="360" w:lineRule="auto"/>
              <w:ind w:firstLineChars="100" w:firstLine="240"/>
            </w:pPr>
            <w:r>
              <w:t>2,854 (25%)</w:t>
            </w:r>
          </w:p>
        </w:tc>
        <w:tc>
          <w:tcPr>
            <w:tcW w:w="2160" w:type="dxa"/>
            <w:tcBorders>
              <w:top w:val="nil"/>
              <w:left w:val="nil"/>
              <w:bottom w:val="single" w:sz="4" w:space="0" w:color="auto"/>
              <w:right w:val="single" w:sz="4" w:space="0" w:color="auto"/>
            </w:tcBorders>
            <w:shd w:val="clear" w:color="auto" w:fill="auto"/>
            <w:vAlign w:val="center"/>
            <w:hideMark/>
          </w:tcPr>
          <w:p w14:paraId="389A9AB2" w14:textId="77777777" w:rsidR="00567BF1" w:rsidRDefault="00567BF1" w:rsidP="000C04B9">
            <w:pPr>
              <w:spacing w:line="360" w:lineRule="auto"/>
              <w:ind w:firstLineChars="100" w:firstLine="240"/>
            </w:pPr>
            <w:r>
              <w:t>8,240 (30%)</w:t>
            </w:r>
          </w:p>
        </w:tc>
      </w:tr>
      <w:tr w:rsidR="00567BF1" w14:paraId="6264AF97" w14:textId="77777777" w:rsidTr="000C04B9">
        <w:trPr>
          <w:trHeight w:val="315"/>
        </w:trPr>
        <w:tc>
          <w:tcPr>
            <w:tcW w:w="2475" w:type="dxa"/>
            <w:tcBorders>
              <w:top w:val="nil"/>
              <w:left w:val="single" w:sz="4" w:space="0" w:color="auto"/>
              <w:bottom w:val="single" w:sz="4" w:space="0" w:color="auto"/>
              <w:right w:val="single" w:sz="4" w:space="0" w:color="auto"/>
            </w:tcBorders>
            <w:shd w:val="clear" w:color="auto" w:fill="auto"/>
            <w:vAlign w:val="center"/>
            <w:hideMark/>
          </w:tcPr>
          <w:p w14:paraId="4E4D02E0" w14:textId="77777777" w:rsidR="00567BF1" w:rsidRDefault="00567BF1" w:rsidP="000C04B9">
            <w:pPr>
              <w:spacing w:line="360" w:lineRule="auto"/>
              <w:ind w:firstLineChars="100" w:firstLine="240"/>
            </w:pPr>
            <w:r>
              <w:t>40–49</w:t>
            </w:r>
          </w:p>
        </w:tc>
        <w:tc>
          <w:tcPr>
            <w:tcW w:w="2060" w:type="dxa"/>
            <w:tcBorders>
              <w:top w:val="nil"/>
              <w:left w:val="nil"/>
              <w:bottom w:val="single" w:sz="4" w:space="0" w:color="auto"/>
              <w:right w:val="single" w:sz="4" w:space="0" w:color="auto"/>
            </w:tcBorders>
            <w:shd w:val="clear" w:color="auto" w:fill="auto"/>
            <w:vAlign w:val="center"/>
            <w:hideMark/>
          </w:tcPr>
          <w:p w14:paraId="7B742BE1" w14:textId="77777777" w:rsidR="00567BF1" w:rsidRDefault="00567BF1" w:rsidP="000C04B9">
            <w:pPr>
              <w:spacing w:line="360" w:lineRule="auto"/>
              <w:ind w:firstLineChars="100" w:firstLine="240"/>
            </w:pPr>
            <w:r>
              <w:t>7,678 (20%)</w:t>
            </w:r>
          </w:p>
        </w:tc>
        <w:tc>
          <w:tcPr>
            <w:tcW w:w="2085" w:type="dxa"/>
            <w:tcBorders>
              <w:top w:val="nil"/>
              <w:left w:val="nil"/>
              <w:bottom w:val="single" w:sz="4" w:space="0" w:color="auto"/>
              <w:right w:val="single" w:sz="4" w:space="0" w:color="auto"/>
            </w:tcBorders>
            <w:shd w:val="clear" w:color="auto" w:fill="auto"/>
            <w:vAlign w:val="center"/>
            <w:hideMark/>
          </w:tcPr>
          <w:p w14:paraId="32C45525" w14:textId="77777777" w:rsidR="00567BF1" w:rsidRDefault="00567BF1" w:rsidP="000C04B9">
            <w:pPr>
              <w:spacing w:line="360" w:lineRule="auto"/>
              <w:ind w:firstLineChars="100" w:firstLine="240"/>
            </w:pPr>
            <w:r>
              <w:t>1,672 (15%)</w:t>
            </w:r>
          </w:p>
        </w:tc>
        <w:tc>
          <w:tcPr>
            <w:tcW w:w="2160" w:type="dxa"/>
            <w:tcBorders>
              <w:top w:val="nil"/>
              <w:left w:val="nil"/>
              <w:bottom w:val="single" w:sz="4" w:space="0" w:color="auto"/>
              <w:right w:val="single" w:sz="4" w:space="0" w:color="auto"/>
            </w:tcBorders>
            <w:shd w:val="clear" w:color="auto" w:fill="auto"/>
            <w:vAlign w:val="center"/>
            <w:hideMark/>
          </w:tcPr>
          <w:p w14:paraId="31033067" w14:textId="77777777" w:rsidR="00567BF1" w:rsidRDefault="00567BF1" w:rsidP="000C04B9">
            <w:pPr>
              <w:spacing w:line="360" w:lineRule="auto"/>
              <w:ind w:firstLineChars="100" w:firstLine="240"/>
            </w:pPr>
            <w:r>
              <w:t>6,006 (22%)</w:t>
            </w:r>
          </w:p>
        </w:tc>
      </w:tr>
      <w:tr w:rsidR="00567BF1" w14:paraId="1DFC382E" w14:textId="77777777" w:rsidTr="000C04B9">
        <w:trPr>
          <w:trHeight w:val="315"/>
        </w:trPr>
        <w:tc>
          <w:tcPr>
            <w:tcW w:w="2475" w:type="dxa"/>
            <w:tcBorders>
              <w:top w:val="nil"/>
              <w:left w:val="single" w:sz="4" w:space="0" w:color="auto"/>
              <w:bottom w:val="single" w:sz="4" w:space="0" w:color="auto"/>
              <w:right w:val="single" w:sz="4" w:space="0" w:color="auto"/>
            </w:tcBorders>
            <w:shd w:val="clear" w:color="auto" w:fill="auto"/>
            <w:vAlign w:val="center"/>
            <w:hideMark/>
          </w:tcPr>
          <w:p w14:paraId="4BB11B55" w14:textId="77777777" w:rsidR="00567BF1" w:rsidRDefault="00567BF1" w:rsidP="000C04B9">
            <w:pPr>
              <w:spacing w:line="360" w:lineRule="auto"/>
              <w:ind w:firstLineChars="100" w:firstLine="240"/>
            </w:pPr>
            <w:r>
              <w:t>50–59</w:t>
            </w:r>
          </w:p>
        </w:tc>
        <w:tc>
          <w:tcPr>
            <w:tcW w:w="2060" w:type="dxa"/>
            <w:tcBorders>
              <w:top w:val="nil"/>
              <w:left w:val="nil"/>
              <w:bottom w:val="single" w:sz="4" w:space="0" w:color="auto"/>
              <w:right w:val="single" w:sz="4" w:space="0" w:color="auto"/>
            </w:tcBorders>
            <w:shd w:val="clear" w:color="auto" w:fill="auto"/>
            <w:vAlign w:val="center"/>
            <w:hideMark/>
          </w:tcPr>
          <w:p w14:paraId="64725FCC" w14:textId="77777777" w:rsidR="00567BF1" w:rsidRDefault="00567BF1" w:rsidP="000C04B9">
            <w:pPr>
              <w:spacing w:line="360" w:lineRule="auto"/>
              <w:ind w:firstLineChars="100" w:firstLine="240"/>
            </w:pPr>
            <w:r>
              <w:t>3,714 (9.5%)</w:t>
            </w:r>
          </w:p>
        </w:tc>
        <w:tc>
          <w:tcPr>
            <w:tcW w:w="2085" w:type="dxa"/>
            <w:tcBorders>
              <w:top w:val="nil"/>
              <w:left w:val="nil"/>
              <w:bottom w:val="single" w:sz="4" w:space="0" w:color="auto"/>
              <w:right w:val="single" w:sz="4" w:space="0" w:color="auto"/>
            </w:tcBorders>
            <w:shd w:val="clear" w:color="auto" w:fill="auto"/>
            <w:vAlign w:val="center"/>
            <w:hideMark/>
          </w:tcPr>
          <w:p w14:paraId="12D1FFBC" w14:textId="77777777" w:rsidR="00567BF1" w:rsidRDefault="00567BF1" w:rsidP="000C04B9">
            <w:pPr>
              <w:spacing w:line="360" w:lineRule="auto"/>
              <w:ind w:firstLineChars="100" w:firstLine="240"/>
            </w:pPr>
            <w:r>
              <w:t>798 (7.0%)</w:t>
            </w:r>
          </w:p>
        </w:tc>
        <w:tc>
          <w:tcPr>
            <w:tcW w:w="2160" w:type="dxa"/>
            <w:tcBorders>
              <w:top w:val="nil"/>
              <w:left w:val="nil"/>
              <w:bottom w:val="single" w:sz="4" w:space="0" w:color="auto"/>
              <w:right w:val="single" w:sz="4" w:space="0" w:color="auto"/>
            </w:tcBorders>
            <w:shd w:val="clear" w:color="auto" w:fill="auto"/>
            <w:vAlign w:val="center"/>
            <w:hideMark/>
          </w:tcPr>
          <w:p w14:paraId="1D4C94FC" w14:textId="77777777" w:rsidR="00567BF1" w:rsidRDefault="00567BF1" w:rsidP="000C04B9">
            <w:pPr>
              <w:spacing w:line="360" w:lineRule="auto"/>
              <w:ind w:firstLineChars="100" w:firstLine="240"/>
            </w:pPr>
            <w:r>
              <w:t>2,916 (11%)</w:t>
            </w:r>
          </w:p>
        </w:tc>
      </w:tr>
      <w:tr w:rsidR="00567BF1" w14:paraId="2E637D28" w14:textId="77777777" w:rsidTr="000C04B9">
        <w:trPr>
          <w:trHeight w:val="315"/>
        </w:trPr>
        <w:tc>
          <w:tcPr>
            <w:tcW w:w="2475" w:type="dxa"/>
            <w:tcBorders>
              <w:top w:val="nil"/>
              <w:left w:val="single" w:sz="4" w:space="0" w:color="auto"/>
              <w:bottom w:val="single" w:sz="4" w:space="0" w:color="auto"/>
              <w:right w:val="single" w:sz="4" w:space="0" w:color="auto"/>
            </w:tcBorders>
            <w:shd w:val="clear" w:color="auto" w:fill="auto"/>
            <w:vAlign w:val="center"/>
            <w:hideMark/>
          </w:tcPr>
          <w:p w14:paraId="7003EBC3" w14:textId="77777777" w:rsidR="00567BF1" w:rsidRDefault="00567BF1" w:rsidP="000C04B9">
            <w:pPr>
              <w:spacing w:line="360" w:lineRule="auto"/>
              <w:ind w:firstLineChars="100" w:firstLine="240"/>
            </w:pPr>
            <w:r>
              <w:t>60–69</w:t>
            </w:r>
          </w:p>
        </w:tc>
        <w:tc>
          <w:tcPr>
            <w:tcW w:w="2060" w:type="dxa"/>
            <w:tcBorders>
              <w:top w:val="nil"/>
              <w:left w:val="nil"/>
              <w:bottom w:val="single" w:sz="4" w:space="0" w:color="auto"/>
              <w:right w:val="single" w:sz="4" w:space="0" w:color="auto"/>
            </w:tcBorders>
            <w:shd w:val="clear" w:color="auto" w:fill="auto"/>
            <w:vAlign w:val="center"/>
            <w:hideMark/>
          </w:tcPr>
          <w:p w14:paraId="61789ABD" w14:textId="77777777" w:rsidR="00567BF1" w:rsidRDefault="00567BF1" w:rsidP="000C04B9">
            <w:pPr>
              <w:spacing w:line="360" w:lineRule="auto"/>
              <w:ind w:firstLineChars="100" w:firstLine="240"/>
            </w:pPr>
            <w:r>
              <w:t>1,868 (4.8%)</w:t>
            </w:r>
          </w:p>
        </w:tc>
        <w:tc>
          <w:tcPr>
            <w:tcW w:w="2085" w:type="dxa"/>
            <w:tcBorders>
              <w:top w:val="nil"/>
              <w:left w:val="nil"/>
              <w:bottom w:val="single" w:sz="4" w:space="0" w:color="auto"/>
              <w:right w:val="single" w:sz="4" w:space="0" w:color="auto"/>
            </w:tcBorders>
            <w:shd w:val="clear" w:color="auto" w:fill="auto"/>
            <w:vAlign w:val="center"/>
            <w:hideMark/>
          </w:tcPr>
          <w:p w14:paraId="6AD52B16" w14:textId="77777777" w:rsidR="00567BF1" w:rsidRDefault="00567BF1" w:rsidP="000C04B9">
            <w:pPr>
              <w:spacing w:line="360" w:lineRule="auto"/>
              <w:ind w:firstLineChars="100" w:firstLine="240"/>
            </w:pPr>
            <w:r>
              <w:t>532 (4.7%)</w:t>
            </w:r>
          </w:p>
        </w:tc>
        <w:tc>
          <w:tcPr>
            <w:tcW w:w="2160" w:type="dxa"/>
            <w:tcBorders>
              <w:top w:val="nil"/>
              <w:left w:val="nil"/>
              <w:bottom w:val="single" w:sz="4" w:space="0" w:color="auto"/>
              <w:right w:val="single" w:sz="4" w:space="0" w:color="auto"/>
            </w:tcBorders>
            <w:shd w:val="clear" w:color="auto" w:fill="auto"/>
            <w:vAlign w:val="center"/>
            <w:hideMark/>
          </w:tcPr>
          <w:p w14:paraId="0EE2D073" w14:textId="77777777" w:rsidR="00567BF1" w:rsidRDefault="00567BF1" w:rsidP="000C04B9">
            <w:pPr>
              <w:spacing w:line="360" w:lineRule="auto"/>
              <w:ind w:firstLineChars="100" w:firstLine="240"/>
            </w:pPr>
            <w:r>
              <w:t>1,336 (4.9%)</w:t>
            </w:r>
          </w:p>
        </w:tc>
      </w:tr>
    </w:tbl>
    <w:p w14:paraId="39C535E8" w14:textId="77777777" w:rsidR="00567BF1" w:rsidRDefault="00567BF1" w:rsidP="00567BF1"/>
    <w:p w14:paraId="5DB1DEF8" w14:textId="2F0D045A" w:rsidR="00F43091" w:rsidDel="00276AA1" w:rsidRDefault="00F43091">
      <w:pPr>
        <w:rPr>
          <w:del w:id="167" w:author="DALTON WAMALWA" w:date="2026-02-03T18:39:00Z"/>
        </w:rPr>
      </w:pPr>
      <w:del w:id="168" w:author="DALTON WAMALWA" w:date="2026-02-03T18:39:00Z">
        <w:r w:rsidDel="00276AA1">
          <w:br w:type="page"/>
        </w:r>
      </w:del>
    </w:p>
    <w:p w14:paraId="0BC3BA32" w14:textId="77777777" w:rsidR="00F43091" w:rsidRPr="0084398D" w:rsidRDefault="00F43091" w:rsidP="00276AA1">
      <w:pPr>
        <w:rPr>
          <w:i/>
        </w:rPr>
        <w:pPrChange w:id="169" w:author="DALTON WAMALWA" w:date="2026-02-03T18:39:00Z">
          <w:pPr>
            <w:pStyle w:val="Heading4"/>
          </w:pPr>
        </w:pPrChange>
      </w:pPr>
      <w:r w:rsidRPr="0084398D">
        <w:rPr>
          <w:i/>
        </w:rPr>
        <w:lastRenderedPageBreak/>
        <w:t xml:space="preserve">Table </w:t>
      </w:r>
      <w:r>
        <w:rPr>
          <w:i/>
        </w:rPr>
        <w:t>7</w:t>
      </w:r>
      <w:r w:rsidRPr="0084398D">
        <w:rPr>
          <w:i/>
        </w:rPr>
        <w:t xml:space="preserve">: Summary of </w:t>
      </w:r>
      <w:r>
        <w:rPr>
          <w:i/>
        </w:rPr>
        <w:t>Weight, height and BMI</w:t>
      </w:r>
      <w:r w:rsidRPr="0084398D">
        <w:rPr>
          <w:i/>
        </w:rPr>
        <w:t xml:space="preserve"> by gender</w:t>
      </w:r>
    </w:p>
    <w:p w14:paraId="6ECACB6E" w14:textId="77777777" w:rsidR="00F43091" w:rsidRDefault="00F43091" w:rsidP="00F43091"/>
    <w:p w14:paraId="74EB2ECC" w14:textId="77777777" w:rsidR="00F43091" w:rsidRDefault="00F43091" w:rsidP="00F43091"/>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991"/>
        <w:gridCol w:w="1990"/>
        <w:gridCol w:w="1990"/>
        <w:gridCol w:w="1989"/>
      </w:tblGrid>
      <w:tr w:rsidR="00F43091" w:rsidRPr="00E370A4" w14:paraId="100BDC29" w14:textId="77777777" w:rsidTr="000C04B9">
        <w:trPr>
          <w:trHeight w:val="719"/>
        </w:trPr>
        <w:tc>
          <w:tcPr>
            <w:tcW w:w="2000" w:type="dxa"/>
            <w:shd w:val="clear" w:color="auto" w:fill="auto"/>
            <w:tcMar>
              <w:top w:w="72" w:type="dxa"/>
              <w:left w:w="144" w:type="dxa"/>
              <w:bottom w:w="72" w:type="dxa"/>
              <w:right w:w="144" w:type="dxa"/>
            </w:tcMar>
            <w:vAlign w:val="center"/>
            <w:hideMark/>
          </w:tcPr>
          <w:p w14:paraId="7D6F416A" w14:textId="77777777" w:rsidR="00F43091" w:rsidRPr="00E370A4" w:rsidRDefault="00F43091" w:rsidP="00F43091">
            <w:pPr>
              <w:rPr>
                <w:lang w:val="en-US"/>
              </w:rPr>
            </w:pPr>
            <w:r w:rsidRPr="00E370A4">
              <w:rPr>
                <w:b/>
                <w:bCs/>
                <w:lang w:val="en-US"/>
              </w:rPr>
              <w:t>Weight (kg)</w:t>
            </w:r>
          </w:p>
        </w:tc>
        <w:tc>
          <w:tcPr>
            <w:tcW w:w="2000" w:type="dxa"/>
            <w:shd w:val="clear" w:color="auto" w:fill="auto"/>
            <w:tcMar>
              <w:top w:w="72" w:type="dxa"/>
              <w:left w:w="144" w:type="dxa"/>
              <w:bottom w:w="72" w:type="dxa"/>
              <w:right w:w="144" w:type="dxa"/>
            </w:tcMar>
            <w:vAlign w:val="center"/>
            <w:hideMark/>
          </w:tcPr>
          <w:p w14:paraId="302D82B5" w14:textId="77777777" w:rsidR="00F43091" w:rsidRPr="00E370A4" w:rsidRDefault="00F43091" w:rsidP="00F43091">
            <w:pPr>
              <w:rPr>
                <w:lang w:val="en-US"/>
              </w:rPr>
            </w:pPr>
            <w:r w:rsidRPr="00E370A4">
              <w:rPr>
                <w:b/>
                <w:bCs/>
                <w:lang w:val="en-US"/>
              </w:rPr>
              <w:t>Overall n (%)</w:t>
            </w:r>
          </w:p>
        </w:tc>
        <w:tc>
          <w:tcPr>
            <w:tcW w:w="2000" w:type="dxa"/>
            <w:shd w:val="clear" w:color="auto" w:fill="auto"/>
            <w:tcMar>
              <w:top w:w="72" w:type="dxa"/>
              <w:left w:w="144" w:type="dxa"/>
              <w:bottom w:w="72" w:type="dxa"/>
              <w:right w:w="144" w:type="dxa"/>
            </w:tcMar>
            <w:vAlign w:val="center"/>
            <w:hideMark/>
          </w:tcPr>
          <w:p w14:paraId="5CFC35B1" w14:textId="77777777" w:rsidR="00F43091" w:rsidRPr="00E370A4" w:rsidRDefault="00F43091" w:rsidP="00F43091">
            <w:pPr>
              <w:rPr>
                <w:lang w:val="en-US"/>
              </w:rPr>
            </w:pPr>
            <w:r w:rsidRPr="00E370A4">
              <w:rPr>
                <w:b/>
                <w:bCs/>
                <w:lang w:val="en-US"/>
              </w:rPr>
              <w:t>Female n (%)</w:t>
            </w:r>
          </w:p>
        </w:tc>
        <w:tc>
          <w:tcPr>
            <w:tcW w:w="2000" w:type="dxa"/>
            <w:shd w:val="clear" w:color="auto" w:fill="auto"/>
            <w:tcMar>
              <w:top w:w="72" w:type="dxa"/>
              <w:left w:w="144" w:type="dxa"/>
              <w:bottom w:w="72" w:type="dxa"/>
              <w:right w:w="144" w:type="dxa"/>
            </w:tcMar>
            <w:vAlign w:val="center"/>
            <w:hideMark/>
          </w:tcPr>
          <w:p w14:paraId="52A49C45" w14:textId="77777777" w:rsidR="00F43091" w:rsidRPr="00E370A4" w:rsidRDefault="00F43091" w:rsidP="00F43091">
            <w:pPr>
              <w:rPr>
                <w:lang w:val="en-US"/>
              </w:rPr>
            </w:pPr>
            <w:r w:rsidRPr="00E370A4">
              <w:rPr>
                <w:b/>
                <w:bCs/>
                <w:lang w:val="en-US"/>
              </w:rPr>
              <w:t>Male n (%)</w:t>
            </w:r>
          </w:p>
        </w:tc>
      </w:tr>
      <w:tr w:rsidR="00F43091" w:rsidRPr="00E370A4" w14:paraId="28433AB9" w14:textId="77777777" w:rsidTr="000C04B9">
        <w:trPr>
          <w:trHeight w:val="386"/>
        </w:trPr>
        <w:tc>
          <w:tcPr>
            <w:tcW w:w="2000" w:type="dxa"/>
            <w:shd w:val="clear" w:color="auto" w:fill="auto"/>
            <w:tcMar>
              <w:top w:w="72" w:type="dxa"/>
              <w:left w:w="144" w:type="dxa"/>
              <w:bottom w:w="72" w:type="dxa"/>
              <w:right w:w="144" w:type="dxa"/>
            </w:tcMar>
            <w:vAlign w:val="center"/>
            <w:hideMark/>
          </w:tcPr>
          <w:p w14:paraId="3209C33F" w14:textId="77777777" w:rsidR="00F43091" w:rsidRPr="00E370A4" w:rsidRDefault="00F43091" w:rsidP="00F43091">
            <w:pPr>
              <w:rPr>
                <w:lang w:val="en-US"/>
              </w:rPr>
            </w:pPr>
            <w:r w:rsidRPr="00E370A4">
              <w:rPr>
                <w:lang w:val="en-US"/>
              </w:rPr>
              <w:t>0–19</w:t>
            </w:r>
          </w:p>
        </w:tc>
        <w:tc>
          <w:tcPr>
            <w:tcW w:w="2000" w:type="dxa"/>
            <w:shd w:val="clear" w:color="auto" w:fill="auto"/>
            <w:tcMar>
              <w:top w:w="72" w:type="dxa"/>
              <w:left w:w="144" w:type="dxa"/>
              <w:bottom w:w="72" w:type="dxa"/>
              <w:right w:w="144" w:type="dxa"/>
            </w:tcMar>
            <w:vAlign w:val="center"/>
            <w:hideMark/>
          </w:tcPr>
          <w:p w14:paraId="3B942420" w14:textId="77777777" w:rsidR="00F43091" w:rsidRPr="00E370A4" w:rsidRDefault="00F43091" w:rsidP="00F43091">
            <w:pPr>
              <w:rPr>
                <w:lang w:val="en-US"/>
              </w:rPr>
            </w:pPr>
            <w:r w:rsidRPr="00E370A4">
              <w:rPr>
                <w:lang w:val="en-US"/>
              </w:rPr>
              <w:t>143 (0.4%)</w:t>
            </w:r>
          </w:p>
        </w:tc>
        <w:tc>
          <w:tcPr>
            <w:tcW w:w="2000" w:type="dxa"/>
            <w:shd w:val="clear" w:color="auto" w:fill="auto"/>
            <w:tcMar>
              <w:top w:w="72" w:type="dxa"/>
              <w:left w:w="144" w:type="dxa"/>
              <w:bottom w:w="72" w:type="dxa"/>
              <w:right w:w="144" w:type="dxa"/>
            </w:tcMar>
            <w:vAlign w:val="center"/>
            <w:hideMark/>
          </w:tcPr>
          <w:p w14:paraId="3D3AAA1B" w14:textId="77777777" w:rsidR="00F43091" w:rsidRPr="00E370A4" w:rsidRDefault="00F43091" w:rsidP="00F43091">
            <w:pPr>
              <w:rPr>
                <w:lang w:val="en-US"/>
              </w:rPr>
            </w:pPr>
            <w:r w:rsidRPr="00E370A4">
              <w:rPr>
                <w:lang w:val="en-US"/>
              </w:rPr>
              <w:t>69 (0.6%)</w:t>
            </w:r>
          </w:p>
        </w:tc>
        <w:tc>
          <w:tcPr>
            <w:tcW w:w="2000" w:type="dxa"/>
            <w:shd w:val="clear" w:color="auto" w:fill="auto"/>
            <w:tcMar>
              <w:top w:w="72" w:type="dxa"/>
              <w:left w:w="144" w:type="dxa"/>
              <w:bottom w:w="72" w:type="dxa"/>
              <w:right w:w="144" w:type="dxa"/>
            </w:tcMar>
            <w:vAlign w:val="center"/>
            <w:hideMark/>
          </w:tcPr>
          <w:p w14:paraId="0E9C966B" w14:textId="77777777" w:rsidR="00F43091" w:rsidRPr="00E370A4" w:rsidRDefault="00F43091" w:rsidP="00F43091">
            <w:pPr>
              <w:rPr>
                <w:lang w:val="en-US"/>
              </w:rPr>
            </w:pPr>
            <w:r w:rsidRPr="00E370A4">
              <w:rPr>
                <w:lang w:val="en-US"/>
              </w:rPr>
              <w:t>74 (0.</w:t>
            </w:r>
            <w:commentRangeStart w:id="170"/>
            <w:r w:rsidRPr="00E370A4">
              <w:rPr>
                <w:lang w:val="en-US"/>
              </w:rPr>
              <w:t>3</w:t>
            </w:r>
            <w:commentRangeEnd w:id="170"/>
            <w:r w:rsidR="00276AA1">
              <w:rPr>
                <w:rStyle w:val="CommentReference"/>
                <w:rFonts w:asciiTheme="minorHAnsi" w:eastAsiaTheme="minorHAnsi" w:hAnsiTheme="minorHAnsi" w:cstheme="minorBidi"/>
                <w:lang w:val="en-US"/>
              </w:rPr>
              <w:commentReference w:id="170"/>
            </w:r>
            <w:r w:rsidRPr="00E370A4">
              <w:rPr>
                <w:lang w:val="en-US"/>
              </w:rPr>
              <w:t>%)</w:t>
            </w:r>
          </w:p>
        </w:tc>
      </w:tr>
      <w:tr w:rsidR="00F43091" w:rsidRPr="00E370A4" w14:paraId="2DEFAF79" w14:textId="77777777" w:rsidTr="000C04B9">
        <w:trPr>
          <w:trHeight w:val="359"/>
        </w:trPr>
        <w:tc>
          <w:tcPr>
            <w:tcW w:w="2000" w:type="dxa"/>
            <w:shd w:val="clear" w:color="auto" w:fill="auto"/>
            <w:tcMar>
              <w:top w:w="72" w:type="dxa"/>
              <w:left w:w="144" w:type="dxa"/>
              <w:bottom w:w="72" w:type="dxa"/>
              <w:right w:w="144" w:type="dxa"/>
            </w:tcMar>
            <w:vAlign w:val="center"/>
            <w:hideMark/>
          </w:tcPr>
          <w:p w14:paraId="3630995C" w14:textId="77777777" w:rsidR="00F43091" w:rsidRPr="00E370A4" w:rsidRDefault="00F43091" w:rsidP="00F43091">
            <w:pPr>
              <w:rPr>
                <w:lang w:val="en-US"/>
              </w:rPr>
            </w:pPr>
            <w:r w:rsidRPr="00E370A4">
              <w:rPr>
                <w:lang w:val="en-US"/>
              </w:rPr>
              <w:t>20–39</w:t>
            </w:r>
          </w:p>
        </w:tc>
        <w:tc>
          <w:tcPr>
            <w:tcW w:w="2000" w:type="dxa"/>
            <w:shd w:val="clear" w:color="auto" w:fill="auto"/>
            <w:tcMar>
              <w:top w:w="72" w:type="dxa"/>
              <w:left w:w="144" w:type="dxa"/>
              <w:bottom w:w="72" w:type="dxa"/>
              <w:right w:w="144" w:type="dxa"/>
            </w:tcMar>
            <w:vAlign w:val="center"/>
            <w:hideMark/>
          </w:tcPr>
          <w:p w14:paraId="01782336" w14:textId="77777777" w:rsidR="00F43091" w:rsidRPr="00E370A4" w:rsidRDefault="00F43091" w:rsidP="00F43091">
            <w:pPr>
              <w:rPr>
                <w:lang w:val="en-US"/>
              </w:rPr>
            </w:pPr>
            <w:r w:rsidRPr="00E370A4">
              <w:rPr>
                <w:lang w:val="en-US"/>
              </w:rPr>
              <w:t>3,003 (7.7%)</w:t>
            </w:r>
          </w:p>
        </w:tc>
        <w:tc>
          <w:tcPr>
            <w:tcW w:w="2000" w:type="dxa"/>
            <w:shd w:val="clear" w:color="auto" w:fill="auto"/>
            <w:tcMar>
              <w:top w:w="72" w:type="dxa"/>
              <w:left w:w="144" w:type="dxa"/>
              <w:bottom w:w="72" w:type="dxa"/>
              <w:right w:w="144" w:type="dxa"/>
            </w:tcMar>
            <w:vAlign w:val="center"/>
            <w:hideMark/>
          </w:tcPr>
          <w:p w14:paraId="78EB7859" w14:textId="77777777" w:rsidR="00F43091" w:rsidRPr="00E370A4" w:rsidRDefault="00F43091" w:rsidP="00F43091">
            <w:pPr>
              <w:rPr>
                <w:lang w:val="en-US"/>
              </w:rPr>
            </w:pPr>
            <w:r w:rsidRPr="00E370A4">
              <w:rPr>
                <w:lang w:val="en-US"/>
              </w:rPr>
              <w:t>1,659 (15%)</w:t>
            </w:r>
          </w:p>
        </w:tc>
        <w:tc>
          <w:tcPr>
            <w:tcW w:w="2000" w:type="dxa"/>
            <w:shd w:val="clear" w:color="auto" w:fill="auto"/>
            <w:tcMar>
              <w:top w:w="72" w:type="dxa"/>
              <w:left w:w="144" w:type="dxa"/>
              <w:bottom w:w="72" w:type="dxa"/>
              <w:right w:w="144" w:type="dxa"/>
            </w:tcMar>
            <w:vAlign w:val="center"/>
            <w:hideMark/>
          </w:tcPr>
          <w:p w14:paraId="7C74F533" w14:textId="77777777" w:rsidR="00F43091" w:rsidRPr="00E370A4" w:rsidRDefault="00F43091" w:rsidP="00F43091">
            <w:pPr>
              <w:rPr>
                <w:lang w:val="en-US"/>
              </w:rPr>
            </w:pPr>
            <w:r w:rsidRPr="00E370A4">
              <w:rPr>
                <w:lang w:val="en-US"/>
              </w:rPr>
              <w:t>1,344 (4.9%)</w:t>
            </w:r>
          </w:p>
        </w:tc>
      </w:tr>
      <w:tr w:rsidR="00F43091" w:rsidRPr="00E370A4" w14:paraId="4C96887B" w14:textId="77777777" w:rsidTr="000C04B9">
        <w:trPr>
          <w:trHeight w:val="422"/>
        </w:trPr>
        <w:tc>
          <w:tcPr>
            <w:tcW w:w="2000" w:type="dxa"/>
            <w:shd w:val="clear" w:color="auto" w:fill="auto"/>
            <w:tcMar>
              <w:top w:w="72" w:type="dxa"/>
              <w:left w:w="144" w:type="dxa"/>
              <w:bottom w:w="72" w:type="dxa"/>
              <w:right w:w="144" w:type="dxa"/>
            </w:tcMar>
            <w:vAlign w:val="center"/>
            <w:hideMark/>
          </w:tcPr>
          <w:p w14:paraId="5F2B77DE" w14:textId="77777777" w:rsidR="00F43091" w:rsidRPr="00E370A4" w:rsidRDefault="00F43091" w:rsidP="00F43091">
            <w:pPr>
              <w:rPr>
                <w:lang w:val="en-US"/>
              </w:rPr>
            </w:pPr>
            <w:r w:rsidRPr="00E370A4">
              <w:rPr>
                <w:lang w:val="en-US"/>
              </w:rPr>
              <w:t>40–59</w:t>
            </w:r>
          </w:p>
        </w:tc>
        <w:tc>
          <w:tcPr>
            <w:tcW w:w="2000" w:type="dxa"/>
            <w:shd w:val="clear" w:color="auto" w:fill="auto"/>
            <w:tcMar>
              <w:top w:w="72" w:type="dxa"/>
              <w:left w:w="144" w:type="dxa"/>
              <w:bottom w:w="72" w:type="dxa"/>
              <w:right w:w="144" w:type="dxa"/>
            </w:tcMar>
            <w:vAlign w:val="center"/>
            <w:hideMark/>
          </w:tcPr>
          <w:p w14:paraId="21A2615B" w14:textId="77777777" w:rsidR="00F43091" w:rsidRPr="00E370A4" w:rsidRDefault="00F43091" w:rsidP="00F43091">
            <w:pPr>
              <w:rPr>
                <w:lang w:val="en-US"/>
              </w:rPr>
            </w:pPr>
            <w:r w:rsidRPr="00E370A4">
              <w:rPr>
                <w:lang w:val="en-US"/>
              </w:rPr>
              <w:t>28,927 (74%)</w:t>
            </w:r>
          </w:p>
        </w:tc>
        <w:tc>
          <w:tcPr>
            <w:tcW w:w="2000" w:type="dxa"/>
            <w:shd w:val="clear" w:color="auto" w:fill="auto"/>
            <w:tcMar>
              <w:top w:w="72" w:type="dxa"/>
              <w:left w:w="144" w:type="dxa"/>
              <w:bottom w:w="72" w:type="dxa"/>
              <w:right w:w="144" w:type="dxa"/>
            </w:tcMar>
            <w:vAlign w:val="center"/>
            <w:hideMark/>
          </w:tcPr>
          <w:p w14:paraId="6D7DB480" w14:textId="77777777" w:rsidR="00F43091" w:rsidRPr="00E370A4" w:rsidRDefault="00F43091" w:rsidP="00F43091">
            <w:pPr>
              <w:rPr>
                <w:lang w:val="en-US"/>
              </w:rPr>
            </w:pPr>
            <w:r w:rsidRPr="00E370A4">
              <w:rPr>
                <w:lang w:val="en-US"/>
              </w:rPr>
              <w:t>7,651 (67%)</w:t>
            </w:r>
          </w:p>
        </w:tc>
        <w:tc>
          <w:tcPr>
            <w:tcW w:w="2000" w:type="dxa"/>
            <w:shd w:val="clear" w:color="auto" w:fill="auto"/>
            <w:tcMar>
              <w:top w:w="72" w:type="dxa"/>
              <w:left w:w="144" w:type="dxa"/>
              <w:bottom w:w="72" w:type="dxa"/>
              <w:right w:w="144" w:type="dxa"/>
            </w:tcMar>
            <w:vAlign w:val="center"/>
            <w:hideMark/>
          </w:tcPr>
          <w:p w14:paraId="0A82878B" w14:textId="77777777" w:rsidR="00F43091" w:rsidRPr="00E370A4" w:rsidRDefault="00F43091" w:rsidP="00F43091">
            <w:pPr>
              <w:rPr>
                <w:lang w:val="en-US"/>
              </w:rPr>
            </w:pPr>
            <w:r w:rsidRPr="00E370A4">
              <w:rPr>
                <w:lang w:val="en-US"/>
              </w:rPr>
              <w:t>21,276 (77%)</w:t>
            </w:r>
          </w:p>
        </w:tc>
      </w:tr>
      <w:tr w:rsidR="00F43091" w:rsidRPr="00E370A4" w14:paraId="5F024AB2" w14:textId="77777777" w:rsidTr="000C04B9">
        <w:trPr>
          <w:trHeight w:val="206"/>
        </w:trPr>
        <w:tc>
          <w:tcPr>
            <w:tcW w:w="2000" w:type="dxa"/>
            <w:shd w:val="clear" w:color="auto" w:fill="auto"/>
            <w:tcMar>
              <w:top w:w="72" w:type="dxa"/>
              <w:left w:w="144" w:type="dxa"/>
              <w:bottom w:w="72" w:type="dxa"/>
              <w:right w:w="144" w:type="dxa"/>
            </w:tcMar>
            <w:vAlign w:val="center"/>
            <w:hideMark/>
          </w:tcPr>
          <w:p w14:paraId="45FEBE3C" w14:textId="77777777" w:rsidR="00F43091" w:rsidRPr="00E370A4" w:rsidRDefault="00F43091" w:rsidP="00F43091">
            <w:pPr>
              <w:rPr>
                <w:lang w:val="en-US"/>
              </w:rPr>
            </w:pPr>
            <w:r w:rsidRPr="00E370A4">
              <w:rPr>
                <w:lang w:val="en-US"/>
              </w:rPr>
              <w:t>60–79</w:t>
            </w:r>
          </w:p>
        </w:tc>
        <w:tc>
          <w:tcPr>
            <w:tcW w:w="2000" w:type="dxa"/>
            <w:shd w:val="clear" w:color="auto" w:fill="auto"/>
            <w:tcMar>
              <w:top w:w="72" w:type="dxa"/>
              <w:left w:w="144" w:type="dxa"/>
              <w:bottom w:w="72" w:type="dxa"/>
              <w:right w:w="144" w:type="dxa"/>
            </w:tcMar>
            <w:vAlign w:val="center"/>
            <w:hideMark/>
          </w:tcPr>
          <w:p w14:paraId="58D4DEAF" w14:textId="77777777" w:rsidR="00F43091" w:rsidRPr="00E370A4" w:rsidRDefault="00F43091" w:rsidP="00F43091">
            <w:pPr>
              <w:rPr>
                <w:lang w:val="en-US"/>
              </w:rPr>
            </w:pPr>
            <w:r w:rsidRPr="00E370A4">
              <w:rPr>
                <w:lang w:val="en-US"/>
              </w:rPr>
              <w:t>6,316 (16%)</w:t>
            </w:r>
          </w:p>
        </w:tc>
        <w:tc>
          <w:tcPr>
            <w:tcW w:w="2000" w:type="dxa"/>
            <w:shd w:val="clear" w:color="auto" w:fill="auto"/>
            <w:tcMar>
              <w:top w:w="72" w:type="dxa"/>
              <w:left w:w="144" w:type="dxa"/>
              <w:bottom w:w="72" w:type="dxa"/>
              <w:right w:w="144" w:type="dxa"/>
            </w:tcMar>
            <w:vAlign w:val="center"/>
            <w:hideMark/>
          </w:tcPr>
          <w:p w14:paraId="796FC613" w14:textId="77777777" w:rsidR="00F43091" w:rsidRPr="00E370A4" w:rsidRDefault="00F43091" w:rsidP="00F43091">
            <w:pPr>
              <w:rPr>
                <w:lang w:val="en-US"/>
              </w:rPr>
            </w:pPr>
            <w:r w:rsidRPr="00E370A4">
              <w:rPr>
                <w:lang w:val="en-US"/>
              </w:rPr>
              <w:t>1,781 (16%)</w:t>
            </w:r>
          </w:p>
        </w:tc>
        <w:tc>
          <w:tcPr>
            <w:tcW w:w="2000" w:type="dxa"/>
            <w:shd w:val="clear" w:color="auto" w:fill="auto"/>
            <w:tcMar>
              <w:top w:w="72" w:type="dxa"/>
              <w:left w:w="144" w:type="dxa"/>
              <w:bottom w:w="72" w:type="dxa"/>
              <w:right w:w="144" w:type="dxa"/>
            </w:tcMar>
            <w:vAlign w:val="center"/>
            <w:hideMark/>
          </w:tcPr>
          <w:p w14:paraId="500EB353" w14:textId="77777777" w:rsidR="00F43091" w:rsidRPr="00E370A4" w:rsidRDefault="00F43091" w:rsidP="00F43091">
            <w:pPr>
              <w:rPr>
                <w:lang w:val="en-US"/>
              </w:rPr>
            </w:pPr>
            <w:r w:rsidRPr="00E370A4">
              <w:rPr>
                <w:lang w:val="en-US"/>
              </w:rPr>
              <w:t>4,535 (17%)</w:t>
            </w:r>
          </w:p>
        </w:tc>
      </w:tr>
      <w:tr w:rsidR="00F43091" w:rsidRPr="00E370A4" w14:paraId="3D57EDE7" w14:textId="77777777" w:rsidTr="000C04B9">
        <w:trPr>
          <w:trHeight w:val="359"/>
        </w:trPr>
        <w:tc>
          <w:tcPr>
            <w:tcW w:w="2000" w:type="dxa"/>
            <w:shd w:val="clear" w:color="auto" w:fill="auto"/>
            <w:tcMar>
              <w:top w:w="72" w:type="dxa"/>
              <w:left w:w="144" w:type="dxa"/>
              <w:bottom w:w="72" w:type="dxa"/>
              <w:right w:w="144" w:type="dxa"/>
            </w:tcMar>
            <w:vAlign w:val="center"/>
            <w:hideMark/>
          </w:tcPr>
          <w:p w14:paraId="75F87CCE" w14:textId="77777777" w:rsidR="00F43091" w:rsidRPr="00E370A4" w:rsidRDefault="00F43091" w:rsidP="00F43091">
            <w:pPr>
              <w:rPr>
                <w:lang w:val="en-US"/>
              </w:rPr>
            </w:pPr>
            <w:r w:rsidRPr="00E370A4">
              <w:rPr>
                <w:lang w:val="en-US"/>
              </w:rPr>
              <w:t>80–99</w:t>
            </w:r>
          </w:p>
        </w:tc>
        <w:tc>
          <w:tcPr>
            <w:tcW w:w="2000" w:type="dxa"/>
            <w:shd w:val="clear" w:color="auto" w:fill="auto"/>
            <w:tcMar>
              <w:top w:w="72" w:type="dxa"/>
              <w:left w:w="144" w:type="dxa"/>
              <w:bottom w:w="72" w:type="dxa"/>
              <w:right w:w="144" w:type="dxa"/>
            </w:tcMar>
            <w:vAlign w:val="center"/>
            <w:hideMark/>
          </w:tcPr>
          <w:p w14:paraId="58D8EB7D" w14:textId="77777777" w:rsidR="00F43091" w:rsidRPr="00E370A4" w:rsidRDefault="00F43091" w:rsidP="00F43091">
            <w:pPr>
              <w:rPr>
                <w:lang w:val="en-US"/>
              </w:rPr>
            </w:pPr>
            <w:r w:rsidRPr="00E370A4">
              <w:rPr>
                <w:lang w:val="en-US"/>
              </w:rPr>
              <w:t>464 (1.2%)</w:t>
            </w:r>
          </w:p>
        </w:tc>
        <w:tc>
          <w:tcPr>
            <w:tcW w:w="2000" w:type="dxa"/>
            <w:shd w:val="clear" w:color="auto" w:fill="auto"/>
            <w:tcMar>
              <w:top w:w="72" w:type="dxa"/>
              <w:left w:w="144" w:type="dxa"/>
              <w:bottom w:w="72" w:type="dxa"/>
              <w:right w:w="144" w:type="dxa"/>
            </w:tcMar>
            <w:vAlign w:val="center"/>
            <w:hideMark/>
          </w:tcPr>
          <w:p w14:paraId="14CEEF9B" w14:textId="77777777" w:rsidR="00F43091" w:rsidRPr="00E370A4" w:rsidRDefault="00F43091" w:rsidP="00F43091">
            <w:pPr>
              <w:rPr>
                <w:lang w:val="en-US"/>
              </w:rPr>
            </w:pPr>
            <w:r w:rsidRPr="00E370A4">
              <w:rPr>
                <w:lang w:val="en-US"/>
              </w:rPr>
              <w:t>227 (2.0%)</w:t>
            </w:r>
          </w:p>
        </w:tc>
        <w:tc>
          <w:tcPr>
            <w:tcW w:w="2000" w:type="dxa"/>
            <w:shd w:val="clear" w:color="auto" w:fill="auto"/>
            <w:tcMar>
              <w:top w:w="72" w:type="dxa"/>
              <w:left w:w="144" w:type="dxa"/>
              <w:bottom w:w="72" w:type="dxa"/>
              <w:right w:w="144" w:type="dxa"/>
            </w:tcMar>
            <w:vAlign w:val="center"/>
            <w:hideMark/>
          </w:tcPr>
          <w:p w14:paraId="61CAD4F0" w14:textId="77777777" w:rsidR="00F43091" w:rsidRPr="00E370A4" w:rsidRDefault="00F43091" w:rsidP="00F43091">
            <w:pPr>
              <w:rPr>
                <w:lang w:val="en-US"/>
              </w:rPr>
            </w:pPr>
            <w:r w:rsidRPr="00E370A4">
              <w:rPr>
                <w:lang w:val="en-US"/>
              </w:rPr>
              <w:t>237 (0.9%)</w:t>
            </w:r>
          </w:p>
        </w:tc>
      </w:tr>
    </w:tbl>
    <w:p w14:paraId="714E9447" w14:textId="77777777" w:rsidR="00F43091" w:rsidRDefault="00F43091" w:rsidP="00F43091">
      <w:r>
        <w:t>BMI</w:t>
      </w:r>
    </w:p>
    <w:tbl>
      <w:tblPr>
        <w:tblW w:w="7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034"/>
        <w:gridCol w:w="1980"/>
        <w:gridCol w:w="1980"/>
        <w:gridCol w:w="1980"/>
      </w:tblGrid>
      <w:tr w:rsidR="00F43091" w:rsidRPr="00E370A4" w14:paraId="579B734D" w14:textId="77777777" w:rsidTr="000C04B9">
        <w:trPr>
          <w:trHeight w:val="539"/>
        </w:trPr>
        <w:tc>
          <w:tcPr>
            <w:tcW w:w="2034" w:type="dxa"/>
            <w:shd w:val="clear" w:color="auto" w:fill="auto"/>
            <w:tcMar>
              <w:top w:w="72" w:type="dxa"/>
              <w:left w:w="144" w:type="dxa"/>
              <w:bottom w:w="72" w:type="dxa"/>
              <w:right w:w="144" w:type="dxa"/>
            </w:tcMar>
            <w:vAlign w:val="center"/>
            <w:hideMark/>
          </w:tcPr>
          <w:p w14:paraId="6E9B4E11" w14:textId="77777777" w:rsidR="00F43091" w:rsidRPr="00E370A4" w:rsidRDefault="00F43091" w:rsidP="000C04B9">
            <w:pPr>
              <w:rPr>
                <w:lang w:val="en-US"/>
              </w:rPr>
            </w:pPr>
            <w:r w:rsidRPr="00E370A4">
              <w:rPr>
                <w:b/>
                <w:bCs/>
                <w:lang w:val="en-US"/>
              </w:rPr>
              <w:t>BMI Category</w:t>
            </w:r>
          </w:p>
        </w:tc>
        <w:tc>
          <w:tcPr>
            <w:tcW w:w="1980" w:type="dxa"/>
            <w:shd w:val="clear" w:color="auto" w:fill="auto"/>
            <w:tcMar>
              <w:top w:w="72" w:type="dxa"/>
              <w:left w:w="144" w:type="dxa"/>
              <w:bottom w:w="72" w:type="dxa"/>
              <w:right w:w="144" w:type="dxa"/>
            </w:tcMar>
            <w:vAlign w:val="center"/>
            <w:hideMark/>
          </w:tcPr>
          <w:p w14:paraId="570EE021" w14:textId="77777777" w:rsidR="00F43091" w:rsidRPr="00E370A4" w:rsidRDefault="00F43091" w:rsidP="000C04B9">
            <w:pPr>
              <w:rPr>
                <w:lang w:val="en-US"/>
              </w:rPr>
            </w:pPr>
            <w:r w:rsidRPr="00E370A4">
              <w:rPr>
                <w:b/>
                <w:bCs/>
                <w:lang w:val="en-US"/>
              </w:rPr>
              <w:t>Overall n (%)</w:t>
            </w:r>
          </w:p>
        </w:tc>
        <w:tc>
          <w:tcPr>
            <w:tcW w:w="1980" w:type="dxa"/>
            <w:shd w:val="clear" w:color="auto" w:fill="auto"/>
            <w:tcMar>
              <w:top w:w="72" w:type="dxa"/>
              <w:left w:w="144" w:type="dxa"/>
              <w:bottom w:w="72" w:type="dxa"/>
              <w:right w:w="144" w:type="dxa"/>
            </w:tcMar>
            <w:vAlign w:val="center"/>
            <w:hideMark/>
          </w:tcPr>
          <w:p w14:paraId="70B938DD" w14:textId="77777777" w:rsidR="00F43091" w:rsidRPr="00E370A4" w:rsidRDefault="00F43091" w:rsidP="000C04B9">
            <w:pPr>
              <w:rPr>
                <w:lang w:val="en-US"/>
              </w:rPr>
            </w:pPr>
            <w:r w:rsidRPr="00E370A4">
              <w:rPr>
                <w:b/>
                <w:bCs/>
                <w:lang w:val="en-US"/>
              </w:rPr>
              <w:t>Female n (%)</w:t>
            </w:r>
          </w:p>
        </w:tc>
        <w:tc>
          <w:tcPr>
            <w:tcW w:w="1980" w:type="dxa"/>
            <w:shd w:val="clear" w:color="auto" w:fill="auto"/>
            <w:tcMar>
              <w:top w:w="72" w:type="dxa"/>
              <w:left w:w="144" w:type="dxa"/>
              <w:bottom w:w="72" w:type="dxa"/>
              <w:right w:w="144" w:type="dxa"/>
            </w:tcMar>
            <w:vAlign w:val="center"/>
            <w:hideMark/>
          </w:tcPr>
          <w:p w14:paraId="0CC75F30" w14:textId="77777777" w:rsidR="00F43091" w:rsidRPr="00E370A4" w:rsidRDefault="00F43091" w:rsidP="000C04B9">
            <w:pPr>
              <w:rPr>
                <w:lang w:val="en-US"/>
              </w:rPr>
            </w:pPr>
            <w:r w:rsidRPr="00E370A4">
              <w:rPr>
                <w:b/>
                <w:bCs/>
                <w:lang w:val="en-US"/>
              </w:rPr>
              <w:t>Male n (%)</w:t>
            </w:r>
          </w:p>
        </w:tc>
      </w:tr>
      <w:tr w:rsidR="00F43091" w:rsidRPr="00E370A4" w14:paraId="22096681" w14:textId="77777777" w:rsidTr="000C04B9">
        <w:trPr>
          <w:trHeight w:val="386"/>
        </w:trPr>
        <w:tc>
          <w:tcPr>
            <w:tcW w:w="2034" w:type="dxa"/>
            <w:shd w:val="clear" w:color="auto" w:fill="auto"/>
            <w:tcMar>
              <w:top w:w="72" w:type="dxa"/>
              <w:left w:w="144" w:type="dxa"/>
              <w:bottom w:w="72" w:type="dxa"/>
              <w:right w:w="144" w:type="dxa"/>
            </w:tcMar>
            <w:vAlign w:val="center"/>
            <w:hideMark/>
          </w:tcPr>
          <w:p w14:paraId="01A33A07" w14:textId="77777777" w:rsidR="00F43091" w:rsidRPr="00E370A4" w:rsidRDefault="00F43091" w:rsidP="000C04B9">
            <w:pPr>
              <w:rPr>
                <w:lang w:val="en-US"/>
              </w:rPr>
            </w:pPr>
            <w:r w:rsidRPr="00E370A4">
              <w:rPr>
                <w:lang w:val="en-US"/>
              </w:rPr>
              <w:t>0–9</w:t>
            </w:r>
          </w:p>
        </w:tc>
        <w:tc>
          <w:tcPr>
            <w:tcW w:w="1980" w:type="dxa"/>
            <w:shd w:val="clear" w:color="auto" w:fill="auto"/>
            <w:tcMar>
              <w:top w:w="72" w:type="dxa"/>
              <w:left w:w="144" w:type="dxa"/>
              <w:bottom w:w="72" w:type="dxa"/>
              <w:right w:w="144" w:type="dxa"/>
            </w:tcMar>
            <w:vAlign w:val="center"/>
            <w:hideMark/>
          </w:tcPr>
          <w:p w14:paraId="6DF5C4FB" w14:textId="77777777" w:rsidR="00F43091" w:rsidRPr="00E370A4" w:rsidRDefault="00F43091" w:rsidP="000C04B9">
            <w:pPr>
              <w:rPr>
                <w:lang w:val="en-US"/>
              </w:rPr>
            </w:pPr>
            <w:r w:rsidRPr="00E370A4">
              <w:rPr>
                <w:lang w:val="en-US"/>
              </w:rPr>
              <w:t>32 (&lt;0.1%)</w:t>
            </w:r>
          </w:p>
        </w:tc>
        <w:tc>
          <w:tcPr>
            <w:tcW w:w="1980" w:type="dxa"/>
            <w:shd w:val="clear" w:color="auto" w:fill="auto"/>
            <w:tcMar>
              <w:top w:w="72" w:type="dxa"/>
              <w:left w:w="144" w:type="dxa"/>
              <w:bottom w:w="72" w:type="dxa"/>
              <w:right w:w="144" w:type="dxa"/>
            </w:tcMar>
            <w:vAlign w:val="center"/>
            <w:hideMark/>
          </w:tcPr>
          <w:p w14:paraId="0892B1FF" w14:textId="77777777" w:rsidR="00F43091" w:rsidRPr="00E370A4" w:rsidRDefault="00F43091" w:rsidP="000C04B9">
            <w:pPr>
              <w:rPr>
                <w:lang w:val="en-US"/>
              </w:rPr>
            </w:pPr>
            <w:r w:rsidRPr="00E370A4">
              <w:rPr>
                <w:lang w:val="en-US"/>
              </w:rPr>
              <w:t>14 (0.1%)</w:t>
            </w:r>
          </w:p>
        </w:tc>
        <w:tc>
          <w:tcPr>
            <w:tcW w:w="1980" w:type="dxa"/>
            <w:shd w:val="clear" w:color="auto" w:fill="auto"/>
            <w:tcMar>
              <w:top w:w="72" w:type="dxa"/>
              <w:left w:w="144" w:type="dxa"/>
              <w:bottom w:w="72" w:type="dxa"/>
              <w:right w:w="144" w:type="dxa"/>
            </w:tcMar>
            <w:vAlign w:val="center"/>
            <w:hideMark/>
          </w:tcPr>
          <w:p w14:paraId="7EC3365C" w14:textId="77777777" w:rsidR="00F43091" w:rsidRPr="00E370A4" w:rsidRDefault="00F43091" w:rsidP="000C04B9">
            <w:pPr>
              <w:rPr>
                <w:lang w:val="en-US"/>
              </w:rPr>
            </w:pPr>
            <w:r w:rsidRPr="00E370A4">
              <w:rPr>
                <w:lang w:val="en-US"/>
              </w:rPr>
              <w:t>18 (&lt;0.1%)</w:t>
            </w:r>
          </w:p>
        </w:tc>
      </w:tr>
      <w:tr w:rsidR="00F43091" w:rsidRPr="00E370A4" w14:paraId="18EF5868" w14:textId="77777777" w:rsidTr="000C04B9">
        <w:trPr>
          <w:trHeight w:val="296"/>
        </w:trPr>
        <w:tc>
          <w:tcPr>
            <w:tcW w:w="2034" w:type="dxa"/>
            <w:shd w:val="clear" w:color="auto" w:fill="auto"/>
            <w:tcMar>
              <w:top w:w="72" w:type="dxa"/>
              <w:left w:w="144" w:type="dxa"/>
              <w:bottom w:w="72" w:type="dxa"/>
              <w:right w:w="144" w:type="dxa"/>
            </w:tcMar>
            <w:vAlign w:val="center"/>
            <w:hideMark/>
          </w:tcPr>
          <w:p w14:paraId="5DAE18BC" w14:textId="77777777" w:rsidR="00F43091" w:rsidRPr="00E370A4" w:rsidRDefault="00F43091" w:rsidP="000C04B9">
            <w:pPr>
              <w:rPr>
                <w:lang w:val="en-US"/>
              </w:rPr>
            </w:pPr>
            <w:r w:rsidRPr="00E370A4">
              <w:rPr>
                <w:lang w:val="en-US"/>
              </w:rPr>
              <w:t>10–19</w:t>
            </w:r>
          </w:p>
        </w:tc>
        <w:tc>
          <w:tcPr>
            <w:tcW w:w="1980" w:type="dxa"/>
            <w:shd w:val="clear" w:color="auto" w:fill="auto"/>
            <w:tcMar>
              <w:top w:w="72" w:type="dxa"/>
              <w:left w:w="144" w:type="dxa"/>
              <w:bottom w:w="72" w:type="dxa"/>
              <w:right w:w="144" w:type="dxa"/>
            </w:tcMar>
            <w:vAlign w:val="center"/>
            <w:hideMark/>
          </w:tcPr>
          <w:p w14:paraId="7AF7D523" w14:textId="77777777" w:rsidR="00F43091" w:rsidRPr="00E370A4" w:rsidRDefault="00F43091" w:rsidP="000C04B9">
            <w:pPr>
              <w:rPr>
                <w:lang w:val="en-US"/>
              </w:rPr>
            </w:pPr>
            <w:r w:rsidRPr="00E370A4">
              <w:rPr>
                <w:lang w:val="en-US"/>
              </w:rPr>
              <w:t>27,495 (74%)</w:t>
            </w:r>
          </w:p>
        </w:tc>
        <w:tc>
          <w:tcPr>
            <w:tcW w:w="1980" w:type="dxa"/>
            <w:shd w:val="clear" w:color="auto" w:fill="auto"/>
            <w:tcMar>
              <w:top w:w="72" w:type="dxa"/>
              <w:left w:w="144" w:type="dxa"/>
              <w:bottom w:w="72" w:type="dxa"/>
              <w:right w:w="144" w:type="dxa"/>
            </w:tcMar>
            <w:vAlign w:val="center"/>
            <w:hideMark/>
          </w:tcPr>
          <w:p w14:paraId="10B88EB0" w14:textId="77777777" w:rsidR="00F43091" w:rsidRPr="00E370A4" w:rsidRDefault="00F43091" w:rsidP="000C04B9">
            <w:pPr>
              <w:rPr>
                <w:lang w:val="en-US"/>
              </w:rPr>
            </w:pPr>
            <w:r w:rsidRPr="00E370A4">
              <w:rPr>
                <w:lang w:val="en-US"/>
              </w:rPr>
              <w:t>6,445 (62%)</w:t>
            </w:r>
          </w:p>
        </w:tc>
        <w:tc>
          <w:tcPr>
            <w:tcW w:w="1980" w:type="dxa"/>
            <w:shd w:val="clear" w:color="auto" w:fill="auto"/>
            <w:tcMar>
              <w:top w:w="72" w:type="dxa"/>
              <w:left w:w="144" w:type="dxa"/>
              <w:bottom w:w="72" w:type="dxa"/>
              <w:right w:w="144" w:type="dxa"/>
            </w:tcMar>
            <w:vAlign w:val="center"/>
            <w:hideMark/>
          </w:tcPr>
          <w:p w14:paraId="1346A9DE" w14:textId="77777777" w:rsidR="00F43091" w:rsidRPr="00E370A4" w:rsidRDefault="00F43091" w:rsidP="000C04B9">
            <w:pPr>
              <w:rPr>
                <w:lang w:val="en-US"/>
              </w:rPr>
            </w:pPr>
            <w:r w:rsidRPr="00E370A4">
              <w:rPr>
                <w:lang w:val="en-US"/>
              </w:rPr>
              <w:t>21,050 (79%)</w:t>
            </w:r>
          </w:p>
        </w:tc>
      </w:tr>
      <w:tr w:rsidR="00F43091" w:rsidRPr="00E370A4" w14:paraId="55EE3486" w14:textId="77777777" w:rsidTr="000C04B9">
        <w:trPr>
          <w:trHeight w:val="296"/>
        </w:trPr>
        <w:tc>
          <w:tcPr>
            <w:tcW w:w="2034" w:type="dxa"/>
            <w:shd w:val="clear" w:color="auto" w:fill="auto"/>
            <w:tcMar>
              <w:top w:w="72" w:type="dxa"/>
              <w:left w:w="144" w:type="dxa"/>
              <w:bottom w:w="72" w:type="dxa"/>
              <w:right w:w="144" w:type="dxa"/>
            </w:tcMar>
            <w:vAlign w:val="center"/>
            <w:hideMark/>
          </w:tcPr>
          <w:p w14:paraId="311F4E72" w14:textId="77777777" w:rsidR="00F43091" w:rsidRPr="00E370A4" w:rsidRDefault="00F43091" w:rsidP="000C04B9">
            <w:pPr>
              <w:rPr>
                <w:lang w:val="en-US"/>
              </w:rPr>
            </w:pPr>
            <w:r w:rsidRPr="00E370A4">
              <w:rPr>
                <w:lang w:val="en-US"/>
              </w:rPr>
              <w:t>20–29</w:t>
            </w:r>
          </w:p>
        </w:tc>
        <w:tc>
          <w:tcPr>
            <w:tcW w:w="1980" w:type="dxa"/>
            <w:shd w:val="clear" w:color="auto" w:fill="auto"/>
            <w:tcMar>
              <w:top w:w="72" w:type="dxa"/>
              <w:left w:w="144" w:type="dxa"/>
              <w:bottom w:w="72" w:type="dxa"/>
              <w:right w:w="144" w:type="dxa"/>
            </w:tcMar>
            <w:vAlign w:val="center"/>
            <w:hideMark/>
          </w:tcPr>
          <w:p w14:paraId="19113BE4" w14:textId="77777777" w:rsidR="00F43091" w:rsidRPr="00E370A4" w:rsidRDefault="00F43091" w:rsidP="000C04B9">
            <w:pPr>
              <w:rPr>
                <w:lang w:val="en-US"/>
              </w:rPr>
            </w:pPr>
            <w:r w:rsidRPr="00E370A4">
              <w:rPr>
                <w:lang w:val="en-US"/>
              </w:rPr>
              <w:t>9,127 (25%)</w:t>
            </w:r>
          </w:p>
        </w:tc>
        <w:tc>
          <w:tcPr>
            <w:tcW w:w="1980" w:type="dxa"/>
            <w:shd w:val="clear" w:color="auto" w:fill="auto"/>
            <w:tcMar>
              <w:top w:w="72" w:type="dxa"/>
              <w:left w:w="144" w:type="dxa"/>
              <w:bottom w:w="72" w:type="dxa"/>
              <w:right w:w="144" w:type="dxa"/>
            </w:tcMar>
            <w:vAlign w:val="center"/>
            <w:hideMark/>
          </w:tcPr>
          <w:p w14:paraId="45335073" w14:textId="77777777" w:rsidR="00F43091" w:rsidRPr="00E370A4" w:rsidRDefault="00F43091" w:rsidP="000C04B9">
            <w:pPr>
              <w:rPr>
                <w:lang w:val="en-US"/>
              </w:rPr>
            </w:pPr>
            <w:r w:rsidRPr="00E370A4">
              <w:rPr>
                <w:lang w:val="en-US"/>
              </w:rPr>
              <w:t>3,709 (36%)</w:t>
            </w:r>
          </w:p>
        </w:tc>
        <w:tc>
          <w:tcPr>
            <w:tcW w:w="1980" w:type="dxa"/>
            <w:shd w:val="clear" w:color="auto" w:fill="auto"/>
            <w:tcMar>
              <w:top w:w="72" w:type="dxa"/>
              <w:left w:w="144" w:type="dxa"/>
              <w:bottom w:w="72" w:type="dxa"/>
              <w:right w:w="144" w:type="dxa"/>
            </w:tcMar>
            <w:vAlign w:val="center"/>
            <w:hideMark/>
          </w:tcPr>
          <w:p w14:paraId="5CA23593" w14:textId="77777777" w:rsidR="00F43091" w:rsidRPr="00E370A4" w:rsidRDefault="00F43091" w:rsidP="000C04B9">
            <w:pPr>
              <w:rPr>
                <w:lang w:val="en-US"/>
              </w:rPr>
            </w:pPr>
            <w:r w:rsidRPr="00E370A4">
              <w:rPr>
                <w:lang w:val="en-US"/>
              </w:rPr>
              <w:t>5,418 (20%)</w:t>
            </w:r>
          </w:p>
        </w:tc>
      </w:tr>
      <w:tr w:rsidR="00F43091" w:rsidRPr="00E370A4" w14:paraId="5192F593" w14:textId="77777777" w:rsidTr="000C04B9">
        <w:trPr>
          <w:trHeight w:val="296"/>
        </w:trPr>
        <w:tc>
          <w:tcPr>
            <w:tcW w:w="2034" w:type="dxa"/>
            <w:shd w:val="clear" w:color="auto" w:fill="auto"/>
            <w:tcMar>
              <w:top w:w="72" w:type="dxa"/>
              <w:left w:w="144" w:type="dxa"/>
              <w:bottom w:w="72" w:type="dxa"/>
              <w:right w:w="144" w:type="dxa"/>
            </w:tcMar>
            <w:vAlign w:val="center"/>
            <w:hideMark/>
          </w:tcPr>
          <w:p w14:paraId="2E61D6A4" w14:textId="77777777" w:rsidR="00F43091" w:rsidRPr="00E370A4" w:rsidRDefault="00F43091" w:rsidP="000C04B9">
            <w:pPr>
              <w:rPr>
                <w:lang w:val="en-US"/>
              </w:rPr>
            </w:pPr>
            <w:r w:rsidRPr="00E370A4">
              <w:rPr>
                <w:lang w:val="en-US"/>
              </w:rPr>
              <w:t>30–39</w:t>
            </w:r>
          </w:p>
        </w:tc>
        <w:tc>
          <w:tcPr>
            <w:tcW w:w="1980" w:type="dxa"/>
            <w:shd w:val="clear" w:color="auto" w:fill="auto"/>
            <w:tcMar>
              <w:top w:w="72" w:type="dxa"/>
              <w:left w:w="144" w:type="dxa"/>
              <w:bottom w:w="72" w:type="dxa"/>
              <w:right w:w="144" w:type="dxa"/>
            </w:tcMar>
            <w:vAlign w:val="center"/>
            <w:hideMark/>
          </w:tcPr>
          <w:p w14:paraId="7A7422DF" w14:textId="77777777" w:rsidR="00F43091" w:rsidRPr="00E370A4" w:rsidRDefault="00F43091" w:rsidP="000C04B9">
            <w:pPr>
              <w:rPr>
                <w:lang w:val="en-US"/>
              </w:rPr>
            </w:pPr>
            <w:r w:rsidRPr="00E370A4">
              <w:rPr>
                <w:lang w:val="en-US"/>
              </w:rPr>
              <w:t>354 (1.0%)</w:t>
            </w:r>
          </w:p>
        </w:tc>
        <w:tc>
          <w:tcPr>
            <w:tcW w:w="1980" w:type="dxa"/>
            <w:shd w:val="clear" w:color="auto" w:fill="auto"/>
            <w:tcMar>
              <w:top w:w="72" w:type="dxa"/>
              <w:left w:w="144" w:type="dxa"/>
              <w:bottom w:w="72" w:type="dxa"/>
              <w:right w:w="144" w:type="dxa"/>
            </w:tcMar>
            <w:vAlign w:val="center"/>
            <w:hideMark/>
          </w:tcPr>
          <w:p w14:paraId="546AC849" w14:textId="77777777" w:rsidR="00F43091" w:rsidRPr="00E370A4" w:rsidRDefault="00F43091" w:rsidP="000C04B9">
            <w:pPr>
              <w:rPr>
                <w:lang w:val="en-US"/>
              </w:rPr>
            </w:pPr>
            <w:r w:rsidRPr="00E370A4">
              <w:rPr>
                <w:lang w:val="en-US"/>
              </w:rPr>
              <w:t>262 (2.5%)</w:t>
            </w:r>
          </w:p>
        </w:tc>
        <w:tc>
          <w:tcPr>
            <w:tcW w:w="1980" w:type="dxa"/>
            <w:shd w:val="clear" w:color="auto" w:fill="auto"/>
            <w:tcMar>
              <w:top w:w="72" w:type="dxa"/>
              <w:left w:w="144" w:type="dxa"/>
              <w:bottom w:w="72" w:type="dxa"/>
              <w:right w:w="144" w:type="dxa"/>
            </w:tcMar>
            <w:vAlign w:val="center"/>
            <w:hideMark/>
          </w:tcPr>
          <w:p w14:paraId="1F927B5A" w14:textId="77777777" w:rsidR="00F43091" w:rsidRPr="00E370A4" w:rsidRDefault="00F43091" w:rsidP="000C04B9">
            <w:pPr>
              <w:rPr>
                <w:lang w:val="en-US"/>
              </w:rPr>
            </w:pPr>
            <w:r w:rsidRPr="00E370A4">
              <w:rPr>
                <w:lang w:val="en-US"/>
              </w:rPr>
              <w:t>92 (0.3%)</w:t>
            </w:r>
          </w:p>
        </w:tc>
      </w:tr>
      <w:tr w:rsidR="00F43091" w:rsidRPr="00E370A4" w14:paraId="2993E5A3" w14:textId="77777777" w:rsidTr="000C04B9">
        <w:trPr>
          <w:trHeight w:val="116"/>
        </w:trPr>
        <w:tc>
          <w:tcPr>
            <w:tcW w:w="2034" w:type="dxa"/>
            <w:shd w:val="clear" w:color="auto" w:fill="auto"/>
            <w:tcMar>
              <w:top w:w="72" w:type="dxa"/>
              <w:left w:w="144" w:type="dxa"/>
              <w:bottom w:w="72" w:type="dxa"/>
              <w:right w:w="144" w:type="dxa"/>
            </w:tcMar>
            <w:vAlign w:val="center"/>
            <w:hideMark/>
          </w:tcPr>
          <w:p w14:paraId="0DE3E5FE" w14:textId="77777777" w:rsidR="00F43091" w:rsidRPr="00E370A4" w:rsidRDefault="00F43091" w:rsidP="000C04B9">
            <w:pPr>
              <w:rPr>
                <w:lang w:val="en-US"/>
              </w:rPr>
            </w:pPr>
            <w:r w:rsidRPr="00E370A4">
              <w:rPr>
                <w:lang w:val="en-US"/>
              </w:rPr>
              <w:t>40–49</w:t>
            </w:r>
          </w:p>
        </w:tc>
        <w:tc>
          <w:tcPr>
            <w:tcW w:w="1980" w:type="dxa"/>
            <w:shd w:val="clear" w:color="auto" w:fill="auto"/>
            <w:tcMar>
              <w:top w:w="72" w:type="dxa"/>
              <w:left w:w="144" w:type="dxa"/>
              <w:bottom w:w="72" w:type="dxa"/>
              <w:right w:w="144" w:type="dxa"/>
            </w:tcMar>
            <w:vAlign w:val="center"/>
            <w:hideMark/>
          </w:tcPr>
          <w:p w14:paraId="7AFAEFBA" w14:textId="77777777" w:rsidR="00F43091" w:rsidRPr="00E370A4" w:rsidRDefault="00F43091" w:rsidP="000C04B9">
            <w:pPr>
              <w:rPr>
                <w:lang w:val="en-US"/>
              </w:rPr>
            </w:pPr>
            <w:r w:rsidRPr="00E370A4">
              <w:rPr>
                <w:lang w:val="en-US"/>
              </w:rPr>
              <w:t>21 (&lt;0.1%)</w:t>
            </w:r>
          </w:p>
        </w:tc>
        <w:tc>
          <w:tcPr>
            <w:tcW w:w="1980" w:type="dxa"/>
            <w:shd w:val="clear" w:color="auto" w:fill="auto"/>
            <w:tcMar>
              <w:top w:w="72" w:type="dxa"/>
              <w:left w:w="144" w:type="dxa"/>
              <w:bottom w:w="72" w:type="dxa"/>
              <w:right w:w="144" w:type="dxa"/>
            </w:tcMar>
            <w:vAlign w:val="center"/>
            <w:hideMark/>
          </w:tcPr>
          <w:p w14:paraId="07CBA417" w14:textId="77777777" w:rsidR="00F43091" w:rsidRPr="00E370A4" w:rsidRDefault="00F43091" w:rsidP="000C04B9">
            <w:pPr>
              <w:rPr>
                <w:lang w:val="en-US"/>
              </w:rPr>
            </w:pPr>
            <w:r w:rsidRPr="00E370A4">
              <w:rPr>
                <w:lang w:val="en-US"/>
              </w:rPr>
              <w:t>14 (0.1%)</w:t>
            </w:r>
          </w:p>
        </w:tc>
        <w:tc>
          <w:tcPr>
            <w:tcW w:w="1980" w:type="dxa"/>
            <w:shd w:val="clear" w:color="auto" w:fill="auto"/>
            <w:tcMar>
              <w:top w:w="72" w:type="dxa"/>
              <w:left w:w="144" w:type="dxa"/>
              <w:bottom w:w="72" w:type="dxa"/>
              <w:right w:w="144" w:type="dxa"/>
            </w:tcMar>
            <w:vAlign w:val="center"/>
            <w:hideMark/>
          </w:tcPr>
          <w:p w14:paraId="2A62C107" w14:textId="77777777" w:rsidR="00F43091" w:rsidRPr="00E370A4" w:rsidRDefault="00F43091" w:rsidP="000C04B9">
            <w:pPr>
              <w:rPr>
                <w:lang w:val="en-US"/>
              </w:rPr>
            </w:pPr>
            <w:r w:rsidRPr="00E370A4">
              <w:rPr>
                <w:lang w:val="en-US"/>
              </w:rPr>
              <w:t>7 (&lt;0.1%)</w:t>
            </w:r>
          </w:p>
        </w:tc>
      </w:tr>
    </w:tbl>
    <w:p w14:paraId="29DD6B9E" w14:textId="77777777" w:rsidR="00F43091" w:rsidRDefault="00F43091" w:rsidP="00F43091">
      <w:r>
        <w:t>Height</w:t>
      </w:r>
    </w:p>
    <w:tbl>
      <w:tblPr>
        <w:tblW w:w="79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034"/>
        <w:gridCol w:w="1980"/>
        <w:gridCol w:w="1980"/>
        <w:gridCol w:w="1980"/>
      </w:tblGrid>
      <w:tr w:rsidR="00F43091" w:rsidRPr="00E370A4" w14:paraId="78C2FF7E" w14:textId="77777777" w:rsidTr="000C04B9">
        <w:trPr>
          <w:trHeight w:val="557"/>
        </w:trPr>
        <w:tc>
          <w:tcPr>
            <w:tcW w:w="2034" w:type="dxa"/>
            <w:shd w:val="clear" w:color="auto" w:fill="auto"/>
            <w:tcMar>
              <w:top w:w="72" w:type="dxa"/>
              <w:left w:w="144" w:type="dxa"/>
              <w:bottom w:w="72" w:type="dxa"/>
              <w:right w:w="144" w:type="dxa"/>
            </w:tcMar>
            <w:vAlign w:val="center"/>
            <w:hideMark/>
          </w:tcPr>
          <w:p w14:paraId="2E76583A" w14:textId="77777777" w:rsidR="00F43091" w:rsidRPr="00E370A4" w:rsidRDefault="00F43091" w:rsidP="000C04B9">
            <w:pPr>
              <w:rPr>
                <w:lang w:val="en-US"/>
              </w:rPr>
            </w:pPr>
            <w:r w:rsidRPr="00E370A4">
              <w:rPr>
                <w:b/>
                <w:bCs/>
                <w:lang w:val="en-US"/>
              </w:rPr>
              <w:t>Height (m)</w:t>
            </w:r>
          </w:p>
        </w:tc>
        <w:tc>
          <w:tcPr>
            <w:tcW w:w="1980" w:type="dxa"/>
            <w:shd w:val="clear" w:color="auto" w:fill="auto"/>
            <w:tcMar>
              <w:top w:w="72" w:type="dxa"/>
              <w:left w:w="144" w:type="dxa"/>
              <w:bottom w:w="72" w:type="dxa"/>
              <w:right w:w="144" w:type="dxa"/>
            </w:tcMar>
            <w:vAlign w:val="center"/>
            <w:hideMark/>
          </w:tcPr>
          <w:p w14:paraId="0D237C05" w14:textId="77777777" w:rsidR="00F43091" w:rsidRPr="00E370A4" w:rsidRDefault="00F43091" w:rsidP="000C04B9">
            <w:pPr>
              <w:rPr>
                <w:lang w:val="en-US"/>
              </w:rPr>
            </w:pPr>
            <w:r w:rsidRPr="00E370A4">
              <w:rPr>
                <w:b/>
                <w:bCs/>
                <w:lang w:val="en-US"/>
              </w:rPr>
              <w:t>Overall n (%)</w:t>
            </w:r>
          </w:p>
        </w:tc>
        <w:tc>
          <w:tcPr>
            <w:tcW w:w="1980" w:type="dxa"/>
            <w:shd w:val="clear" w:color="auto" w:fill="auto"/>
            <w:tcMar>
              <w:top w:w="72" w:type="dxa"/>
              <w:left w:w="144" w:type="dxa"/>
              <w:bottom w:w="72" w:type="dxa"/>
              <w:right w:w="144" w:type="dxa"/>
            </w:tcMar>
            <w:vAlign w:val="center"/>
            <w:hideMark/>
          </w:tcPr>
          <w:p w14:paraId="25598237" w14:textId="77777777" w:rsidR="00F43091" w:rsidRPr="00E370A4" w:rsidRDefault="00F43091" w:rsidP="000C04B9">
            <w:pPr>
              <w:rPr>
                <w:lang w:val="en-US"/>
              </w:rPr>
            </w:pPr>
            <w:r w:rsidRPr="00E370A4">
              <w:rPr>
                <w:b/>
                <w:bCs/>
                <w:lang w:val="en-US"/>
              </w:rPr>
              <w:t>Female n (%)</w:t>
            </w:r>
          </w:p>
        </w:tc>
        <w:tc>
          <w:tcPr>
            <w:tcW w:w="1980" w:type="dxa"/>
            <w:shd w:val="clear" w:color="auto" w:fill="auto"/>
            <w:tcMar>
              <w:top w:w="72" w:type="dxa"/>
              <w:left w:w="144" w:type="dxa"/>
              <w:bottom w:w="72" w:type="dxa"/>
              <w:right w:w="144" w:type="dxa"/>
            </w:tcMar>
            <w:vAlign w:val="center"/>
            <w:hideMark/>
          </w:tcPr>
          <w:p w14:paraId="75E54CDF" w14:textId="77777777" w:rsidR="00F43091" w:rsidRPr="00E370A4" w:rsidRDefault="00F43091" w:rsidP="000C04B9">
            <w:pPr>
              <w:rPr>
                <w:lang w:val="en-US"/>
              </w:rPr>
            </w:pPr>
            <w:r w:rsidRPr="00E370A4">
              <w:rPr>
                <w:b/>
                <w:bCs/>
                <w:lang w:val="en-US"/>
              </w:rPr>
              <w:t>Male n (%)</w:t>
            </w:r>
          </w:p>
        </w:tc>
      </w:tr>
      <w:tr w:rsidR="00F43091" w:rsidRPr="00E370A4" w14:paraId="1205D5A8" w14:textId="77777777" w:rsidTr="000C04B9">
        <w:trPr>
          <w:trHeight w:val="287"/>
        </w:trPr>
        <w:tc>
          <w:tcPr>
            <w:tcW w:w="2034" w:type="dxa"/>
            <w:shd w:val="clear" w:color="auto" w:fill="auto"/>
            <w:tcMar>
              <w:top w:w="72" w:type="dxa"/>
              <w:left w:w="144" w:type="dxa"/>
              <w:bottom w:w="72" w:type="dxa"/>
              <w:right w:w="144" w:type="dxa"/>
            </w:tcMar>
            <w:vAlign w:val="center"/>
            <w:hideMark/>
          </w:tcPr>
          <w:p w14:paraId="6BD087F8" w14:textId="77777777" w:rsidR="00F43091" w:rsidRPr="00E370A4" w:rsidRDefault="00F43091" w:rsidP="000C04B9">
            <w:pPr>
              <w:rPr>
                <w:lang w:val="en-US"/>
              </w:rPr>
            </w:pPr>
            <w:r w:rsidRPr="00E370A4">
              <w:rPr>
                <w:lang w:val="en-US"/>
              </w:rPr>
              <w:t>1.00–1.24</w:t>
            </w:r>
          </w:p>
        </w:tc>
        <w:tc>
          <w:tcPr>
            <w:tcW w:w="1980" w:type="dxa"/>
            <w:shd w:val="clear" w:color="auto" w:fill="auto"/>
            <w:tcMar>
              <w:top w:w="72" w:type="dxa"/>
              <w:left w:w="144" w:type="dxa"/>
              <w:bottom w:w="72" w:type="dxa"/>
              <w:right w:w="144" w:type="dxa"/>
            </w:tcMar>
            <w:vAlign w:val="center"/>
            <w:hideMark/>
          </w:tcPr>
          <w:p w14:paraId="39FD3765" w14:textId="77777777" w:rsidR="00F43091" w:rsidRPr="00E370A4" w:rsidRDefault="00F43091" w:rsidP="000C04B9">
            <w:pPr>
              <w:rPr>
                <w:lang w:val="en-US"/>
              </w:rPr>
            </w:pPr>
            <w:r w:rsidRPr="00E370A4">
              <w:rPr>
                <w:lang w:val="en-US"/>
              </w:rPr>
              <w:t>148 (0.4%)</w:t>
            </w:r>
          </w:p>
        </w:tc>
        <w:tc>
          <w:tcPr>
            <w:tcW w:w="1980" w:type="dxa"/>
            <w:shd w:val="clear" w:color="auto" w:fill="auto"/>
            <w:tcMar>
              <w:top w:w="72" w:type="dxa"/>
              <w:left w:w="144" w:type="dxa"/>
              <w:bottom w:w="72" w:type="dxa"/>
              <w:right w:w="144" w:type="dxa"/>
            </w:tcMar>
            <w:vAlign w:val="center"/>
            <w:hideMark/>
          </w:tcPr>
          <w:p w14:paraId="4242F2BC" w14:textId="77777777" w:rsidR="00F43091" w:rsidRPr="00E370A4" w:rsidRDefault="00F43091" w:rsidP="000C04B9">
            <w:pPr>
              <w:rPr>
                <w:lang w:val="en-US"/>
              </w:rPr>
            </w:pPr>
            <w:r w:rsidRPr="00E370A4">
              <w:rPr>
                <w:lang w:val="en-US"/>
              </w:rPr>
              <w:t>75 (0.7%)</w:t>
            </w:r>
          </w:p>
        </w:tc>
        <w:tc>
          <w:tcPr>
            <w:tcW w:w="1980" w:type="dxa"/>
            <w:shd w:val="clear" w:color="auto" w:fill="auto"/>
            <w:tcMar>
              <w:top w:w="72" w:type="dxa"/>
              <w:left w:w="144" w:type="dxa"/>
              <w:bottom w:w="72" w:type="dxa"/>
              <w:right w:w="144" w:type="dxa"/>
            </w:tcMar>
            <w:vAlign w:val="center"/>
            <w:hideMark/>
          </w:tcPr>
          <w:p w14:paraId="1D66F65B" w14:textId="77777777" w:rsidR="00F43091" w:rsidRPr="00E370A4" w:rsidRDefault="00F43091" w:rsidP="000C04B9">
            <w:pPr>
              <w:rPr>
                <w:lang w:val="en-US"/>
              </w:rPr>
            </w:pPr>
            <w:r w:rsidRPr="00E370A4">
              <w:rPr>
                <w:lang w:val="en-US"/>
              </w:rPr>
              <w:t>73 (0.3%)</w:t>
            </w:r>
          </w:p>
        </w:tc>
      </w:tr>
      <w:tr w:rsidR="00F43091" w:rsidRPr="00E370A4" w14:paraId="3BEBF83A" w14:textId="77777777" w:rsidTr="000C04B9">
        <w:trPr>
          <w:trHeight w:val="476"/>
        </w:trPr>
        <w:tc>
          <w:tcPr>
            <w:tcW w:w="2034" w:type="dxa"/>
            <w:shd w:val="clear" w:color="auto" w:fill="auto"/>
            <w:tcMar>
              <w:top w:w="72" w:type="dxa"/>
              <w:left w:w="144" w:type="dxa"/>
              <w:bottom w:w="72" w:type="dxa"/>
              <w:right w:w="144" w:type="dxa"/>
            </w:tcMar>
            <w:vAlign w:val="center"/>
            <w:hideMark/>
          </w:tcPr>
          <w:p w14:paraId="04E24449" w14:textId="77777777" w:rsidR="00F43091" w:rsidRPr="00E370A4" w:rsidRDefault="00F43091" w:rsidP="000C04B9">
            <w:pPr>
              <w:rPr>
                <w:lang w:val="en-US"/>
              </w:rPr>
            </w:pPr>
            <w:r w:rsidRPr="00E370A4">
              <w:rPr>
                <w:lang w:val="en-US"/>
              </w:rPr>
              <w:t>1.25–1.49</w:t>
            </w:r>
          </w:p>
        </w:tc>
        <w:tc>
          <w:tcPr>
            <w:tcW w:w="1980" w:type="dxa"/>
            <w:shd w:val="clear" w:color="auto" w:fill="auto"/>
            <w:tcMar>
              <w:top w:w="72" w:type="dxa"/>
              <w:left w:w="144" w:type="dxa"/>
              <w:bottom w:w="72" w:type="dxa"/>
              <w:right w:w="144" w:type="dxa"/>
            </w:tcMar>
            <w:vAlign w:val="center"/>
            <w:hideMark/>
          </w:tcPr>
          <w:p w14:paraId="7762451C" w14:textId="77777777" w:rsidR="00F43091" w:rsidRPr="00E370A4" w:rsidRDefault="00F43091" w:rsidP="000C04B9">
            <w:pPr>
              <w:rPr>
                <w:lang w:val="en-US"/>
              </w:rPr>
            </w:pPr>
            <w:r w:rsidRPr="00E370A4">
              <w:rPr>
                <w:lang w:val="en-US"/>
              </w:rPr>
              <w:t>1,052 (2.7%)</w:t>
            </w:r>
          </w:p>
        </w:tc>
        <w:tc>
          <w:tcPr>
            <w:tcW w:w="1980" w:type="dxa"/>
            <w:shd w:val="clear" w:color="auto" w:fill="auto"/>
            <w:tcMar>
              <w:top w:w="72" w:type="dxa"/>
              <w:left w:w="144" w:type="dxa"/>
              <w:bottom w:w="72" w:type="dxa"/>
              <w:right w:w="144" w:type="dxa"/>
            </w:tcMar>
            <w:vAlign w:val="center"/>
            <w:hideMark/>
          </w:tcPr>
          <w:p w14:paraId="100243E7" w14:textId="77777777" w:rsidR="00F43091" w:rsidRPr="00E370A4" w:rsidRDefault="00F43091" w:rsidP="000C04B9">
            <w:pPr>
              <w:rPr>
                <w:lang w:val="en-US"/>
              </w:rPr>
            </w:pPr>
            <w:r w:rsidRPr="00E370A4">
              <w:rPr>
                <w:lang w:val="en-US"/>
              </w:rPr>
              <w:t>697 (6.2%)</w:t>
            </w:r>
          </w:p>
        </w:tc>
        <w:tc>
          <w:tcPr>
            <w:tcW w:w="1980" w:type="dxa"/>
            <w:shd w:val="clear" w:color="auto" w:fill="auto"/>
            <w:tcMar>
              <w:top w:w="72" w:type="dxa"/>
              <w:left w:w="144" w:type="dxa"/>
              <w:bottom w:w="72" w:type="dxa"/>
              <w:right w:w="144" w:type="dxa"/>
            </w:tcMar>
            <w:vAlign w:val="center"/>
            <w:hideMark/>
          </w:tcPr>
          <w:p w14:paraId="41F3AACB" w14:textId="77777777" w:rsidR="00F43091" w:rsidRPr="00E370A4" w:rsidRDefault="00F43091" w:rsidP="000C04B9">
            <w:pPr>
              <w:rPr>
                <w:lang w:val="en-US"/>
              </w:rPr>
            </w:pPr>
            <w:r w:rsidRPr="00E370A4">
              <w:rPr>
                <w:lang w:val="en-US"/>
              </w:rPr>
              <w:t>355 (1.3%)</w:t>
            </w:r>
          </w:p>
        </w:tc>
      </w:tr>
      <w:tr w:rsidR="00F43091" w:rsidRPr="00E370A4" w14:paraId="70846EEB" w14:textId="77777777" w:rsidTr="000C04B9">
        <w:trPr>
          <w:trHeight w:val="386"/>
        </w:trPr>
        <w:tc>
          <w:tcPr>
            <w:tcW w:w="2034" w:type="dxa"/>
            <w:shd w:val="clear" w:color="auto" w:fill="auto"/>
            <w:tcMar>
              <w:top w:w="72" w:type="dxa"/>
              <w:left w:w="144" w:type="dxa"/>
              <w:bottom w:w="72" w:type="dxa"/>
              <w:right w:w="144" w:type="dxa"/>
            </w:tcMar>
            <w:vAlign w:val="center"/>
            <w:hideMark/>
          </w:tcPr>
          <w:p w14:paraId="669E91AC" w14:textId="77777777" w:rsidR="00F43091" w:rsidRPr="00E370A4" w:rsidRDefault="00F43091" w:rsidP="000C04B9">
            <w:pPr>
              <w:rPr>
                <w:lang w:val="en-US"/>
              </w:rPr>
            </w:pPr>
            <w:r w:rsidRPr="00E370A4">
              <w:rPr>
                <w:lang w:val="en-US"/>
              </w:rPr>
              <w:t>1.50–1.74</w:t>
            </w:r>
          </w:p>
        </w:tc>
        <w:tc>
          <w:tcPr>
            <w:tcW w:w="1980" w:type="dxa"/>
            <w:shd w:val="clear" w:color="auto" w:fill="auto"/>
            <w:tcMar>
              <w:top w:w="72" w:type="dxa"/>
              <w:left w:w="144" w:type="dxa"/>
              <w:bottom w:w="72" w:type="dxa"/>
              <w:right w:w="144" w:type="dxa"/>
            </w:tcMar>
            <w:vAlign w:val="center"/>
            <w:hideMark/>
          </w:tcPr>
          <w:p w14:paraId="6C47740F" w14:textId="77777777" w:rsidR="00F43091" w:rsidRPr="00E370A4" w:rsidRDefault="00F43091" w:rsidP="000C04B9">
            <w:pPr>
              <w:rPr>
                <w:lang w:val="en-US"/>
              </w:rPr>
            </w:pPr>
            <w:r w:rsidRPr="00E370A4">
              <w:rPr>
                <w:lang w:val="en-US"/>
              </w:rPr>
              <w:t>29,462 (76%)</w:t>
            </w:r>
          </w:p>
        </w:tc>
        <w:tc>
          <w:tcPr>
            <w:tcW w:w="1980" w:type="dxa"/>
            <w:shd w:val="clear" w:color="auto" w:fill="auto"/>
            <w:tcMar>
              <w:top w:w="72" w:type="dxa"/>
              <w:left w:w="144" w:type="dxa"/>
              <w:bottom w:w="72" w:type="dxa"/>
              <w:right w:w="144" w:type="dxa"/>
            </w:tcMar>
            <w:vAlign w:val="center"/>
            <w:hideMark/>
          </w:tcPr>
          <w:p w14:paraId="0C3C57F7" w14:textId="77777777" w:rsidR="00F43091" w:rsidRPr="00E370A4" w:rsidRDefault="00F43091" w:rsidP="000C04B9">
            <w:pPr>
              <w:rPr>
                <w:lang w:val="en-US"/>
              </w:rPr>
            </w:pPr>
            <w:r w:rsidRPr="00E370A4">
              <w:rPr>
                <w:lang w:val="en-US"/>
              </w:rPr>
              <w:t>10,057 (89%)</w:t>
            </w:r>
          </w:p>
        </w:tc>
        <w:tc>
          <w:tcPr>
            <w:tcW w:w="1980" w:type="dxa"/>
            <w:shd w:val="clear" w:color="auto" w:fill="auto"/>
            <w:tcMar>
              <w:top w:w="72" w:type="dxa"/>
              <w:left w:w="144" w:type="dxa"/>
              <w:bottom w:w="72" w:type="dxa"/>
              <w:right w:w="144" w:type="dxa"/>
            </w:tcMar>
            <w:vAlign w:val="center"/>
            <w:hideMark/>
          </w:tcPr>
          <w:p w14:paraId="02076398" w14:textId="77777777" w:rsidR="00F43091" w:rsidRPr="00E370A4" w:rsidRDefault="00F43091" w:rsidP="000C04B9">
            <w:pPr>
              <w:rPr>
                <w:lang w:val="en-US"/>
              </w:rPr>
            </w:pPr>
            <w:r w:rsidRPr="00E370A4">
              <w:rPr>
                <w:lang w:val="en-US"/>
              </w:rPr>
              <w:t>19,405 (71%)</w:t>
            </w:r>
          </w:p>
        </w:tc>
      </w:tr>
      <w:tr w:rsidR="00F43091" w:rsidRPr="00E370A4" w14:paraId="42307181" w14:textId="77777777" w:rsidTr="000C04B9">
        <w:trPr>
          <w:trHeight w:val="296"/>
        </w:trPr>
        <w:tc>
          <w:tcPr>
            <w:tcW w:w="2034" w:type="dxa"/>
            <w:shd w:val="clear" w:color="auto" w:fill="auto"/>
            <w:tcMar>
              <w:top w:w="72" w:type="dxa"/>
              <w:left w:w="144" w:type="dxa"/>
              <w:bottom w:w="72" w:type="dxa"/>
              <w:right w:w="144" w:type="dxa"/>
            </w:tcMar>
            <w:vAlign w:val="center"/>
            <w:hideMark/>
          </w:tcPr>
          <w:p w14:paraId="23A03020" w14:textId="77777777" w:rsidR="00F43091" w:rsidRPr="00E370A4" w:rsidRDefault="00F43091" w:rsidP="000C04B9">
            <w:pPr>
              <w:rPr>
                <w:lang w:val="en-US"/>
              </w:rPr>
            </w:pPr>
            <w:r w:rsidRPr="00E370A4">
              <w:rPr>
                <w:lang w:val="en-US"/>
              </w:rPr>
              <w:t>1.75–1.99</w:t>
            </w:r>
          </w:p>
        </w:tc>
        <w:tc>
          <w:tcPr>
            <w:tcW w:w="1980" w:type="dxa"/>
            <w:shd w:val="clear" w:color="auto" w:fill="auto"/>
            <w:tcMar>
              <w:top w:w="72" w:type="dxa"/>
              <w:left w:w="144" w:type="dxa"/>
              <w:bottom w:w="72" w:type="dxa"/>
              <w:right w:w="144" w:type="dxa"/>
            </w:tcMar>
            <w:vAlign w:val="center"/>
            <w:hideMark/>
          </w:tcPr>
          <w:p w14:paraId="536304AE" w14:textId="77777777" w:rsidR="00F43091" w:rsidRPr="00E370A4" w:rsidRDefault="00F43091" w:rsidP="000C04B9">
            <w:pPr>
              <w:rPr>
                <w:lang w:val="en-US"/>
              </w:rPr>
            </w:pPr>
            <w:r w:rsidRPr="00E370A4">
              <w:rPr>
                <w:lang w:val="en-US"/>
              </w:rPr>
              <w:t>7,853 (20%)</w:t>
            </w:r>
          </w:p>
        </w:tc>
        <w:tc>
          <w:tcPr>
            <w:tcW w:w="1980" w:type="dxa"/>
            <w:shd w:val="clear" w:color="auto" w:fill="auto"/>
            <w:tcMar>
              <w:top w:w="72" w:type="dxa"/>
              <w:left w:w="144" w:type="dxa"/>
              <w:bottom w:w="72" w:type="dxa"/>
              <w:right w:w="144" w:type="dxa"/>
            </w:tcMar>
            <w:vAlign w:val="center"/>
            <w:hideMark/>
          </w:tcPr>
          <w:p w14:paraId="18B764E0" w14:textId="77777777" w:rsidR="00F43091" w:rsidRPr="00E370A4" w:rsidRDefault="00F43091" w:rsidP="000C04B9">
            <w:pPr>
              <w:rPr>
                <w:lang w:val="en-US"/>
              </w:rPr>
            </w:pPr>
            <w:r w:rsidRPr="00E370A4">
              <w:rPr>
                <w:lang w:val="en-US"/>
              </w:rPr>
              <w:t>440 (3.9%)</w:t>
            </w:r>
          </w:p>
        </w:tc>
        <w:tc>
          <w:tcPr>
            <w:tcW w:w="1980" w:type="dxa"/>
            <w:shd w:val="clear" w:color="auto" w:fill="auto"/>
            <w:tcMar>
              <w:top w:w="72" w:type="dxa"/>
              <w:left w:w="144" w:type="dxa"/>
              <w:bottom w:w="72" w:type="dxa"/>
              <w:right w:w="144" w:type="dxa"/>
            </w:tcMar>
            <w:vAlign w:val="center"/>
            <w:hideMark/>
          </w:tcPr>
          <w:p w14:paraId="4EA59ACC" w14:textId="77777777" w:rsidR="00F43091" w:rsidRPr="00E370A4" w:rsidRDefault="00F43091" w:rsidP="000C04B9">
            <w:pPr>
              <w:rPr>
                <w:lang w:val="en-US"/>
              </w:rPr>
            </w:pPr>
            <w:r w:rsidRPr="00E370A4">
              <w:rPr>
                <w:lang w:val="en-US"/>
              </w:rPr>
              <w:t>7,413 (27%)</w:t>
            </w:r>
          </w:p>
        </w:tc>
      </w:tr>
      <w:tr w:rsidR="00F43091" w:rsidRPr="00E370A4" w14:paraId="078D998E" w14:textId="77777777" w:rsidTr="000C04B9">
        <w:trPr>
          <w:trHeight w:val="296"/>
        </w:trPr>
        <w:tc>
          <w:tcPr>
            <w:tcW w:w="2034" w:type="dxa"/>
            <w:shd w:val="clear" w:color="auto" w:fill="auto"/>
            <w:tcMar>
              <w:top w:w="72" w:type="dxa"/>
              <w:left w:w="144" w:type="dxa"/>
              <w:bottom w:w="72" w:type="dxa"/>
              <w:right w:w="144" w:type="dxa"/>
            </w:tcMar>
            <w:vAlign w:val="center"/>
            <w:hideMark/>
          </w:tcPr>
          <w:p w14:paraId="577F4332" w14:textId="77777777" w:rsidR="00F43091" w:rsidRPr="00E370A4" w:rsidRDefault="00F43091" w:rsidP="000C04B9">
            <w:pPr>
              <w:rPr>
                <w:lang w:val="en-US"/>
              </w:rPr>
            </w:pPr>
            <w:r w:rsidRPr="00E370A4">
              <w:rPr>
                <w:lang w:val="en-US"/>
              </w:rPr>
              <w:t>≥2.0</w:t>
            </w:r>
          </w:p>
        </w:tc>
        <w:tc>
          <w:tcPr>
            <w:tcW w:w="1980" w:type="dxa"/>
            <w:shd w:val="clear" w:color="auto" w:fill="auto"/>
            <w:tcMar>
              <w:top w:w="72" w:type="dxa"/>
              <w:left w:w="144" w:type="dxa"/>
              <w:bottom w:w="72" w:type="dxa"/>
              <w:right w:w="144" w:type="dxa"/>
            </w:tcMar>
            <w:vAlign w:val="center"/>
            <w:hideMark/>
          </w:tcPr>
          <w:p w14:paraId="4841AD21" w14:textId="77777777" w:rsidR="00F43091" w:rsidRPr="00E370A4" w:rsidRDefault="00F43091" w:rsidP="000C04B9">
            <w:pPr>
              <w:rPr>
                <w:lang w:val="en-US"/>
              </w:rPr>
            </w:pPr>
            <w:r w:rsidRPr="00E370A4">
              <w:rPr>
                <w:lang w:val="en-US"/>
              </w:rPr>
              <w:t>104 (0.3%)</w:t>
            </w:r>
          </w:p>
        </w:tc>
        <w:tc>
          <w:tcPr>
            <w:tcW w:w="1980" w:type="dxa"/>
            <w:shd w:val="clear" w:color="auto" w:fill="auto"/>
            <w:tcMar>
              <w:top w:w="72" w:type="dxa"/>
              <w:left w:w="144" w:type="dxa"/>
              <w:bottom w:w="72" w:type="dxa"/>
              <w:right w:w="144" w:type="dxa"/>
            </w:tcMar>
            <w:vAlign w:val="center"/>
            <w:hideMark/>
          </w:tcPr>
          <w:p w14:paraId="1A9BAE45" w14:textId="77777777" w:rsidR="00F43091" w:rsidRPr="00E370A4" w:rsidRDefault="00F43091" w:rsidP="000C04B9">
            <w:pPr>
              <w:rPr>
                <w:lang w:val="en-US"/>
              </w:rPr>
            </w:pPr>
            <w:r w:rsidRPr="00E370A4">
              <w:rPr>
                <w:lang w:val="en-US"/>
              </w:rPr>
              <w:t>40 (0.4%)</w:t>
            </w:r>
          </w:p>
        </w:tc>
        <w:tc>
          <w:tcPr>
            <w:tcW w:w="1980" w:type="dxa"/>
            <w:shd w:val="clear" w:color="auto" w:fill="auto"/>
            <w:tcMar>
              <w:top w:w="72" w:type="dxa"/>
              <w:left w:w="144" w:type="dxa"/>
              <w:bottom w:w="72" w:type="dxa"/>
              <w:right w:w="144" w:type="dxa"/>
            </w:tcMar>
            <w:vAlign w:val="center"/>
            <w:hideMark/>
          </w:tcPr>
          <w:p w14:paraId="61795A64" w14:textId="77777777" w:rsidR="00F43091" w:rsidRPr="00E370A4" w:rsidRDefault="00F43091" w:rsidP="000C04B9">
            <w:pPr>
              <w:rPr>
                <w:lang w:val="en-US"/>
              </w:rPr>
            </w:pPr>
            <w:r w:rsidRPr="00E370A4">
              <w:rPr>
                <w:lang w:val="en-US"/>
              </w:rPr>
              <w:t>64 (0.2%)</w:t>
            </w:r>
          </w:p>
        </w:tc>
      </w:tr>
    </w:tbl>
    <w:p w14:paraId="5E488D4A" w14:textId="77777777" w:rsidR="00F43091" w:rsidRDefault="00F43091" w:rsidP="00F43091"/>
    <w:p w14:paraId="20612C46" w14:textId="77777777" w:rsidR="00F43091" w:rsidRDefault="00F43091" w:rsidP="00F43091"/>
    <w:p w14:paraId="4AEC2B7B" w14:textId="77777777" w:rsidR="00567BF1" w:rsidRDefault="00567BF1">
      <w:r>
        <w:br w:type="page"/>
      </w:r>
    </w:p>
    <w:p w14:paraId="614CF469" w14:textId="77777777" w:rsidR="0008339A" w:rsidRDefault="0008339A" w:rsidP="0008339A">
      <w:pPr>
        <w:spacing w:line="360" w:lineRule="auto"/>
      </w:pPr>
      <w:r>
        <w:lastRenderedPageBreak/>
        <w:t>As shown in table 6 below MTB detected was the most common result on gene expert, accounting for 24,122 (62%) of the cases.</w:t>
      </w:r>
    </w:p>
    <w:p w14:paraId="60493B1B" w14:textId="77777777" w:rsidR="008915DD" w:rsidRDefault="008915DD" w:rsidP="008915DD">
      <w:pPr>
        <w:rPr>
          <w:b/>
          <w:bCs/>
          <w:iCs/>
          <w:lang w:val="en-US"/>
        </w:rPr>
      </w:pPr>
    </w:p>
    <w:p w14:paraId="746D6847" w14:textId="77777777" w:rsidR="0008339A" w:rsidRDefault="0008339A" w:rsidP="0008339A">
      <w:pPr>
        <w:pStyle w:val="Heading4"/>
        <w:spacing w:before="0" w:line="360" w:lineRule="auto"/>
        <w:rPr>
          <w:b w:val="0"/>
          <w:bCs w:val="0"/>
          <w:lang w:val="en-US"/>
        </w:rPr>
      </w:pPr>
      <w:r w:rsidRPr="0084398D">
        <w:rPr>
          <w:rFonts w:ascii="Times New Roman" w:hAnsi="Times New Roman" w:cs="Times New Roman"/>
          <w:i w:val="0"/>
          <w:color w:val="auto"/>
        </w:rPr>
        <w:t xml:space="preserve">Table </w:t>
      </w:r>
      <w:r w:rsidR="00F43091">
        <w:rPr>
          <w:rFonts w:ascii="Times New Roman" w:hAnsi="Times New Roman" w:cs="Times New Roman"/>
          <w:i w:val="0"/>
          <w:color w:val="auto"/>
        </w:rPr>
        <w:t>8</w:t>
      </w:r>
      <w:r w:rsidRPr="0084398D">
        <w:rPr>
          <w:rFonts w:ascii="Times New Roman" w:hAnsi="Times New Roman" w:cs="Times New Roman"/>
          <w:i w:val="0"/>
          <w:color w:val="auto"/>
        </w:rPr>
        <w:t xml:space="preserve">: </w:t>
      </w:r>
      <w:r>
        <w:rPr>
          <w:rFonts w:ascii="Times New Roman" w:hAnsi="Times New Roman" w:cs="Times New Roman"/>
          <w:i w:val="0"/>
          <w:color w:val="auto"/>
        </w:rPr>
        <w:t>Diagnostic Results (Gene Expert)</w:t>
      </w:r>
    </w:p>
    <w:tbl>
      <w:tblPr>
        <w:tblW w:w="7500" w:type="dxa"/>
        <w:tblInd w:w="-27" w:type="dxa"/>
        <w:tblLook w:val="04A0" w:firstRow="1" w:lastRow="0" w:firstColumn="1" w:lastColumn="0" w:noHBand="0" w:noVBand="1"/>
      </w:tblPr>
      <w:tblGrid>
        <w:gridCol w:w="5080"/>
        <w:gridCol w:w="2420"/>
      </w:tblGrid>
      <w:tr w:rsidR="0008339A" w14:paraId="735DA7F7" w14:textId="77777777" w:rsidTr="0008339A">
        <w:trPr>
          <w:trHeight w:val="315"/>
        </w:trPr>
        <w:tc>
          <w:tcPr>
            <w:tcW w:w="5080" w:type="dxa"/>
            <w:tcBorders>
              <w:top w:val="single" w:sz="4" w:space="0" w:color="auto"/>
              <w:left w:val="single" w:sz="4" w:space="0" w:color="auto"/>
              <w:bottom w:val="single" w:sz="4" w:space="0" w:color="auto"/>
              <w:right w:val="single" w:sz="4" w:space="0" w:color="auto"/>
            </w:tcBorders>
            <w:shd w:val="clear" w:color="auto" w:fill="auto"/>
            <w:hideMark/>
          </w:tcPr>
          <w:p w14:paraId="24465418" w14:textId="77777777" w:rsidR="0008339A" w:rsidRDefault="0008339A">
            <w:pPr>
              <w:ind w:firstLineChars="100" w:firstLine="240"/>
              <w:rPr>
                <w:color w:val="000000"/>
              </w:rPr>
            </w:pPr>
            <w:r>
              <w:rPr>
                <w:iCs/>
                <w:color w:val="000000"/>
              </w:rPr>
              <w:t>GeneXpert Result</w:t>
            </w:r>
          </w:p>
        </w:tc>
        <w:tc>
          <w:tcPr>
            <w:tcW w:w="2420" w:type="dxa"/>
            <w:tcBorders>
              <w:top w:val="single" w:sz="4" w:space="0" w:color="auto"/>
              <w:left w:val="nil"/>
              <w:bottom w:val="single" w:sz="4" w:space="0" w:color="auto"/>
              <w:right w:val="single" w:sz="4" w:space="0" w:color="auto"/>
            </w:tcBorders>
            <w:shd w:val="clear" w:color="auto" w:fill="auto"/>
            <w:hideMark/>
          </w:tcPr>
          <w:p w14:paraId="3914F090" w14:textId="77777777" w:rsidR="0008339A" w:rsidRDefault="0008339A">
            <w:pPr>
              <w:ind w:firstLineChars="100" w:firstLine="240"/>
              <w:rPr>
                <w:color w:val="000000"/>
              </w:rPr>
            </w:pPr>
            <w:r>
              <w:rPr>
                <w:iCs/>
                <w:color w:val="000000"/>
              </w:rPr>
              <w:t>n (%)</w:t>
            </w:r>
          </w:p>
        </w:tc>
      </w:tr>
      <w:tr w:rsidR="0008339A" w14:paraId="4D5B9CA3" w14:textId="77777777" w:rsidTr="0008339A">
        <w:trPr>
          <w:trHeight w:val="375"/>
        </w:trPr>
        <w:tc>
          <w:tcPr>
            <w:tcW w:w="5080" w:type="dxa"/>
            <w:tcBorders>
              <w:top w:val="nil"/>
              <w:left w:val="single" w:sz="4" w:space="0" w:color="auto"/>
              <w:bottom w:val="single" w:sz="4" w:space="0" w:color="auto"/>
              <w:right w:val="single" w:sz="4" w:space="0" w:color="auto"/>
            </w:tcBorders>
            <w:shd w:val="clear" w:color="auto" w:fill="auto"/>
            <w:hideMark/>
          </w:tcPr>
          <w:p w14:paraId="6B019EE5" w14:textId="77777777" w:rsidR="0008339A" w:rsidRDefault="0008339A">
            <w:pPr>
              <w:ind w:firstLineChars="100" w:firstLine="240"/>
              <w:rPr>
                <w:iCs/>
                <w:color w:val="000000"/>
              </w:rPr>
            </w:pPr>
            <w:r>
              <w:rPr>
                <w:iCs/>
                <w:color w:val="000000"/>
              </w:rPr>
              <w:t xml:space="preserve">MTB detected (Rifampicin resistance not   </w:t>
            </w:r>
          </w:p>
          <w:p w14:paraId="3839B43F" w14:textId="77777777" w:rsidR="0008339A" w:rsidRDefault="0008339A">
            <w:pPr>
              <w:ind w:firstLineChars="100" w:firstLine="240"/>
              <w:rPr>
                <w:color w:val="000000"/>
              </w:rPr>
            </w:pPr>
            <w:r>
              <w:rPr>
                <w:iCs/>
                <w:color w:val="000000"/>
              </w:rPr>
              <w:t>detected)</w:t>
            </w:r>
          </w:p>
        </w:tc>
        <w:tc>
          <w:tcPr>
            <w:tcW w:w="2420" w:type="dxa"/>
            <w:tcBorders>
              <w:top w:val="nil"/>
              <w:left w:val="nil"/>
              <w:bottom w:val="single" w:sz="4" w:space="0" w:color="auto"/>
              <w:right w:val="single" w:sz="4" w:space="0" w:color="auto"/>
            </w:tcBorders>
            <w:shd w:val="clear" w:color="auto" w:fill="auto"/>
            <w:hideMark/>
          </w:tcPr>
          <w:p w14:paraId="18C4B4DF" w14:textId="77777777" w:rsidR="0008339A" w:rsidRDefault="0008339A">
            <w:pPr>
              <w:ind w:firstLineChars="100" w:firstLine="240"/>
              <w:rPr>
                <w:color w:val="000000"/>
              </w:rPr>
            </w:pPr>
            <w:r>
              <w:rPr>
                <w:iCs/>
                <w:color w:val="000000"/>
              </w:rPr>
              <w:t>24,122 (62%)</w:t>
            </w:r>
          </w:p>
        </w:tc>
      </w:tr>
      <w:tr w:rsidR="0008339A" w14:paraId="3EF8C6CF" w14:textId="77777777" w:rsidTr="0008339A">
        <w:trPr>
          <w:trHeight w:val="315"/>
        </w:trPr>
        <w:tc>
          <w:tcPr>
            <w:tcW w:w="5080" w:type="dxa"/>
            <w:tcBorders>
              <w:top w:val="nil"/>
              <w:left w:val="single" w:sz="4" w:space="0" w:color="auto"/>
              <w:bottom w:val="single" w:sz="4" w:space="0" w:color="auto"/>
              <w:right w:val="single" w:sz="4" w:space="0" w:color="auto"/>
            </w:tcBorders>
            <w:shd w:val="clear" w:color="auto" w:fill="auto"/>
            <w:hideMark/>
          </w:tcPr>
          <w:p w14:paraId="4E94F9F2" w14:textId="77777777" w:rsidR="0008339A" w:rsidRDefault="0008339A">
            <w:pPr>
              <w:ind w:firstLineChars="100" w:firstLine="240"/>
              <w:rPr>
                <w:color w:val="000000"/>
              </w:rPr>
            </w:pPr>
            <w:r>
              <w:rPr>
                <w:iCs/>
                <w:color w:val="000000"/>
              </w:rPr>
              <w:t>MTB not detected</w:t>
            </w:r>
          </w:p>
        </w:tc>
        <w:tc>
          <w:tcPr>
            <w:tcW w:w="2420" w:type="dxa"/>
            <w:tcBorders>
              <w:top w:val="nil"/>
              <w:left w:val="nil"/>
              <w:bottom w:val="single" w:sz="4" w:space="0" w:color="auto"/>
              <w:right w:val="single" w:sz="4" w:space="0" w:color="auto"/>
            </w:tcBorders>
            <w:shd w:val="clear" w:color="auto" w:fill="auto"/>
            <w:hideMark/>
          </w:tcPr>
          <w:p w14:paraId="4445A5DC" w14:textId="77777777" w:rsidR="0008339A" w:rsidRDefault="0008339A">
            <w:pPr>
              <w:ind w:firstLineChars="100" w:firstLine="240"/>
              <w:rPr>
                <w:color w:val="000000"/>
              </w:rPr>
            </w:pPr>
            <w:r>
              <w:rPr>
                <w:iCs/>
                <w:color w:val="000000"/>
              </w:rPr>
              <w:t>467 (1.2%)</w:t>
            </w:r>
          </w:p>
        </w:tc>
      </w:tr>
      <w:tr w:rsidR="0008339A" w14:paraId="46034C5C" w14:textId="77777777" w:rsidTr="0008339A">
        <w:trPr>
          <w:trHeight w:val="315"/>
        </w:trPr>
        <w:tc>
          <w:tcPr>
            <w:tcW w:w="5080" w:type="dxa"/>
            <w:tcBorders>
              <w:top w:val="nil"/>
              <w:left w:val="single" w:sz="4" w:space="0" w:color="auto"/>
              <w:bottom w:val="single" w:sz="4" w:space="0" w:color="auto"/>
              <w:right w:val="single" w:sz="4" w:space="0" w:color="auto"/>
            </w:tcBorders>
            <w:shd w:val="clear" w:color="auto" w:fill="auto"/>
            <w:hideMark/>
          </w:tcPr>
          <w:p w14:paraId="68EFBD87" w14:textId="77777777" w:rsidR="0008339A" w:rsidRDefault="0008339A">
            <w:pPr>
              <w:ind w:firstLineChars="100" w:firstLine="240"/>
              <w:rPr>
                <w:color w:val="000000"/>
              </w:rPr>
            </w:pPr>
            <w:r>
              <w:rPr>
                <w:iCs/>
                <w:color w:val="000000"/>
              </w:rPr>
              <w:t>MTB detected (resistance indeterminate)</w:t>
            </w:r>
          </w:p>
        </w:tc>
        <w:tc>
          <w:tcPr>
            <w:tcW w:w="2420" w:type="dxa"/>
            <w:tcBorders>
              <w:top w:val="nil"/>
              <w:left w:val="nil"/>
              <w:bottom w:val="single" w:sz="4" w:space="0" w:color="auto"/>
              <w:right w:val="single" w:sz="4" w:space="0" w:color="auto"/>
            </w:tcBorders>
            <w:shd w:val="clear" w:color="auto" w:fill="auto"/>
            <w:hideMark/>
          </w:tcPr>
          <w:p w14:paraId="5046C513" w14:textId="77777777" w:rsidR="0008339A" w:rsidRDefault="0008339A">
            <w:pPr>
              <w:ind w:firstLineChars="100" w:firstLine="240"/>
              <w:rPr>
                <w:color w:val="000000"/>
              </w:rPr>
            </w:pPr>
            <w:r>
              <w:rPr>
                <w:iCs/>
                <w:color w:val="000000"/>
              </w:rPr>
              <w:t>307 (0.8%)</w:t>
            </w:r>
          </w:p>
        </w:tc>
      </w:tr>
      <w:tr w:rsidR="0008339A" w14:paraId="7A0C05A0" w14:textId="77777777" w:rsidTr="0008339A">
        <w:trPr>
          <w:trHeight w:val="345"/>
        </w:trPr>
        <w:tc>
          <w:tcPr>
            <w:tcW w:w="5080" w:type="dxa"/>
            <w:tcBorders>
              <w:top w:val="nil"/>
              <w:left w:val="single" w:sz="4" w:space="0" w:color="auto"/>
              <w:bottom w:val="single" w:sz="4" w:space="0" w:color="auto"/>
              <w:right w:val="single" w:sz="4" w:space="0" w:color="auto"/>
            </w:tcBorders>
            <w:shd w:val="clear" w:color="auto" w:fill="auto"/>
            <w:hideMark/>
          </w:tcPr>
          <w:p w14:paraId="079532D4" w14:textId="77777777" w:rsidR="0008339A" w:rsidRDefault="0008339A">
            <w:pPr>
              <w:ind w:firstLineChars="100" w:firstLine="240"/>
              <w:rPr>
                <w:color w:val="000000"/>
              </w:rPr>
            </w:pPr>
            <w:r>
              <w:rPr>
                <w:iCs/>
                <w:color w:val="000000"/>
              </w:rPr>
              <w:t>MTB detected (Rifampicin resistance detected)</w:t>
            </w:r>
          </w:p>
        </w:tc>
        <w:tc>
          <w:tcPr>
            <w:tcW w:w="2420" w:type="dxa"/>
            <w:tcBorders>
              <w:top w:val="nil"/>
              <w:left w:val="nil"/>
              <w:bottom w:val="single" w:sz="4" w:space="0" w:color="auto"/>
              <w:right w:val="single" w:sz="4" w:space="0" w:color="auto"/>
            </w:tcBorders>
            <w:shd w:val="clear" w:color="auto" w:fill="auto"/>
            <w:hideMark/>
          </w:tcPr>
          <w:p w14:paraId="01CB947C" w14:textId="77777777" w:rsidR="0008339A" w:rsidRDefault="0008339A">
            <w:pPr>
              <w:ind w:firstLineChars="100" w:firstLine="240"/>
              <w:rPr>
                <w:color w:val="000000"/>
              </w:rPr>
            </w:pPr>
            <w:r>
              <w:rPr>
                <w:iCs/>
                <w:color w:val="000000"/>
              </w:rPr>
              <w:t>41 (0.1%)</w:t>
            </w:r>
          </w:p>
        </w:tc>
      </w:tr>
      <w:tr w:rsidR="0008339A" w14:paraId="10ACAFBC" w14:textId="77777777" w:rsidTr="0008339A">
        <w:trPr>
          <w:trHeight w:val="315"/>
        </w:trPr>
        <w:tc>
          <w:tcPr>
            <w:tcW w:w="5080" w:type="dxa"/>
            <w:tcBorders>
              <w:top w:val="nil"/>
              <w:left w:val="single" w:sz="4" w:space="0" w:color="auto"/>
              <w:bottom w:val="single" w:sz="4" w:space="0" w:color="auto"/>
              <w:right w:val="single" w:sz="4" w:space="0" w:color="auto"/>
            </w:tcBorders>
            <w:shd w:val="clear" w:color="auto" w:fill="auto"/>
            <w:hideMark/>
          </w:tcPr>
          <w:p w14:paraId="3A40CE41" w14:textId="77777777" w:rsidR="0008339A" w:rsidRDefault="0008339A">
            <w:pPr>
              <w:ind w:firstLineChars="100" w:firstLine="240"/>
              <w:rPr>
                <w:color w:val="000000"/>
              </w:rPr>
            </w:pPr>
            <w:r>
              <w:rPr>
                <w:iCs/>
                <w:color w:val="000000"/>
              </w:rPr>
              <w:t>Not Done</w:t>
            </w:r>
          </w:p>
        </w:tc>
        <w:tc>
          <w:tcPr>
            <w:tcW w:w="2420" w:type="dxa"/>
            <w:tcBorders>
              <w:top w:val="nil"/>
              <w:left w:val="nil"/>
              <w:bottom w:val="single" w:sz="4" w:space="0" w:color="auto"/>
              <w:right w:val="single" w:sz="4" w:space="0" w:color="auto"/>
            </w:tcBorders>
            <w:shd w:val="clear" w:color="auto" w:fill="auto"/>
            <w:hideMark/>
          </w:tcPr>
          <w:p w14:paraId="63355938" w14:textId="77777777" w:rsidR="0008339A" w:rsidRDefault="0008339A">
            <w:pPr>
              <w:ind w:firstLineChars="100" w:firstLine="240"/>
              <w:rPr>
                <w:color w:val="000000"/>
              </w:rPr>
            </w:pPr>
            <w:r>
              <w:rPr>
                <w:iCs/>
                <w:color w:val="000000"/>
              </w:rPr>
              <w:t>13,764 (35%)</w:t>
            </w:r>
          </w:p>
        </w:tc>
      </w:tr>
      <w:tr w:rsidR="0008339A" w14:paraId="68D930C5" w14:textId="77777777" w:rsidTr="0008339A">
        <w:trPr>
          <w:trHeight w:val="315"/>
        </w:trPr>
        <w:tc>
          <w:tcPr>
            <w:tcW w:w="5080" w:type="dxa"/>
            <w:tcBorders>
              <w:top w:val="nil"/>
              <w:left w:val="single" w:sz="4" w:space="0" w:color="auto"/>
              <w:bottom w:val="single" w:sz="4" w:space="0" w:color="auto"/>
              <w:right w:val="single" w:sz="4" w:space="0" w:color="auto"/>
            </w:tcBorders>
            <w:shd w:val="clear" w:color="auto" w:fill="auto"/>
            <w:hideMark/>
          </w:tcPr>
          <w:p w14:paraId="4BDE7279" w14:textId="77777777" w:rsidR="0008339A" w:rsidRDefault="0008339A">
            <w:pPr>
              <w:ind w:firstLineChars="100" w:firstLine="240"/>
              <w:rPr>
                <w:color w:val="000000"/>
              </w:rPr>
            </w:pPr>
            <w:r>
              <w:rPr>
                <w:iCs/>
                <w:color w:val="000000"/>
              </w:rPr>
              <w:t>Done – No Results</w:t>
            </w:r>
          </w:p>
        </w:tc>
        <w:tc>
          <w:tcPr>
            <w:tcW w:w="2420" w:type="dxa"/>
            <w:tcBorders>
              <w:top w:val="nil"/>
              <w:left w:val="nil"/>
              <w:bottom w:val="single" w:sz="4" w:space="0" w:color="auto"/>
              <w:right w:val="single" w:sz="4" w:space="0" w:color="auto"/>
            </w:tcBorders>
            <w:shd w:val="clear" w:color="auto" w:fill="auto"/>
            <w:hideMark/>
          </w:tcPr>
          <w:p w14:paraId="2FDA681F" w14:textId="77777777" w:rsidR="0008339A" w:rsidRDefault="0008339A">
            <w:pPr>
              <w:ind w:firstLineChars="100" w:firstLine="240"/>
              <w:rPr>
                <w:color w:val="000000"/>
              </w:rPr>
            </w:pPr>
            <w:r>
              <w:rPr>
                <w:iCs/>
                <w:color w:val="000000"/>
              </w:rPr>
              <w:t>246 (0.6%)</w:t>
            </w:r>
          </w:p>
        </w:tc>
      </w:tr>
      <w:tr w:rsidR="0008339A" w14:paraId="1D9092C3" w14:textId="77777777" w:rsidTr="0008339A">
        <w:trPr>
          <w:trHeight w:val="315"/>
        </w:trPr>
        <w:tc>
          <w:tcPr>
            <w:tcW w:w="5080" w:type="dxa"/>
            <w:tcBorders>
              <w:top w:val="nil"/>
              <w:left w:val="single" w:sz="4" w:space="0" w:color="auto"/>
              <w:bottom w:val="single" w:sz="4" w:space="0" w:color="auto"/>
              <w:right w:val="single" w:sz="4" w:space="0" w:color="auto"/>
            </w:tcBorders>
            <w:shd w:val="clear" w:color="auto" w:fill="auto"/>
            <w:hideMark/>
          </w:tcPr>
          <w:p w14:paraId="6F30E8A7" w14:textId="77777777" w:rsidR="0008339A" w:rsidRDefault="0008339A">
            <w:pPr>
              <w:ind w:firstLineChars="100" w:firstLine="240"/>
              <w:rPr>
                <w:color w:val="000000"/>
              </w:rPr>
            </w:pPr>
            <w:r>
              <w:rPr>
                <w:iCs/>
                <w:color w:val="000000"/>
              </w:rPr>
              <w:t>Invalid/Error</w:t>
            </w:r>
          </w:p>
        </w:tc>
        <w:tc>
          <w:tcPr>
            <w:tcW w:w="2420" w:type="dxa"/>
            <w:tcBorders>
              <w:top w:val="nil"/>
              <w:left w:val="nil"/>
              <w:bottom w:val="single" w:sz="4" w:space="0" w:color="auto"/>
              <w:right w:val="single" w:sz="4" w:space="0" w:color="auto"/>
            </w:tcBorders>
            <w:shd w:val="clear" w:color="auto" w:fill="auto"/>
            <w:hideMark/>
          </w:tcPr>
          <w:p w14:paraId="425A4EDF" w14:textId="77777777" w:rsidR="0008339A" w:rsidRDefault="0008339A">
            <w:pPr>
              <w:ind w:firstLineChars="100" w:firstLine="240"/>
              <w:rPr>
                <w:color w:val="000000"/>
              </w:rPr>
            </w:pPr>
            <w:r>
              <w:rPr>
                <w:iCs/>
                <w:color w:val="000000"/>
              </w:rPr>
              <w:t>2 (&lt;0.1%)</w:t>
            </w:r>
          </w:p>
        </w:tc>
      </w:tr>
    </w:tbl>
    <w:p w14:paraId="4E5AFCD5" w14:textId="77777777" w:rsidR="008C7419" w:rsidRDefault="008C7419">
      <w:pPr>
        <w:rPr>
          <w:b/>
          <w:bCs/>
          <w:iCs/>
        </w:rPr>
      </w:pPr>
    </w:p>
    <w:p w14:paraId="13A267D9" w14:textId="77777777" w:rsidR="00954F8A" w:rsidRDefault="00B6145D">
      <w:pPr>
        <w:rPr>
          <w:rFonts w:eastAsiaTheme="majorEastAsia"/>
          <w:bCs/>
          <w:iCs/>
          <w:color w:val="1F3763" w:themeColor="accent1" w:themeShade="7F"/>
        </w:rPr>
      </w:pPr>
      <w:r>
        <w:rPr>
          <w:rFonts w:eastAsiaTheme="majorEastAsia"/>
          <w:bCs/>
          <w:iCs/>
          <w:color w:val="1F3763" w:themeColor="accent1" w:themeShade="7F"/>
        </w:rPr>
        <w:t>Nutritional support to these cases was mostly NC Vitamin A Pyridoxine (Table 7)</w:t>
      </w:r>
    </w:p>
    <w:p w14:paraId="5876BBF5" w14:textId="77777777" w:rsidR="00B6145D" w:rsidRPr="00B6145D" w:rsidRDefault="00B6145D">
      <w:pPr>
        <w:rPr>
          <w:rFonts w:eastAsiaTheme="majorEastAsia"/>
          <w:bCs/>
          <w:iCs/>
          <w:color w:val="1F3763" w:themeColor="accent1" w:themeShade="7F"/>
        </w:rPr>
      </w:pPr>
    </w:p>
    <w:p w14:paraId="5E1594D2" w14:textId="77777777" w:rsidR="00B6145D" w:rsidRDefault="00B6145D" w:rsidP="00B6145D">
      <w:pPr>
        <w:pStyle w:val="Heading4"/>
        <w:spacing w:before="0" w:line="360" w:lineRule="auto"/>
        <w:rPr>
          <w:b w:val="0"/>
          <w:bCs w:val="0"/>
          <w:lang w:val="en-US"/>
        </w:rPr>
      </w:pPr>
      <w:r w:rsidRPr="0084398D">
        <w:rPr>
          <w:rFonts w:ascii="Times New Roman" w:hAnsi="Times New Roman" w:cs="Times New Roman"/>
          <w:i w:val="0"/>
          <w:color w:val="auto"/>
        </w:rPr>
        <w:t xml:space="preserve">Table </w:t>
      </w:r>
      <w:r w:rsidR="00F43091">
        <w:rPr>
          <w:rFonts w:ascii="Times New Roman" w:hAnsi="Times New Roman" w:cs="Times New Roman"/>
          <w:i w:val="0"/>
          <w:color w:val="auto"/>
        </w:rPr>
        <w:t>9</w:t>
      </w:r>
      <w:r w:rsidRPr="0084398D">
        <w:rPr>
          <w:rFonts w:ascii="Times New Roman" w:hAnsi="Times New Roman" w:cs="Times New Roman"/>
          <w:i w:val="0"/>
          <w:color w:val="auto"/>
        </w:rPr>
        <w:t xml:space="preserve">: </w:t>
      </w:r>
      <w:r>
        <w:rPr>
          <w:rFonts w:ascii="Times New Roman" w:hAnsi="Times New Roman" w:cs="Times New Roman"/>
          <w:i w:val="0"/>
          <w:color w:val="auto"/>
        </w:rPr>
        <w:t>Nutritional support And Treatment Regimen</w:t>
      </w:r>
    </w:p>
    <w:tbl>
      <w:tblPr>
        <w:tblW w:w="9675" w:type="dxa"/>
        <w:tblLook w:val="0600" w:firstRow="0" w:lastRow="0" w:firstColumn="0" w:lastColumn="0" w:noHBand="1" w:noVBand="1"/>
      </w:tblPr>
      <w:tblGrid>
        <w:gridCol w:w="2960"/>
        <w:gridCol w:w="2035"/>
        <w:gridCol w:w="2800"/>
        <w:gridCol w:w="1880"/>
      </w:tblGrid>
      <w:tr w:rsidR="00954F8A" w14:paraId="1C1587AC" w14:textId="77777777" w:rsidTr="00954F8A">
        <w:trPr>
          <w:trHeight w:val="300"/>
        </w:trPr>
        <w:tc>
          <w:tcPr>
            <w:tcW w:w="2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FB2EED" w14:textId="77777777" w:rsidR="00954F8A" w:rsidRDefault="00954F8A" w:rsidP="00954F8A">
            <w:pPr>
              <w:rPr>
                <w:b/>
                <w:bCs/>
              </w:rPr>
            </w:pPr>
            <w:r>
              <w:rPr>
                <w:b/>
                <w:bCs/>
              </w:rPr>
              <w:t>Type</w:t>
            </w:r>
          </w:p>
        </w:tc>
        <w:tc>
          <w:tcPr>
            <w:tcW w:w="2035" w:type="dxa"/>
            <w:tcBorders>
              <w:top w:val="single" w:sz="4" w:space="0" w:color="auto"/>
              <w:left w:val="nil"/>
              <w:bottom w:val="single" w:sz="4" w:space="0" w:color="auto"/>
              <w:right w:val="single" w:sz="4" w:space="0" w:color="auto"/>
            </w:tcBorders>
            <w:shd w:val="clear" w:color="auto" w:fill="auto"/>
            <w:vAlign w:val="center"/>
            <w:hideMark/>
          </w:tcPr>
          <w:p w14:paraId="4B4436DA" w14:textId="77777777" w:rsidR="00954F8A" w:rsidRDefault="00954F8A" w:rsidP="00954F8A">
            <w:pPr>
              <w:rPr>
                <w:b/>
                <w:bCs/>
              </w:rPr>
            </w:pPr>
            <w:r>
              <w:rPr>
                <w:b/>
                <w:bCs/>
              </w:rPr>
              <w:t>n (%)</w:t>
            </w:r>
          </w:p>
        </w:tc>
        <w:tc>
          <w:tcPr>
            <w:tcW w:w="2800" w:type="dxa"/>
            <w:tcBorders>
              <w:top w:val="single" w:sz="4" w:space="0" w:color="auto"/>
              <w:left w:val="nil"/>
              <w:bottom w:val="single" w:sz="4" w:space="0" w:color="auto"/>
              <w:right w:val="single" w:sz="4" w:space="0" w:color="auto"/>
            </w:tcBorders>
            <w:shd w:val="clear" w:color="auto" w:fill="auto"/>
            <w:vAlign w:val="center"/>
            <w:hideMark/>
          </w:tcPr>
          <w:p w14:paraId="12F933AC" w14:textId="77777777" w:rsidR="00954F8A" w:rsidRDefault="00954F8A" w:rsidP="00B6145D">
            <w:pPr>
              <w:rPr>
                <w:b/>
                <w:bCs/>
              </w:rPr>
            </w:pPr>
            <w:r>
              <w:rPr>
                <w:b/>
                <w:bCs/>
              </w:rPr>
              <w:t>Regimen</w:t>
            </w:r>
          </w:p>
        </w:tc>
        <w:tc>
          <w:tcPr>
            <w:tcW w:w="1880" w:type="dxa"/>
            <w:tcBorders>
              <w:top w:val="single" w:sz="4" w:space="0" w:color="auto"/>
              <w:left w:val="nil"/>
              <w:bottom w:val="single" w:sz="4" w:space="0" w:color="auto"/>
              <w:right w:val="single" w:sz="4" w:space="0" w:color="auto"/>
            </w:tcBorders>
            <w:shd w:val="clear" w:color="auto" w:fill="auto"/>
            <w:vAlign w:val="center"/>
            <w:hideMark/>
          </w:tcPr>
          <w:p w14:paraId="7D40053A" w14:textId="77777777" w:rsidR="00954F8A" w:rsidRDefault="00954F8A" w:rsidP="00B6145D">
            <w:pPr>
              <w:rPr>
                <w:b/>
                <w:bCs/>
              </w:rPr>
            </w:pPr>
            <w:r>
              <w:rPr>
                <w:b/>
                <w:bCs/>
              </w:rPr>
              <w:t>n (%)</w:t>
            </w:r>
          </w:p>
        </w:tc>
      </w:tr>
      <w:tr w:rsidR="00954F8A" w:rsidRPr="00276AA1" w14:paraId="5FA06CA7" w14:textId="77777777" w:rsidTr="00954F8A">
        <w:trPr>
          <w:trHeight w:val="30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01027FDF" w14:textId="77777777" w:rsidR="00954F8A" w:rsidRPr="00276AA1" w:rsidRDefault="00954F8A" w:rsidP="00954F8A">
            <w:pPr>
              <w:rPr>
                <w:bCs/>
              </w:rPr>
            </w:pPr>
            <w:r w:rsidRPr="00276AA1">
              <w:rPr>
                <w:bCs/>
              </w:rPr>
              <w:t>Vitamin A + Pyridoxine</w:t>
            </w:r>
          </w:p>
        </w:tc>
        <w:tc>
          <w:tcPr>
            <w:tcW w:w="2035" w:type="dxa"/>
            <w:tcBorders>
              <w:top w:val="nil"/>
              <w:left w:val="nil"/>
              <w:bottom w:val="single" w:sz="4" w:space="0" w:color="auto"/>
              <w:right w:val="single" w:sz="4" w:space="0" w:color="auto"/>
            </w:tcBorders>
            <w:shd w:val="clear" w:color="auto" w:fill="auto"/>
            <w:vAlign w:val="center"/>
            <w:hideMark/>
          </w:tcPr>
          <w:p w14:paraId="57F02BD5" w14:textId="77777777" w:rsidR="00954F8A" w:rsidRPr="00276AA1" w:rsidRDefault="00954F8A" w:rsidP="00954F8A">
            <w:pPr>
              <w:ind w:firstLineChars="4" w:firstLine="10"/>
            </w:pPr>
            <w:r w:rsidRPr="00276AA1">
              <w:t>5,132 (13%)</w:t>
            </w:r>
          </w:p>
        </w:tc>
        <w:tc>
          <w:tcPr>
            <w:tcW w:w="2800" w:type="dxa"/>
            <w:tcBorders>
              <w:top w:val="nil"/>
              <w:left w:val="nil"/>
              <w:bottom w:val="single" w:sz="4" w:space="0" w:color="auto"/>
              <w:right w:val="single" w:sz="4" w:space="0" w:color="auto"/>
            </w:tcBorders>
            <w:shd w:val="clear" w:color="auto" w:fill="auto"/>
            <w:vAlign w:val="center"/>
            <w:hideMark/>
          </w:tcPr>
          <w:p w14:paraId="33CE6F76" w14:textId="77777777" w:rsidR="00954F8A" w:rsidRPr="00276AA1" w:rsidRDefault="00954F8A" w:rsidP="00B6145D">
            <w:pPr>
              <w:rPr>
                <w:bCs/>
              </w:rPr>
            </w:pPr>
            <w:r w:rsidRPr="00276AA1">
              <w:rPr>
                <w:bCs/>
              </w:rPr>
              <w:t>2RHZ/4RH</w:t>
            </w:r>
          </w:p>
        </w:tc>
        <w:tc>
          <w:tcPr>
            <w:tcW w:w="1880" w:type="dxa"/>
            <w:tcBorders>
              <w:top w:val="nil"/>
              <w:left w:val="nil"/>
              <w:bottom w:val="single" w:sz="4" w:space="0" w:color="auto"/>
              <w:right w:val="single" w:sz="4" w:space="0" w:color="auto"/>
            </w:tcBorders>
            <w:shd w:val="clear" w:color="auto" w:fill="auto"/>
            <w:vAlign w:val="center"/>
            <w:hideMark/>
          </w:tcPr>
          <w:p w14:paraId="1196C215" w14:textId="77777777" w:rsidR="00954F8A" w:rsidRPr="00276AA1" w:rsidRDefault="00954F8A" w:rsidP="00B6145D">
            <w:r w:rsidRPr="00276AA1">
              <w:t>44 (0.1%)</w:t>
            </w:r>
          </w:p>
        </w:tc>
      </w:tr>
      <w:tr w:rsidR="00954F8A" w:rsidRPr="00276AA1" w14:paraId="6961D818" w14:textId="77777777" w:rsidTr="00954F8A">
        <w:trPr>
          <w:trHeight w:val="30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28753862" w14:textId="77777777" w:rsidR="00954F8A" w:rsidRPr="00276AA1" w:rsidRDefault="00954F8A" w:rsidP="00954F8A">
            <w:pPr>
              <w:rPr>
                <w:bCs/>
              </w:rPr>
            </w:pPr>
            <w:r w:rsidRPr="00276AA1">
              <w:rPr>
                <w:bCs/>
              </w:rPr>
              <w:t>NC Vitamin A Pyridoxine</w:t>
            </w:r>
          </w:p>
        </w:tc>
        <w:tc>
          <w:tcPr>
            <w:tcW w:w="2035" w:type="dxa"/>
            <w:tcBorders>
              <w:top w:val="nil"/>
              <w:left w:val="nil"/>
              <w:bottom w:val="single" w:sz="4" w:space="0" w:color="auto"/>
              <w:right w:val="single" w:sz="4" w:space="0" w:color="auto"/>
            </w:tcBorders>
            <w:shd w:val="clear" w:color="auto" w:fill="auto"/>
            <w:vAlign w:val="center"/>
            <w:hideMark/>
          </w:tcPr>
          <w:p w14:paraId="3400C8CA" w14:textId="77777777" w:rsidR="00954F8A" w:rsidRPr="00276AA1" w:rsidRDefault="00954F8A" w:rsidP="00954F8A">
            <w:r w:rsidRPr="00276AA1">
              <w:t>23,210 (60%)</w:t>
            </w:r>
          </w:p>
        </w:tc>
        <w:tc>
          <w:tcPr>
            <w:tcW w:w="2800" w:type="dxa"/>
            <w:tcBorders>
              <w:top w:val="nil"/>
              <w:left w:val="nil"/>
              <w:bottom w:val="single" w:sz="4" w:space="0" w:color="auto"/>
              <w:right w:val="single" w:sz="4" w:space="0" w:color="auto"/>
            </w:tcBorders>
            <w:shd w:val="clear" w:color="auto" w:fill="auto"/>
            <w:vAlign w:val="center"/>
            <w:hideMark/>
          </w:tcPr>
          <w:p w14:paraId="1D23C846" w14:textId="77777777" w:rsidR="00954F8A" w:rsidRPr="00276AA1" w:rsidRDefault="00954F8A" w:rsidP="00B6145D">
            <w:pPr>
              <w:rPr>
                <w:bCs/>
              </w:rPr>
            </w:pPr>
            <w:r w:rsidRPr="00276AA1">
              <w:rPr>
                <w:bCs/>
              </w:rPr>
              <w:t>2RHZE/10RH</w:t>
            </w:r>
          </w:p>
        </w:tc>
        <w:tc>
          <w:tcPr>
            <w:tcW w:w="1880" w:type="dxa"/>
            <w:tcBorders>
              <w:top w:val="nil"/>
              <w:left w:val="nil"/>
              <w:bottom w:val="single" w:sz="4" w:space="0" w:color="auto"/>
              <w:right w:val="single" w:sz="4" w:space="0" w:color="auto"/>
            </w:tcBorders>
            <w:shd w:val="clear" w:color="auto" w:fill="auto"/>
            <w:vAlign w:val="center"/>
            <w:hideMark/>
          </w:tcPr>
          <w:p w14:paraId="00C6E593" w14:textId="77777777" w:rsidR="00954F8A" w:rsidRPr="00276AA1" w:rsidRDefault="00954F8A" w:rsidP="00B6145D">
            <w:pPr>
              <w:ind w:firstLineChars="14" w:firstLine="34"/>
            </w:pPr>
            <w:r w:rsidRPr="00276AA1">
              <w:t>795 (2.0%)</w:t>
            </w:r>
          </w:p>
        </w:tc>
      </w:tr>
      <w:tr w:rsidR="00954F8A" w:rsidRPr="00276AA1" w14:paraId="19518008" w14:textId="77777777" w:rsidTr="00954F8A">
        <w:trPr>
          <w:trHeight w:val="30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69AC0A8D" w14:textId="77777777" w:rsidR="00954F8A" w:rsidRPr="00276AA1" w:rsidRDefault="00954F8A" w:rsidP="00954F8A">
            <w:pPr>
              <w:rPr>
                <w:bCs/>
              </w:rPr>
            </w:pPr>
            <w:r w:rsidRPr="00276AA1">
              <w:rPr>
                <w:bCs/>
              </w:rPr>
              <w:t>NC Vitamin A</w:t>
            </w:r>
          </w:p>
        </w:tc>
        <w:tc>
          <w:tcPr>
            <w:tcW w:w="2035" w:type="dxa"/>
            <w:tcBorders>
              <w:top w:val="nil"/>
              <w:left w:val="nil"/>
              <w:bottom w:val="single" w:sz="4" w:space="0" w:color="auto"/>
              <w:right w:val="single" w:sz="4" w:space="0" w:color="auto"/>
            </w:tcBorders>
            <w:shd w:val="clear" w:color="auto" w:fill="auto"/>
            <w:vAlign w:val="center"/>
            <w:hideMark/>
          </w:tcPr>
          <w:p w14:paraId="081DB5DE" w14:textId="77777777" w:rsidR="00954F8A" w:rsidRPr="00276AA1" w:rsidRDefault="00954F8A" w:rsidP="00954F8A">
            <w:pPr>
              <w:ind w:firstLineChars="4" w:firstLine="10"/>
            </w:pPr>
            <w:r w:rsidRPr="00276AA1">
              <w:t>1,466 (3.8%)</w:t>
            </w:r>
          </w:p>
        </w:tc>
        <w:tc>
          <w:tcPr>
            <w:tcW w:w="2800" w:type="dxa"/>
            <w:tcBorders>
              <w:top w:val="nil"/>
              <w:left w:val="nil"/>
              <w:bottom w:val="single" w:sz="4" w:space="0" w:color="auto"/>
              <w:right w:val="single" w:sz="4" w:space="0" w:color="auto"/>
            </w:tcBorders>
            <w:shd w:val="clear" w:color="auto" w:fill="auto"/>
            <w:vAlign w:val="center"/>
            <w:hideMark/>
          </w:tcPr>
          <w:p w14:paraId="76D6B5AD" w14:textId="77777777" w:rsidR="00954F8A" w:rsidRPr="00276AA1" w:rsidRDefault="00954F8A" w:rsidP="00B6145D">
            <w:pPr>
              <w:rPr>
                <w:bCs/>
              </w:rPr>
            </w:pPr>
            <w:r w:rsidRPr="00276AA1">
              <w:rPr>
                <w:bCs/>
              </w:rPr>
              <w:t>2RHZE/2RH</w:t>
            </w:r>
          </w:p>
        </w:tc>
        <w:tc>
          <w:tcPr>
            <w:tcW w:w="1880" w:type="dxa"/>
            <w:tcBorders>
              <w:top w:val="nil"/>
              <w:left w:val="nil"/>
              <w:bottom w:val="single" w:sz="4" w:space="0" w:color="auto"/>
              <w:right w:val="single" w:sz="4" w:space="0" w:color="auto"/>
            </w:tcBorders>
            <w:shd w:val="clear" w:color="auto" w:fill="auto"/>
            <w:vAlign w:val="center"/>
            <w:hideMark/>
          </w:tcPr>
          <w:p w14:paraId="2604983F" w14:textId="77777777" w:rsidR="00954F8A" w:rsidRPr="00276AA1" w:rsidRDefault="00954F8A" w:rsidP="00B6145D">
            <w:pPr>
              <w:ind w:firstLineChars="14" w:firstLine="34"/>
            </w:pPr>
            <w:r w:rsidRPr="00276AA1">
              <w:t>1 (&lt;0.1%)</w:t>
            </w:r>
          </w:p>
        </w:tc>
      </w:tr>
      <w:tr w:rsidR="00954F8A" w:rsidRPr="00276AA1" w14:paraId="0FDD2A92" w14:textId="77777777" w:rsidTr="00954F8A">
        <w:trPr>
          <w:trHeight w:val="30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66A96FE5" w14:textId="77777777" w:rsidR="00954F8A" w:rsidRPr="00276AA1" w:rsidRDefault="00954F8A" w:rsidP="00954F8A">
            <w:pPr>
              <w:rPr>
                <w:bCs/>
              </w:rPr>
            </w:pPr>
            <w:r w:rsidRPr="00276AA1">
              <w:rPr>
                <w:bCs/>
              </w:rPr>
              <w:t>NC Pyridoxine</w:t>
            </w:r>
          </w:p>
        </w:tc>
        <w:tc>
          <w:tcPr>
            <w:tcW w:w="2035" w:type="dxa"/>
            <w:tcBorders>
              <w:top w:val="nil"/>
              <w:left w:val="nil"/>
              <w:bottom w:val="single" w:sz="4" w:space="0" w:color="auto"/>
              <w:right w:val="single" w:sz="4" w:space="0" w:color="auto"/>
            </w:tcBorders>
            <w:shd w:val="clear" w:color="auto" w:fill="auto"/>
            <w:vAlign w:val="center"/>
            <w:hideMark/>
          </w:tcPr>
          <w:p w14:paraId="0D369EDA" w14:textId="77777777" w:rsidR="00954F8A" w:rsidRPr="00276AA1" w:rsidRDefault="00954F8A" w:rsidP="00954F8A">
            <w:pPr>
              <w:ind w:firstLineChars="4" w:firstLine="10"/>
            </w:pPr>
            <w:r w:rsidRPr="00276AA1">
              <w:t>1,161 (3.0%)</w:t>
            </w:r>
          </w:p>
        </w:tc>
        <w:tc>
          <w:tcPr>
            <w:tcW w:w="2800" w:type="dxa"/>
            <w:tcBorders>
              <w:top w:val="nil"/>
              <w:left w:val="nil"/>
              <w:bottom w:val="single" w:sz="4" w:space="0" w:color="auto"/>
              <w:right w:val="single" w:sz="4" w:space="0" w:color="auto"/>
            </w:tcBorders>
            <w:shd w:val="clear" w:color="auto" w:fill="auto"/>
            <w:vAlign w:val="center"/>
            <w:hideMark/>
          </w:tcPr>
          <w:p w14:paraId="0378D1F0" w14:textId="77777777" w:rsidR="00954F8A" w:rsidRPr="00276AA1" w:rsidRDefault="00954F8A" w:rsidP="00B6145D">
            <w:pPr>
              <w:ind w:leftChars="-1" w:left="-2"/>
              <w:rPr>
                <w:bCs/>
              </w:rPr>
            </w:pPr>
            <w:r w:rsidRPr="00276AA1">
              <w:rPr>
                <w:bCs/>
              </w:rPr>
              <w:t>2RHZE/4RH</w:t>
            </w:r>
          </w:p>
        </w:tc>
        <w:tc>
          <w:tcPr>
            <w:tcW w:w="1880" w:type="dxa"/>
            <w:tcBorders>
              <w:top w:val="nil"/>
              <w:left w:val="nil"/>
              <w:bottom w:val="single" w:sz="4" w:space="0" w:color="auto"/>
              <w:right w:val="single" w:sz="4" w:space="0" w:color="auto"/>
            </w:tcBorders>
            <w:shd w:val="clear" w:color="auto" w:fill="auto"/>
            <w:vAlign w:val="center"/>
            <w:hideMark/>
          </w:tcPr>
          <w:p w14:paraId="4D1A9544" w14:textId="77777777" w:rsidR="00954F8A" w:rsidRPr="00276AA1" w:rsidRDefault="00954F8A" w:rsidP="00B6145D">
            <w:r w:rsidRPr="00276AA1">
              <w:t>38,102 (98%)</w:t>
            </w:r>
          </w:p>
        </w:tc>
      </w:tr>
      <w:tr w:rsidR="00954F8A" w:rsidRPr="00276AA1" w14:paraId="2F5FF2E8" w14:textId="77777777" w:rsidTr="00954F8A">
        <w:trPr>
          <w:trHeight w:val="30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32B6E6DA" w14:textId="77777777" w:rsidR="00954F8A" w:rsidRPr="00276AA1" w:rsidRDefault="00954F8A" w:rsidP="00954F8A">
            <w:pPr>
              <w:rPr>
                <w:bCs/>
              </w:rPr>
            </w:pPr>
            <w:r w:rsidRPr="00276AA1">
              <w:rPr>
                <w:bCs/>
              </w:rPr>
              <w:t>NC FBF Vitamin A Pyridoxine</w:t>
            </w:r>
          </w:p>
        </w:tc>
        <w:tc>
          <w:tcPr>
            <w:tcW w:w="2035" w:type="dxa"/>
            <w:tcBorders>
              <w:top w:val="nil"/>
              <w:left w:val="nil"/>
              <w:bottom w:val="single" w:sz="4" w:space="0" w:color="auto"/>
              <w:right w:val="single" w:sz="4" w:space="0" w:color="auto"/>
            </w:tcBorders>
            <w:shd w:val="clear" w:color="auto" w:fill="auto"/>
            <w:vAlign w:val="center"/>
            <w:hideMark/>
          </w:tcPr>
          <w:p w14:paraId="2DC2FB6F" w14:textId="77777777" w:rsidR="00954F8A" w:rsidRPr="00276AA1" w:rsidRDefault="00954F8A" w:rsidP="00954F8A">
            <w:pPr>
              <w:ind w:firstLineChars="4" w:firstLine="10"/>
            </w:pPr>
            <w:r w:rsidRPr="00276AA1">
              <w:t>2,533 (6.5%)</w:t>
            </w:r>
          </w:p>
        </w:tc>
        <w:tc>
          <w:tcPr>
            <w:tcW w:w="2800" w:type="dxa"/>
            <w:tcBorders>
              <w:top w:val="nil"/>
              <w:left w:val="nil"/>
              <w:bottom w:val="single" w:sz="4" w:space="0" w:color="auto"/>
              <w:right w:val="single" w:sz="4" w:space="0" w:color="auto"/>
            </w:tcBorders>
            <w:shd w:val="clear" w:color="auto" w:fill="auto"/>
            <w:vAlign w:val="center"/>
            <w:hideMark/>
          </w:tcPr>
          <w:p w14:paraId="2C349AAE" w14:textId="77777777" w:rsidR="00954F8A" w:rsidRPr="00276AA1" w:rsidRDefault="00954F8A" w:rsidP="00B6145D">
            <w:pPr>
              <w:rPr>
                <w:bCs/>
              </w:rPr>
            </w:pPr>
            <w:r w:rsidRPr="00276AA1">
              <w:rPr>
                <w:bCs/>
              </w:rPr>
              <w:t>2SRHZE/1RHZE/5RHE</w:t>
            </w:r>
          </w:p>
        </w:tc>
        <w:tc>
          <w:tcPr>
            <w:tcW w:w="1880" w:type="dxa"/>
            <w:tcBorders>
              <w:top w:val="nil"/>
              <w:left w:val="nil"/>
              <w:bottom w:val="single" w:sz="4" w:space="0" w:color="auto"/>
              <w:right w:val="single" w:sz="4" w:space="0" w:color="auto"/>
            </w:tcBorders>
            <w:shd w:val="clear" w:color="auto" w:fill="auto"/>
            <w:vAlign w:val="center"/>
            <w:hideMark/>
          </w:tcPr>
          <w:p w14:paraId="791ED861" w14:textId="77777777" w:rsidR="00954F8A" w:rsidRPr="00276AA1" w:rsidRDefault="00954F8A" w:rsidP="00B6145D">
            <w:r w:rsidRPr="00276AA1">
              <w:t>3 (&lt;0.1%)</w:t>
            </w:r>
          </w:p>
        </w:tc>
      </w:tr>
      <w:tr w:rsidR="00954F8A" w:rsidRPr="00276AA1" w14:paraId="0F3C6A24" w14:textId="77777777" w:rsidTr="00954F8A">
        <w:trPr>
          <w:trHeight w:val="300"/>
        </w:trPr>
        <w:tc>
          <w:tcPr>
            <w:tcW w:w="2960" w:type="dxa"/>
            <w:tcBorders>
              <w:top w:val="nil"/>
              <w:left w:val="single" w:sz="4" w:space="0" w:color="auto"/>
              <w:bottom w:val="single" w:sz="4" w:space="0" w:color="auto"/>
              <w:right w:val="single" w:sz="4" w:space="0" w:color="auto"/>
            </w:tcBorders>
            <w:shd w:val="clear" w:color="auto" w:fill="auto"/>
            <w:vAlign w:val="center"/>
            <w:hideMark/>
          </w:tcPr>
          <w:p w14:paraId="0EF676E4" w14:textId="77777777" w:rsidR="00954F8A" w:rsidRPr="00276AA1" w:rsidRDefault="00954F8A" w:rsidP="00954F8A">
            <w:pPr>
              <w:rPr>
                <w:bCs/>
              </w:rPr>
            </w:pPr>
            <w:r w:rsidRPr="00276AA1">
              <w:rPr>
                <w:bCs/>
              </w:rPr>
              <w:t>Other combinations</w:t>
            </w:r>
          </w:p>
        </w:tc>
        <w:tc>
          <w:tcPr>
            <w:tcW w:w="2035" w:type="dxa"/>
            <w:tcBorders>
              <w:top w:val="nil"/>
              <w:left w:val="nil"/>
              <w:bottom w:val="single" w:sz="4" w:space="0" w:color="auto"/>
              <w:right w:val="single" w:sz="4" w:space="0" w:color="auto"/>
            </w:tcBorders>
            <w:shd w:val="clear" w:color="auto" w:fill="auto"/>
            <w:vAlign w:val="center"/>
            <w:hideMark/>
          </w:tcPr>
          <w:p w14:paraId="203BBCAE" w14:textId="77777777" w:rsidR="00954F8A" w:rsidRPr="00276AA1" w:rsidRDefault="00954F8A" w:rsidP="00954F8A">
            <w:pPr>
              <w:ind w:firstLineChars="4" w:firstLine="10"/>
            </w:pPr>
            <w:r w:rsidRPr="00276AA1">
              <w:t>&lt;2% each</w:t>
            </w:r>
          </w:p>
        </w:tc>
        <w:tc>
          <w:tcPr>
            <w:tcW w:w="2800" w:type="dxa"/>
            <w:tcBorders>
              <w:top w:val="nil"/>
              <w:left w:val="nil"/>
              <w:bottom w:val="single" w:sz="4" w:space="0" w:color="auto"/>
              <w:right w:val="single" w:sz="4" w:space="0" w:color="auto"/>
            </w:tcBorders>
            <w:shd w:val="clear" w:color="auto" w:fill="auto"/>
            <w:vAlign w:val="center"/>
            <w:hideMark/>
          </w:tcPr>
          <w:p w14:paraId="2EC22D5D" w14:textId="77777777" w:rsidR="00954F8A" w:rsidRPr="00276AA1" w:rsidRDefault="00954F8A" w:rsidP="00B6145D">
            <w:pPr>
              <w:rPr>
                <w:bCs/>
              </w:rPr>
            </w:pPr>
            <w:r w:rsidRPr="00276AA1">
              <w:rPr>
                <w:bCs/>
              </w:rPr>
              <w:t>Other</w:t>
            </w:r>
          </w:p>
        </w:tc>
        <w:tc>
          <w:tcPr>
            <w:tcW w:w="1880" w:type="dxa"/>
            <w:tcBorders>
              <w:top w:val="nil"/>
              <w:left w:val="nil"/>
              <w:bottom w:val="single" w:sz="4" w:space="0" w:color="auto"/>
              <w:right w:val="single" w:sz="4" w:space="0" w:color="auto"/>
            </w:tcBorders>
            <w:shd w:val="clear" w:color="auto" w:fill="auto"/>
            <w:vAlign w:val="center"/>
            <w:hideMark/>
          </w:tcPr>
          <w:p w14:paraId="6A530D91" w14:textId="77777777" w:rsidR="00954F8A" w:rsidRPr="00276AA1" w:rsidRDefault="00954F8A" w:rsidP="00B6145D">
            <w:r w:rsidRPr="00276AA1">
              <w:t>4 (&lt;0.1%)</w:t>
            </w:r>
          </w:p>
        </w:tc>
      </w:tr>
    </w:tbl>
    <w:p w14:paraId="1BC0A13A" w14:textId="77777777" w:rsidR="00105FA0" w:rsidRDefault="00105FA0">
      <w:pPr>
        <w:rPr>
          <w:b/>
          <w:bCs/>
          <w:iCs/>
        </w:rPr>
      </w:pPr>
    </w:p>
    <w:p w14:paraId="47F5DFBF" w14:textId="77777777" w:rsidR="00105FA0" w:rsidRPr="009206C8" w:rsidRDefault="009206C8" w:rsidP="009206C8">
      <w:pPr>
        <w:spacing w:line="360" w:lineRule="auto"/>
        <w:rPr>
          <w:bCs/>
          <w:iCs/>
        </w:rPr>
      </w:pPr>
      <w:r>
        <w:rPr>
          <w:bCs/>
          <w:iCs/>
        </w:rPr>
        <w:t>A high proportion of cases were cure 38,076 (98%), 554 (1.4%) completed treatment, 229 (0.6%) failed, 23 (&lt; 0.1%) died and 54 (0.1%) were lost to follow up (Table 8).</w:t>
      </w:r>
    </w:p>
    <w:p w14:paraId="3E958CA3" w14:textId="77777777" w:rsidR="00105FA0" w:rsidRDefault="00105FA0">
      <w:pPr>
        <w:rPr>
          <w:b/>
          <w:bCs/>
          <w:iCs/>
        </w:rPr>
      </w:pPr>
    </w:p>
    <w:p w14:paraId="0A41126C" w14:textId="77777777" w:rsidR="00105FA0" w:rsidRDefault="00105FA0" w:rsidP="00105FA0">
      <w:pPr>
        <w:pStyle w:val="Heading4"/>
        <w:spacing w:before="0" w:line="360" w:lineRule="auto"/>
        <w:rPr>
          <w:b w:val="0"/>
          <w:bCs w:val="0"/>
          <w:lang w:val="en-US"/>
        </w:rPr>
      </w:pPr>
      <w:r w:rsidRPr="0084398D">
        <w:rPr>
          <w:rFonts w:ascii="Times New Roman" w:hAnsi="Times New Roman" w:cs="Times New Roman"/>
          <w:i w:val="0"/>
          <w:color w:val="auto"/>
        </w:rPr>
        <w:t xml:space="preserve">Table </w:t>
      </w:r>
      <w:r w:rsidR="00F43091">
        <w:rPr>
          <w:rFonts w:ascii="Times New Roman" w:hAnsi="Times New Roman" w:cs="Times New Roman"/>
          <w:i w:val="0"/>
          <w:color w:val="auto"/>
        </w:rPr>
        <w:t>10</w:t>
      </w:r>
      <w:r w:rsidRPr="0084398D">
        <w:rPr>
          <w:rFonts w:ascii="Times New Roman" w:hAnsi="Times New Roman" w:cs="Times New Roman"/>
          <w:i w:val="0"/>
          <w:color w:val="auto"/>
        </w:rPr>
        <w:t xml:space="preserve">: </w:t>
      </w:r>
      <w:r>
        <w:rPr>
          <w:rFonts w:ascii="Times New Roman" w:hAnsi="Times New Roman" w:cs="Times New Roman"/>
          <w:i w:val="0"/>
          <w:color w:val="auto"/>
        </w:rPr>
        <w:t>Treatment outcome</w:t>
      </w:r>
    </w:p>
    <w:p w14:paraId="7D6C7E77" w14:textId="77777777" w:rsidR="00105FA0" w:rsidRPr="00105FA0" w:rsidRDefault="00105FA0">
      <w:pPr>
        <w:rPr>
          <w:b/>
          <w:bCs/>
          <w:iCs/>
          <w:lang w:val="en-US"/>
        </w:rPr>
      </w:pPr>
    </w:p>
    <w:tbl>
      <w:tblPr>
        <w:tblW w:w="9760"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3320"/>
        <w:gridCol w:w="3220"/>
        <w:gridCol w:w="3220"/>
      </w:tblGrid>
      <w:tr w:rsidR="00105FA0" w14:paraId="388415A1" w14:textId="77777777" w:rsidTr="00105FA0">
        <w:trPr>
          <w:trHeight w:val="300"/>
        </w:trPr>
        <w:tc>
          <w:tcPr>
            <w:tcW w:w="3320" w:type="dxa"/>
            <w:shd w:val="clear" w:color="auto" w:fill="auto"/>
            <w:vAlign w:val="center"/>
            <w:hideMark/>
          </w:tcPr>
          <w:p w14:paraId="463C9524" w14:textId="77777777" w:rsidR="00105FA0" w:rsidRDefault="00105FA0">
            <w:pPr>
              <w:ind w:firstLineChars="100" w:firstLine="240"/>
            </w:pPr>
            <w:r>
              <w:t>Treatment Outcome</w:t>
            </w:r>
          </w:p>
        </w:tc>
        <w:tc>
          <w:tcPr>
            <w:tcW w:w="3220" w:type="dxa"/>
            <w:shd w:val="clear" w:color="auto" w:fill="auto"/>
            <w:vAlign w:val="center"/>
            <w:hideMark/>
          </w:tcPr>
          <w:p w14:paraId="1D324DF0" w14:textId="77777777" w:rsidR="00105FA0" w:rsidRDefault="00D24C48">
            <w:pPr>
              <w:ind w:firstLineChars="100" w:firstLine="240"/>
            </w:pPr>
            <w:r>
              <w:t>Frequency</w:t>
            </w:r>
          </w:p>
        </w:tc>
        <w:tc>
          <w:tcPr>
            <w:tcW w:w="3220" w:type="dxa"/>
            <w:vAlign w:val="center"/>
          </w:tcPr>
          <w:p w14:paraId="2DE4AB15" w14:textId="77777777" w:rsidR="00105FA0" w:rsidRDefault="00105FA0" w:rsidP="000C04B9">
            <w:pPr>
              <w:ind w:firstLineChars="100" w:firstLine="240"/>
            </w:pPr>
            <w:r>
              <w:t>Percentage</w:t>
            </w:r>
          </w:p>
        </w:tc>
      </w:tr>
      <w:tr w:rsidR="00105FA0" w14:paraId="29503147" w14:textId="77777777" w:rsidTr="00105FA0">
        <w:trPr>
          <w:trHeight w:val="300"/>
        </w:trPr>
        <w:tc>
          <w:tcPr>
            <w:tcW w:w="3320" w:type="dxa"/>
            <w:shd w:val="clear" w:color="auto" w:fill="auto"/>
            <w:vAlign w:val="center"/>
            <w:hideMark/>
          </w:tcPr>
          <w:p w14:paraId="3E3E8287" w14:textId="77777777" w:rsidR="00105FA0" w:rsidRDefault="00105FA0">
            <w:pPr>
              <w:ind w:firstLineChars="100" w:firstLine="240"/>
            </w:pPr>
            <w:r>
              <w:t>Cured</w:t>
            </w:r>
          </w:p>
        </w:tc>
        <w:tc>
          <w:tcPr>
            <w:tcW w:w="3220" w:type="dxa"/>
            <w:shd w:val="clear" w:color="auto" w:fill="auto"/>
            <w:vAlign w:val="center"/>
            <w:hideMark/>
          </w:tcPr>
          <w:p w14:paraId="7F2241FE" w14:textId="77777777" w:rsidR="00105FA0" w:rsidRDefault="00105FA0" w:rsidP="00D24C48">
            <w:pPr>
              <w:ind w:firstLineChars="100" w:firstLine="240"/>
            </w:pPr>
            <w:r>
              <w:t>38,076</w:t>
            </w:r>
          </w:p>
        </w:tc>
        <w:tc>
          <w:tcPr>
            <w:tcW w:w="3220" w:type="dxa"/>
            <w:vAlign w:val="center"/>
          </w:tcPr>
          <w:p w14:paraId="604A9C04" w14:textId="77777777" w:rsidR="00105FA0" w:rsidRDefault="00105FA0" w:rsidP="000C04B9">
            <w:pPr>
              <w:ind w:firstLineChars="100" w:firstLine="240"/>
            </w:pPr>
            <w:r>
              <w:t xml:space="preserve"> 98</w:t>
            </w:r>
          </w:p>
        </w:tc>
      </w:tr>
      <w:tr w:rsidR="00105FA0" w14:paraId="64FEF07C" w14:textId="77777777" w:rsidTr="00105FA0">
        <w:trPr>
          <w:trHeight w:val="300"/>
        </w:trPr>
        <w:tc>
          <w:tcPr>
            <w:tcW w:w="3320" w:type="dxa"/>
            <w:shd w:val="clear" w:color="auto" w:fill="auto"/>
            <w:vAlign w:val="center"/>
            <w:hideMark/>
          </w:tcPr>
          <w:p w14:paraId="047F32E2" w14:textId="77777777" w:rsidR="00105FA0" w:rsidRDefault="00105FA0">
            <w:pPr>
              <w:ind w:firstLineChars="100" w:firstLine="240"/>
            </w:pPr>
            <w:r>
              <w:t>Treatment Completed</w:t>
            </w:r>
          </w:p>
        </w:tc>
        <w:tc>
          <w:tcPr>
            <w:tcW w:w="3220" w:type="dxa"/>
            <w:shd w:val="clear" w:color="auto" w:fill="auto"/>
            <w:vAlign w:val="center"/>
            <w:hideMark/>
          </w:tcPr>
          <w:p w14:paraId="1ECFC386" w14:textId="77777777" w:rsidR="00105FA0" w:rsidRDefault="00105FA0" w:rsidP="00D24C48">
            <w:pPr>
              <w:ind w:firstLineChars="100" w:firstLine="240"/>
            </w:pPr>
            <w:r>
              <w:t>554</w:t>
            </w:r>
          </w:p>
        </w:tc>
        <w:tc>
          <w:tcPr>
            <w:tcW w:w="3220" w:type="dxa"/>
            <w:vAlign w:val="center"/>
          </w:tcPr>
          <w:p w14:paraId="238CA0BB" w14:textId="77777777" w:rsidR="00105FA0" w:rsidRDefault="00105FA0" w:rsidP="000C04B9">
            <w:pPr>
              <w:ind w:firstLineChars="100" w:firstLine="240"/>
            </w:pPr>
            <w:r>
              <w:t>1.4</w:t>
            </w:r>
          </w:p>
        </w:tc>
      </w:tr>
      <w:tr w:rsidR="00105FA0" w14:paraId="51002A12" w14:textId="77777777" w:rsidTr="00105FA0">
        <w:trPr>
          <w:trHeight w:val="300"/>
        </w:trPr>
        <w:tc>
          <w:tcPr>
            <w:tcW w:w="3320" w:type="dxa"/>
            <w:shd w:val="clear" w:color="auto" w:fill="auto"/>
            <w:vAlign w:val="center"/>
            <w:hideMark/>
          </w:tcPr>
          <w:p w14:paraId="235CBAFC" w14:textId="77777777" w:rsidR="00105FA0" w:rsidRDefault="00105FA0">
            <w:pPr>
              <w:ind w:firstLineChars="100" w:firstLine="240"/>
            </w:pPr>
            <w:r>
              <w:t>Failed</w:t>
            </w:r>
          </w:p>
        </w:tc>
        <w:tc>
          <w:tcPr>
            <w:tcW w:w="3220" w:type="dxa"/>
            <w:shd w:val="clear" w:color="auto" w:fill="auto"/>
            <w:vAlign w:val="center"/>
            <w:hideMark/>
          </w:tcPr>
          <w:p w14:paraId="377E2BA4" w14:textId="77777777" w:rsidR="00105FA0" w:rsidRDefault="00105FA0" w:rsidP="00D24C48">
            <w:pPr>
              <w:ind w:firstLineChars="100" w:firstLine="240"/>
            </w:pPr>
            <w:r>
              <w:t>229</w:t>
            </w:r>
          </w:p>
        </w:tc>
        <w:tc>
          <w:tcPr>
            <w:tcW w:w="3220" w:type="dxa"/>
            <w:vAlign w:val="center"/>
          </w:tcPr>
          <w:p w14:paraId="7E5D0119" w14:textId="77777777" w:rsidR="00105FA0" w:rsidRDefault="00105FA0" w:rsidP="000C04B9">
            <w:pPr>
              <w:ind w:firstLineChars="100" w:firstLine="240"/>
            </w:pPr>
            <w:r>
              <w:t>0.6</w:t>
            </w:r>
          </w:p>
        </w:tc>
      </w:tr>
      <w:tr w:rsidR="00105FA0" w14:paraId="1953E165" w14:textId="77777777" w:rsidTr="00105FA0">
        <w:trPr>
          <w:trHeight w:val="300"/>
        </w:trPr>
        <w:tc>
          <w:tcPr>
            <w:tcW w:w="3320" w:type="dxa"/>
            <w:shd w:val="clear" w:color="auto" w:fill="auto"/>
            <w:vAlign w:val="center"/>
            <w:hideMark/>
          </w:tcPr>
          <w:p w14:paraId="0E5AD679" w14:textId="77777777" w:rsidR="00105FA0" w:rsidRDefault="00105FA0">
            <w:pPr>
              <w:ind w:firstLineChars="100" w:firstLine="240"/>
            </w:pPr>
            <w:r>
              <w:t>Died</w:t>
            </w:r>
          </w:p>
        </w:tc>
        <w:tc>
          <w:tcPr>
            <w:tcW w:w="3220" w:type="dxa"/>
            <w:shd w:val="clear" w:color="auto" w:fill="auto"/>
            <w:vAlign w:val="center"/>
            <w:hideMark/>
          </w:tcPr>
          <w:p w14:paraId="4DE2A2F1" w14:textId="77777777" w:rsidR="00105FA0" w:rsidRDefault="00105FA0" w:rsidP="00D24C48">
            <w:pPr>
              <w:ind w:firstLineChars="100" w:firstLine="240"/>
            </w:pPr>
            <w:r>
              <w:t>23</w:t>
            </w:r>
          </w:p>
        </w:tc>
        <w:tc>
          <w:tcPr>
            <w:tcW w:w="3220" w:type="dxa"/>
            <w:vAlign w:val="center"/>
          </w:tcPr>
          <w:p w14:paraId="0A91E03B" w14:textId="77777777" w:rsidR="00105FA0" w:rsidRDefault="00105FA0" w:rsidP="000C04B9">
            <w:pPr>
              <w:ind w:firstLineChars="100" w:firstLine="240"/>
            </w:pPr>
            <w:r>
              <w:t>&lt;0.1</w:t>
            </w:r>
          </w:p>
        </w:tc>
      </w:tr>
      <w:tr w:rsidR="00105FA0" w14:paraId="712FFE0E" w14:textId="77777777" w:rsidTr="00105FA0">
        <w:trPr>
          <w:trHeight w:val="300"/>
        </w:trPr>
        <w:tc>
          <w:tcPr>
            <w:tcW w:w="3320" w:type="dxa"/>
            <w:shd w:val="clear" w:color="auto" w:fill="auto"/>
            <w:vAlign w:val="center"/>
            <w:hideMark/>
          </w:tcPr>
          <w:p w14:paraId="41FAAEBE" w14:textId="77777777" w:rsidR="00105FA0" w:rsidRDefault="00105FA0">
            <w:pPr>
              <w:ind w:firstLineChars="100" w:firstLine="240"/>
            </w:pPr>
            <w:r>
              <w:t>Lost to Follow-up</w:t>
            </w:r>
          </w:p>
        </w:tc>
        <w:tc>
          <w:tcPr>
            <w:tcW w:w="3220" w:type="dxa"/>
            <w:shd w:val="clear" w:color="auto" w:fill="auto"/>
            <w:vAlign w:val="center"/>
            <w:hideMark/>
          </w:tcPr>
          <w:p w14:paraId="490E7AB3" w14:textId="77777777" w:rsidR="00105FA0" w:rsidRDefault="00105FA0" w:rsidP="00D24C48">
            <w:pPr>
              <w:ind w:firstLineChars="100" w:firstLine="240"/>
            </w:pPr>
            <w:r>
              <w:t>54</w:t>
            </w:r>
          </w:p>
        </w:tc>
        <w:tc>
          <w:tcPr>
            <w:tcW w:w="3220" w:type="dxa"/>
            <w:vAlign w:val="center"/>
          </w:tcPr>
          <w:p w14:paraId="4B861066" w14:textId="77777777" w:rsidR="00105FA0" w:rsidRDefault="00105FA0" w:rsidP="000C04B9">
            <w:pPr>
              <w:ind w:firstLineChars="100" w:firstLine="240"/>
            </w:pPr>
            <w:r>
              <w:t>0.1</w:t>
            </w:r>
          </w:p>
        </w:tc>
      </w:tr>
      <w:tr w:rsidR="00105FA0" w14:paraId="643782AD" w14:textId="77777777" w:rsidTr="00105FA0">
        <w:trPr>
          <w:trHeight w:val="300"/>
        </w:trPr>
        <w:tc>
          <w:tcPr>
            <w:tcW w:w="3320" w:type="dxa"/>
            <w:shd w:val="clear" w:color="auto" w:fill="auto"/>
            <w:vAlign w:val="center"/>
            <w:hideMark/>
          </w:tcPr>
          <w:p w14:paraId="59325998" w14:textId="77777777" w:rsidR="00105FA0" w:rsidRDefault="00105FA0">
            <w:pPr>
              <w:ind w:firstLineChars="100" w:firstLine="240"/>
            </w:pPr>
            <w:r>
              <w:t>Transferred Out</w:t>
            </w:r>
          </w:p>
        </w:tc>
        <w:tc>
          <w:tcPr>
            <w:tcW w:w="3220" w:type="dxa"/>
            <w:shd w:val="clear" w:color="auto" w:fill="auto"/>
            <w:vAlign w:val="center"/>
            <w:hideMark/>
          </w:tcPr>
          <w:p w14:paraId="7BA3F574" w14:textId="77777777" w:rsidR="00105FA0" w:rsidRDefault="00105FA0" w:rsidP="00D24C48">
            <w:pPr>
              <w:ind w:firstLineChars="100" w:firstLine="240"/>
            </w:pPr>
            <w:r>
              <w:t>12</w:t>
            </w:r>
          </w:p>
        </w:tc>
        <w:tc>
          <w:tcPr>
            <w:tcW w:w="3220" w:type="dxa"/>
            <w:vAlign w:val="center"/>
          </w:tcPr>
          <w:p w14:paraId="5C0C7027" w14:textId="77777777" w:rsidR="00105FA0" w:rsidRDefault="00105FA0" w:rsidP="000C04B9">
            <w:pPr>
              <w:ind w:firstLineChars="100" w:firstLine="240"/>
            </w:pPr>
            <w:r>
              <w:t>&lt;0.1</w:t>
            </w:r>
          </w:p>
        </w:tc>
      </w:tr>
      <w:tr w:rsidR="00105FA0" w14:paraId="7528ED36" w14:textId="77777777" w:rsidTr="00105FA0">
        <w:trPr>
          <w:trHeight w:val="300"/>
        </w:trPr>
        <w:tc>
          <w:tcPr>
            <w:tcW w:w="3320" w:type="dxa"/>
            <w:shd w:val="clear" w:color="auto" w:fill="auto"/>
            <w:vAlign w:val="center"/>
            <w:hideMark/>
          </w:tcPr>
          <w:p w14:paraId="409D0003" w14:textId="77777777" w:rsidR="00105FA0" w:rsidRDefault="00105FA0">
            <w:pPr>
              <w:ind w:firstLineChars="100" w:firstLine="240"/>
            </w:pPr>
            <w:r>
              <w:t>On Treatment</w:t>
            </w:r>
          </w:p>
        </w:tc>
        <w:tc>
          <w:tcPr>
            <w:tcW w:w="3220" w:type="dxa"/>
            <w:shd w:val="clear" w:color="auto" w:fill="auto"/>
            <w:vAlign w:val="center"/>
            <w:hideMark/>
          </w:tcPr>
          <w:p w14:paraId="621652C6" w14:textId="77777777" w:rsidR="00105FA0" w:rsidRDefault="00D24C48">
            <w:pPr>
              <w:ind w:firstLineChars="100" w:firstLine="240"/>
            </w:pPr>
            <w:r>
              <w:t>1</w:t>
            </w:r>
          </w:p>
        </w:tc>
        <w:tc>
          <w:tcPr>
            <w:tcW w:w="3220" w:type="dxa"/>
            <w:vAlign w:val="center"/>
          </w:tcPr>
          <w:p w14:paraId="0D724E0C" w14:textId="77777777" w:rsidR="00105FA0" w:rsidRDefault="00105FA0" w:rsidP="000C04B9">
            <w:pPr>
              <w:ind w:firstLineChars="100" w:firstLine="240"/>
            </w:pPr>
            <w:r>
              <w:t>&lt;0.1</w:t>
            </w:r>
          </w:p>
        </w:tc>
      </w:tr>
    </w:tbl>
    <w:p w14:paraId="3E211C11" w14:textId="77777777" w:rsidR="00C05801" w:rsidRDefault="00C05801">
      <w:pPr>
        <w:rPr>
          <w:b/>
          <w:bCs/>
          <w:iCs/>
        </w:rPr>
      </w:pPr>
    </w:p>
    <w:p w14:paraId="173E7DF0" w14:textId="77777777" w:rsidR="00F43091" w:rsidRDefault="00F43091">
      <w:pPr>
        <w:rPr>
          <w:b/>
          <w:bCs/>
          <w:iCs/>
        </w:rPr>
      </w:pPr>
    </w:p>
    <w:p w14:paraId="537217C9" w14:textId="77777777" w:rsidR="009206C8" w:rsidRDefault="00610919" w:rsidP="00E45CD2">
      <w:pPr>
        <w:spacing w:line="360" w:lineRule="auto"/>
      </w:pPr>
      <w:r>
        <w:lastRenderedPageBreak/>
        <w:t>4.2:</w:t>
      </w:r>
      <w:r>
        <w:tab/>
      </w:r>
      <w:r w:rsidRPr="001B7ACF">
        <w:rPr>
          <w:b/>
        </w:rPr>
        <w:t>I</w:t>
      </w:r>
      <w:r w:rsidR="009206C8" w:rsidRPr="001B7ACF">
        <w:rPr>
          <w:b/>
        </w:rPr>
        <w:t xml:space="preserve">nfluence of the COVID-19 pandemic on the occurrence of tuberculosis </w:t>
      </w:r>
    </w:p>
    <w:p w14:paraId="5B074B51" w14:textId="77777777" w:rsidR="009206C8" w:rsidRDefault="001B7ACF" w:rsidP="00E45CD2">
      <w:pPr>
        <w:spacing w:line="360" w:lineRule="auto"/>
        <w:jc w:val="both"/>
      </w:pPr>
      <w:r>
        <w:t xml:space="preserve">According to the data, there was a rise in </w:t>
      </w:r>
      <w:commentRangeStart w:id="172"/>
      <w:r>
        <w:t xml:space="preserve">COVID </w:t>
      </w:r>
      <w:commentRangeEnd w:id="172"/>
      <w:r w:rsidR="00276AA1">
        <w:rPr>
          <w:rStyle w:val="CommentReference"/>
          <w:rFonts w:asciiTheme="minorHAnsi" w:eastAsiaTheme="minorHAnsi" w:hAnsiTheme="minorHAnsi" w:cstheme="minorBidi"/>
          <w:lang w:val="en-US"/>
        </w:rPr>
        <w:commentReference w:id="172"/>
      </w:r>
      <w:r>
        <w:t>cases from 413 during pre-COVID period to 38,536 during the COVID period</w:t>
      </w:r>
      <w:r w:rsidR="00033F22">
        <w:t>.  Mortality rate at pre-COVID was 0 (0%), while this rose to 23 (0.06%) during the COVID period.</w:t>
      </w:r>
      <w:r>
        <w:t xml:space="preserve"> (Table 12)</w:t>
      </w:r>
    </w:p>
    <w:p w14:paraId="41E13F56" w14:textId="77777777" w:rsidR="001B7ACF" w:rsidRDefault="001B7ACF" w:rsidP="001B7ACF">
      <w:pPr>
        <w:spacing w:line="360" w:lineRule="auto"/>
        <w:jc w:val="both"/>
      </w:pPr>
    </w:p>
    <w:p w14:paraId="7947A912" w14:textId="77777777" w:rsidR="00F43091" w:rsidRDefault="00F43091" w:rsidP="00F43091">
      <w:pPr>
        <w:pStyle w:val="Heading4"/>
        <w:spacing w:before="0" w:line="360" w:lineRule="auto"/>
        <w:rPr>
          <w:b w:val="0"/>
          <w:bCs w:val="0"/>
          <w:lang w:val="en-US"/>
        </w:rPr>
      </w:pPr>
      <w:r w:rsidRPr="0084398D">
        <w:rPr>
          <w:rFonts w:ascii="Times New Roman" w:hAnsi="Times New Roman" w:cs="Times New Roman"/>
          <w:i w:val="0"/>
          <w:color w:val="auto"/>
        </w:rPr>
        <w:t xml:space="preserve">Table </w:t>
      </w:r>
      <w:r>
        <w:rPr>
          <w:rFonts w:ascii="Times New Roman" w:hAnsi="Times New Roman" w:cs="Times New Roman"/>
          <w:i w:val="0"/>
          <w:color w:val="auto"/>
        </w:rPr>
        <w:t>11</w:t>
      </w:r>
      <w:r w:rsidRPr="0084398D">
        <w:rPr>
          <w:rFonts w:ascii="Times New Roman" w:hAnsi="Times New Roman" w:cs="Times New Roman"/>
          <w:i w:val="0"/>
          <w:color w:val="auto"/>
        </w:rPr>
        <w:t xml:space="preserve">: </w:t>
      </w:r>
      <w:r w:rsidR="001B7ACF">
        <w:rPr>
          <w:rFonts w:ascii="Times New Roman" w:hAnsi="Times New Roman" w:cs="Times New Roman"/>
          <w:i w:val="0"/>
          <w:color w:val="auto"/>
        </w:rPr>
        <w:t>TB cases and Mortality before and during COVID periods</w:t>
      </w:r>
    </w:p>
    <w:p w14:paraId="4D2E07C8" w14:textId="77777777" w:rsidR="00DF250D" w:rsidRDefault="00DF250D" w:rsidP="00DF250D">
      <w:pPr>
        <w:rPr>
          <w:b/>
          <w:bCs/>
          <w:iCs/>
        </w:rPr>
      </w:pPr>
    </w:p>
    <w:tbl>
      <w:tblPr>
        <w:tblW w:w="8020" w:type="dxa"/>
        <w:tblInd w:w="-27" w:type="dxa"/>
        <w:tblLook w:val="04A0" w:firstRow="1" w:lastRow="0" w:firstColumn="1" w:lastColumn="0" w:noHBand="0" w:noVBand="1"/>
      </w:tblPr>
      <w:tblGrid>
        <w:gridCol w:w="2100"/>
        <w:gridCol w:w="1780"/>
        <w:gridCol w:w="1840"/>
        <w:gridCol w:w="2300"/>
      </w:tblGrid>
      <w:tr w:rsidR="00033F22" w:rsidRPr="00033F22" w14:paraId="38544F80" w14:textId="77777777" w:rsidTr="00033F22">
        <w:trPr>
          <w:trHeight w:val="315"/>
        </w:trPr>
        <w:tc>
          <w:tcPr>
            <w:tcW w:w="2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ED6163" w14:textId="77777777" w:rsidR="00033F22" w:rsidRPr="00033F22" w:rsidRDefault="00033F22">
            <w:pPr>
              <w:ind w:firstLineChars="100" w:firstLine="240"/>
              <w:rPr>
                <w:bCs/>
                <w:color w:val="000000"/>
              </w:rPr>
            </w:pPr>
            <w:r w:rsidRPr="00033F22">
              <w:rPr>
                <w:bCs/>
                <w:iCs/>
                <w:color w:val="000000"/>
              </w:rPr>
              <w:t>Period</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14:paraId="22BE1C16" w14:textId="77777777" w:rsidR="00033F22" w:rsidRPr="00033F22" w:rsidRDefault="00033F22">
            <w:pPr>
              <w:ind w:firstLineChars="100" w:firstLine="240"/>
              <w:rPr>
                <w:bCs/>
                <w:color w:val="000000"/>
              </w:rPr>
            </w:pPr>
            <w:r w:rsidRPr="00033F22">
              <w:rPr>
                <w:bCs/>
                <w:iCs/>
                <w:color w:val="000000"/>
              </w:rPr>
              <w:t>Total Cases</w:t>
            </w:r>
          </w:p>
        </w:tc>
        <w:tc>
          <w:tcPr>
            <w:tcW w:w="1840" w:type="dxa"/>
            <w:tcBorders>
              <w:top w:val="single" w:sz="4" w:space="0" w:color="auto"/>
              <w:left w:val="nil"/>
              <w:bottom w:val="single" w:sz="4" w:space="0" w:color="auto"/>
              <w:right w:val="single" w:sz="4" w:space="0" w:color="auto"/>
            </w:tcBorders>
            <w:shd w:val="clear" w:color="auto" w:fill="auto"/>
            <w:vAlign w:val="center"/>
            <w:hideMark/>
          </w:tcPr>
          <w:p w14:paraId="72483B0D" w14:textId="77777777" w:rsidR="00033F22" w:rsidRPr="00033F22" w:rsidRDefault="00033F22">
            <w:pPr>
              <w:ind w:firstLineChars="100" w:firstLine="240"/>
              <w:rPr>
                <w:bCs/>
                <w:color w:val="000000"/>
              </w:rPr>
            </w:pPr>
            <w:r w:rsidRPr="00033F22">
              <w:rPr>
                <w:bCs/>
                <w:iCs/>
                <w:color w:val="000000"/>
              </w:rPr>
              <w:t>Deaths</w:t>
            </w:r>
          </w:p>
        </w:tc>
        <w:tc>
          <w:tcPr>
            <w:tcW w:w="2300" w:type="dxa"/>
            <w:tcBorders>
              <w:top w:val="single" w:sz="4" w:space="0" w:color="auto"/>
              <w:left w:val="nil"/>
              <w:bottom w:val="single" w:sz="4" w:space="0" w:color="auto"/>
              <w:right w:val="single" w:sz="4" w:space="0" w:color="auto"/>
            </w:tcBorders>
            <w:shd w:val="clear" w:color="auto" w:fill="auto"/>
            <w:vAlign w:val="center"/>
            <w:hideMark/>
          </w:tcPr>
          <w:p w14:paraId="580E515D" w14:textId="77777777" w:rsidR="00033F22" w:rsidRPr="00033F22" w:rsidRDefault="00033F22">
            <w:pPr>
              <w:ind w:firstLineChars="100" w:firstLine="240"/>
              <w:rPr>
                <w:bCs/>
                <w:color w:val="000000"/>
              </w:rPr>
            </w:pPr>
            <w:r w:rsidRPr="00033F22">
              <w:rPr>
                <w:bCs/>
                <w:iCs/>
                <w:color w:val="000000"/>
              </w:rPr>
              <w:t>Mortality Rate (%)</w:t>
            </w:r>
          </w:p>
        </w:tc>
      </w:tr>
      <w:tr w:rsidR="00033F22" w:rsidRPr="00033F22" w14:paraId="00CECC12" w14:textId="77777777" w:rsidTr="00033F22">
        <w:trPr>
          <w:trHeight w:val="315"/>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157ABEDD" w14:textId="77777777" w:rsidR="00033F22" w:rsidRPr="00033F22" w:rsidRDefault="00033F22">
            <w:pPr>
              <w:ind w:firstLineChars="100" w:firstLine="240"/>
              <w:rPr>
                <w:bCs/>
                <w:color w:val="000000"/>
              </w:rPr>
            </w:pPr>
            <w:r w:rsidRPr="00033F22">
              <w:rPr>
                <w:bCs/>
                <w:iCs/>
                <w:color w:val="000000"/>
              </w:rPr>
              <w:t>During COVID</w:t>
            </w:r>
          </w:p>
        </w:tc>
        <w:tc>
          <w:tcPr>
            <w:tcW w:w="1780" w:type="dxa"/>
            <w:tcBorders>
              <w:top w:val="nil"/>
              <w:left w:val="nil"/>
              <w:bottom w:val="single" w:sz="4" w:space="0" w:color="auto"/>
              <w:right w:val="single" w:sz="4" w:space="0" w:color="auto"/>
            </w:tcBorders>
            <w:shd w:val="clear" w:color="auto" w:fill="auto"/>
            <w:vAlign w:val="center"/>
            <w:hideMark/>
          </w:tcPr>
          <w:p w14:paraId="20F8E434" w14:textId="77777777" w:rsidR="00033F22" w:rsidRPr="00033F22" w:rsidRDefault="00033F22">
            <w:pPr>
              <w:ind w:firstLineChars="100" w:firstLine="240"/>
              <w:rPr>
                <w:bCs/>
                <w:color w:val="000000"/>
              </w:rPr>
            </w:pPr>
            <w:r w:rsidRPr="00033F22">
              <w:rPr>
                <w:bCs/>
                <w:iCs/>
                <w:color w:val="000000"/>
              </w:rPr>
              <w:t>38,536</w:t>
            </w:r>
          </w:p>
        </w:tc>
        <w:tc>
          <w:tcPr>
            <w:tcW w:w="1840" w:type="dxa"/>
            <w:tcBorders>
              <w:top w:val="nil"/>
              <w:left w:val="nil"/>
              <w:bottom w:val="single" w:sz="4" w:space="0" w:color="auto"/>
              <w:right w:val="single" w:sz="4" w:space="0" w:color="auto"/>
            </w:tcBorders>
            <w:shd w:val="clear" w:color="auto" w:fill="auto"/>
            <w:vAlign w:val="center"/>
            <w:hideMark/>
          </w:tcPr>
          <w:p w14:paraId="0757500C" w14:textId="77777777" w:rsidR="00033F22" w:rsidRPr="00033F22" w:rsidRDefault="00033F22">
            <w:pPr>
              <w:ind w:firstLineChars="100" w:firstLine="240"/>
              <w:rPr>
                <w:bCs/>
                <w:color w:val="000000"/>
              </w:rPr>
            </w:pPr>
            <w:r w:rsidRPr="00033F22">
              <w:rPr>
                <w:bCs/>
                <w:iCs/>
                <w:color w:val="000000"/>
              </w:rPr>
              <w:t>23</w:t>
            </w:r>
          </w:p>
        </w:tc>
        <w:tc>
          <w:tcPr>
            <w:tcW w:w="2300" w:type="dxa"/>
            <w:tcBorders>
              <w:top w:val="nil"/>
              <w:left w:val="nil"/>
              <w:bottom w:val="single" w:sz="4" w:space="0" w:color="auto"/>
              <w:right w:val="single" w:sz="4" w:space="0" w:color="auto"/>
            </w:tcBorders>
            <w:shd w:val="clear" w:color="auto" w:fill="auto"/>
            <w:vAlign w:val="center"/>
            <w:hideMark/>
          </w:tcPr>
          <w:p w14:paraId="3BA695D4" w14:textId="77777777" w:rsidR="00033F22" w:rsidRPr="00033F22" w:rsidRDefault="00033F22">
            <w:pPr>
              <w:ind w:firstLineChars="100" w:firstLine="240"/>
              <w:rPr>
                <w:bCs/>
                <w:color w:val="000000"/>
              </w:rPr>
            </w:pPr>
            <w:r w:rsidRPr="00033F22">
              <w:rPr>
                <w:bCs/>
                <w:iCs/>
                <w:color w:val="000000"/>
              </w:rPr>
              <w:t>0.06</w:t>
            </w:r>
          </w:p>
        </w:tc>
      </w:tr>
      <w:tr w:rsidR="00033F22" w:rsidRPr="00033F22" w14:paraId="2BD8EEA7" w14:textId="77777777" w:rsidTr="00033F22">
        <w:trPr>
          <w:trHeight w:val="315"/>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18779127" w14:textId="77777777" w:rsidR="00033F22" w:rsidRPr="00033F22" w:rsidRDefault="00033F22">
            <w:pPr>
              <w:ind w:firstLineChars="100" w:firstLine="240"/>
              <w:rPr>
                <w:bCs/>
                <w:color w:val="000000"/>
              </w:rPr>
            </w:pPr>
            <w:r w:rsidRPr="00033F22">
              <w:rPr>
                <w:bCs/>
                <w:iCs/>
                <w:color w:val="000000"/>
              </w:rPr>
              <w:t>Pre-COVID</w:t>
            </w:r>
          </w:p>
        </w:tc>
        <w:tc>
          <w:tcPr>
            <w:tcW w:w="1780" w:type="dxa"/>
            <w:tcBorders>
              <w:top w:val="nil"/>
              <w:left w:val="nil"/>
              <w:bottom w:val="single" w:sz="4" w:space="0" w:color="auto"/>
              <w:right w:val="single" w:sz="4" w:space="0" w:color="auto"/>
            </w:tcBorders>
            <w:shd w:val="clear" w:color="auto" w:fill="auto"/>
            <w:vAlign w:val="center"/>
            <w:hideMark/>
          </w:tcPr>
          <w:p w14:paraId="3E084B01" w14:textId="77777777" w:rsidR="00033F22" w:rsidRPr="00033F22" w:rsidRDefault="00033F22">
            <w:pPr>
              <w:ind w:firstLineChars="100" w:firstLine="240"/>
              <w:rPr>
                <w:bCs/>
                <w:color w:val="000000"/>
              </w:rPr>
            </w:pPr>
            <w:r w:rsidRPr="00033F22">
              <w:rPr>
                <w:bCs/>
                <w:iCs/>
                <w:color w:val="000000"/>
              </w:rPr>
              <w:t>413</w:t>
            </w:r>
          </w:p>
        </w:tc>
        <w:tc>
          <w:tcPr>
            <w:tcW w:w="1840" w:type="dxa"/>
            <w:tcBorders>
              <w:top w:val="nil"/>
              <w:left w:val="nil"/>
              <w:bottom w:val="single" w:sz="4" w:space="0" w:color="auto"/>
              <w:right w:val="single" w:sz="4" w:space="0" w:color="auto"/>
            </w:tcBorders>
            <w:shd w:val="clear" w:color="auto" w:fill="auto"/>
            <w:vAlign w:val="center"/>
            <w:hideMark/>
          </w:tcPr>
          <w:p w14:paraId="5F322F6E" w14:textId="77777777" w:rsidR="00033F22" w:rsidRPr="00033F22" w:rsidRDefault="00033F22">
            <w:pPr>
              <w:ind w:firstLineChars="100" w:firstLine="240"/>
              <w:rPr>
                <w:bCs/>
                <w:color w:val="000000"/>
              </w:rPr>
            </w:pPr>
            <w:r w:rsidRPr="00033F22">
              <w:rPr>
                <w:bCs/>
                <w:iCs/>
                <w:color w:val="000000"/>
              </w:rPr>
              <w:t>0</w:t>
            </w:r>
          </w:p>
        </w:tc>
        <w:tc>
          <w:tcPr>
            <w:tcW w:w="2300" w:type="dxa"/>
            <w:tcBorders>
              <w:top w:val="nil"/>
              <w:left w:val="nil"/>
              <w:bottom w:val="single" w:sz="4" w:space="0" w:color="auto"/>
              <w:right w:val="single" w:sz="4" w:space="0" w:color="auto"/>
            </w:tcBorders>
            <w:shd w:val="clear" w:color="auto" w:fill="auto"/>
            <w:vAlign w:val="center"/>
            <w:hideMark/>
          </w:tcPr>
          <w:p w14:paraId="23526AD3" w14:textId="77777777" w:rsidR="00033F22" w:rsidRPr="00033F22" w:rsidRDefault="00033F22">
            <w:pPr>
              <w:ind w:firstLineChars="100" w:firstLine="240"/>
              <w:rPr>
                <w:bCs/>
                <w:color w:val="000000"/>
              </w:rPr>
            </w:pPr>
            <w:r w:rsidRPr="00033F22">
              <w:rPr>
                <w:bCs/>
                <w:iCs/>
                <w:color w:val="000000"/>
              </w:rPr>
              <w:t>0</w:t>
            </w:r>
          </w:p>
        </w:tc>
      </w:tr>
    </w:tbl>
    <w:p w14:paraId="3C4859E1" w14:textId="77777777" w:rsidR="009206C8" w:rsidRDefault="009206C8" w:rsidP="009206C8">
      <w:pPr>
        <w:spacing w:line="480" w:lineRule="auto"/>
        <w:jc w:val="both"/>
      </w:pPr>
    </w:p>
    <w:p w14:paraId="3EACE514" w14:textId="77777777" w:rsidR="00BA47FE" w:rsidRDefault="002C5C0B">
      <w:pPr>
        <w:rPr>
          <w:b/>
        </w:rPr>
      </w:pPr>
      <w:r w:rsidRPr="002C5C0B">
        <w:rPr>
          <w:b/>
          <w:noProof/>
          <w:lang w:val="en-US"/>
        </w:rPr>
        <w:drawing>
          <wp:inline distT="0" distB="0" distL="0" distR="0" wp14:anchorId="22F01006" wp14:editId="0CDD9E7A">
            <wp:extent cx="4443365" cy="2638616"/>
            <wp:effectExtent l="38100" t="38100" r="33655" b="47625"/>
            <wp:docPr id="13" name="Content Placeholder 5">
              <a:extLst xmlns:a="http://schemas.openxmlformats.org/drawingml/2006/main">
                <a:ext uri="{FF2B5EF4-FFF2-40B4-BE49-F238E27FC236}">
                  <a16:creationId xmlns:a16="http://schemas.microsoft.com/office/drawing/2014/main" id="{151F6B25-F1E8-749C-4B1E-9D98403AB61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151F6B25-F1E8-749C-4B1E-9D98403AB614}"/>
                        </a:ext>
                      </a:extLst>
                    </pic:cNvPr>
                    <pic:cNvPicPr>
                      <a:picLocks noGrp="1" noChangeAspect="1"/>
                    </pic:cNvPicPr>
                  </pic:nvPicPr>
                  <pic:blipFill>
                    <a:blip r:embed="rId15"/>
                    <a:stretch>
                      <a:fillRect/>
                    </a:stretch>
                  </pic:blipFill>
                  <pic:spPr>
                    <a:xfrm>
                      <a:off x="0" y="0"/>
                      <a:ext cx="4477889" cy="2659117"/>
                    </a:xfrm>
                    <a:prstGeom prst="rect">
                      <a:avLst/>
                    </a:prstGeom>
                    <a:effectLst>
                      <a:outerShdw blurRad="25400" dir="17880000">
                        <a:srgbClr val="000000">
                          <a:alpha val="46000"/>
                        </a:srgbClr>
                      </a:outerShdw>
                    </a:effectLst>
                  </pic:spPr>
                </pic:pic>
              </a:graphicData>
            </a:graphic>
          </wp:inline>
        </w:drawing>
      </w:r>
    </w:p>
    <w:p w14:paraId="09DD1007" w14:textId="77777777" w:rsidR="001B7ACF" w:rsidRDefault="001B7ACF">
      <w:pPr>
        <w:rPr>
          <w:rFonts w:eastAsiaTheme="majorEastAsia"/>
          <w:b/>
        </w:rPr>
      </w:pPr>
    </w:p>
    <w:p w14:paraId="00BC9545" w14:textId="2D156DC9" w:rsidR="00EC3782" w:rsidDel="003526A8" w:rsidRDefault="00EC3782">
      <w:pPr>
        <w:rPr>
          <w:del w:id="174" w:author="DALTON WAMALWA" w:date="2026-02-03T18:47:00Z"/>
          <w:rFonts w:eastAsiaTheme="majorEastAsia"/>
          <w:b/>
        </w:rPr>
      </w:pPr>
    </w:p>
    <w:p w14:paraId="5DB7186F" w14:textId="77777777" w:rsidR="001B7ACF" w:rsidRDefault="001B7ACF" w:rsidP="001B7ACF">
      <w:pPr>
        <w:pStyle w:val="Heading5"/>
        <w:rPr>
          <w:rFonts w:ascii="Times New Roman" w:hAnsi="Times New Roman" w:cs="Times New Roman"/>
          <w:b/>
          <w:color w:val="auto"/>
        </w:rPr>
      </w:pPr>
      <w:r w:rsidRPr="00204A39">
        <w:rPr>
          <w:rFonts w:ascii="Times New Roman" w:hAnsi="Times New Roman" w:cs="Times New Roman"/>
          <w:b/>
          <w:color w:val="auto"/>
        </w:rPr>
        <w:t xml:space="preserve">Figure </w:t>
      </w:r>
      <w:r>
        <w:rPr>
          <w:rFonts w:ascii="Times New Roman" w:hAnsi="Times New Roman" w:cs="Times New Roman"/>
          <w:b/>
          <w:color w:val="auto"/>
        </w:rPr>
        <w:t>3</w:t>
      </w:r>
      <w:r w:rsidRPr="00204A39">
        <w:rPr>
          <w:rFonts w:ascii="Times New Roman" w:hAnsi="Times New Roman" w:cs="Times New Roman"/>
          <w:b/>
          <w:color w:val="auto"/>
        </w:rPr>
        <w:t xml:space="preserve">: </w:t>
      </w:r>
      <w:r>
        <w:rPr>
          <w:rFonts w:ascii="Times New Roman" w:hAnsi="Times New Roman" w:cs="Times New Roman"/>
          <w:b/>
          <w:color w:val="auto"/>
        </w:rPr>
        <w:t>Occurrence of COVID</w:t>
      </w:r>
    </w:p>
    <w:p w14:paraId="54314625" w14:textId="77777777" w:rsidR="009206C8" w:rsidRDefault="009206C8" w:rsidP="009206C8">
      <w:pPr>
        <w:spacing w:line="480" w:lineRule="auto"/>
        <w:jc w:val="both"/>
      </w:pPr>
    </w:p>
    <w:p w14:paraId="015CED5C" w14:textId="77777777" w:rsidR="001B7ACF" w:rsidRDefault="001B7ACF" w:rsidP="009206C8">
      <w:pPr>
        <w:spacing w:line="480" w:lineRule="auto"/>
        <w:jc w:val="both"/>
      </w:pPr>
    </w:p>
    <w:p w14:paraId="650A95D2" w14:textId="77777777" w:rsidR="001B1236" w:rsidRDefault="001B1236">
      <w:r>
        <w:br w:type="page"/>
      </w:r>
    </w:p>
    <w:p w14:paraId="62228A5B" w14:textId="77777777" w:rsidR="00561A4B" w:rsidRPr="00561A4B" w:rsidRDefault="00561A4B" w:rsidP="001B1236">
      <w:pPr>
        <w:pStyle w:val="Heading4"/>
        <w:spacing w:before="0" w:line="360" w:lineRule="auto"/>
        <w:rPr>
          <w:rFonts w:ascii="Times New Roman" w:hAnsi="Times New Roman" w:cs="Times New Roman"/>
          <w:b w:val="0"/>
          <w:i w:val="0"/>
          <w:color w:val="auto"/>
        </w:rPr>
      </w:pPr>
      <w:r>
        <w:rPr>
          <w:rFonts w:ascii="Times New Roman" w:hAnsi="Times New Roman" w:cs="Times New Roman"/>
          <w:b w:val="0"/>
          <w:i w:val="0"/>
          <w:color w:val="auto"/>
        </w:rPr>
        <w:lastRenderedPageBreak/>
        <w:t>The Welch Two-Sample t-test showed the mean TB inc</w:t>
      </w:r>
      <w:r w:rsidR="002B61DD">
        <w:rPr>
          <w:rFonts w:ascii="Times New Roman" w:hAnsi="Times New Roman" w:cs="Times New Roman"/>
          <w:b w:val="0"/>
          <w:i w:val="0"/>
          <w:color w:val="auto"/>
        </w:rPr>
        <w:t>i</w:t>
      </w:r>
      <w:r>
        <w:rPr>
          <w:rFonts w:ascii="Times New Roman" w:hAnsi="Times New Roman" w:cs="Times New Roman"/>
          <w:b w:val="0"/>
          <w:i w:val="0"/>
          <w:color w:val="auto"/>
        </w:rPr>
        <w:t>dence during COVID-19 was significantly higher than before COVID-19</w:t>
      </w:r>
      <w:r w:rsidR="008D7A62">
        <w:rPr>
          <w:rFonts w:ascii="Times New Roman" w:hAnsi="Times New Roman" w:cs="Times New Roman"/>
          <w:b w:val="0"/>
          <w:i w:val="0"/>
          <w:color w:val="auto"/>
        </w:rPr>
        <w:t xml:space="preserve"> (p=&lt;0.001)</w:t>
      </w:r>
      <w:r>
        <w:rPr>
          <w:rFonts w:ascii="Times New Roman" w:hAnsi="Times New Roman" w:cs="Times New Roman"/>
          <w:b w:val="0"/>
          <w:i w:val="0"/>
          <w:color w:val="auto"/>
        </w:rPr>
        <w:t xml:space="preserve"> (Table 12)</w:t>
      </w:r>
    </w:p>
    <w:p w14:paraId="6222AE08" w14:textId="77777777" w:rsidR="00561A4B" w:rsidRPr="00561A4B" w:rsidRDefault="00561A4B" w:rsidP="00561A4B"/>
    <w:p w14:paraId="677B551A" w14:textId="77777777" w:rsidR="001B1236" w:rsidRDefault="001B1236" w:rsidP="001B1236">
      <w:pPr>
        <w:pStyle w:val="Heading4"/>
        <w:spacing w:before="0" w:line="360" w:lineRule="auto"/>
        <w:rPr>
          <w:b w:val="0"/>
          <w:bCs w:val="0"/>
          <w:lang w:val="en-US"/>
        </w:rPr>
      </w:pPr>
      <w:r w:rsidRPr="0084398D">
        <w:rPr>
          <w:rFonts w:ascii="Times New Roman" w:hAnsi="Times New Roman" w:cs="Times New Roman"/>
          <w:i w:val="0"/>
          <w:color w:val="auto"/>
        </w:rPr>
        <w:t xml:space="preserve">Table </w:t>
      </w:r>
      <w:r>
        <w:rPr>
          <w:rFonts w:ascii="Times New Roman" w:hAnsi="Times New Roman" w:cs="Times New Roman"/>
          <w:i w:val="0"/>
          <w:color w:val="auto"/>
        </w:rPr>
        <w:t>12</w:t>
      </w:r>
      <w:r w:rsidRPr="0084398D">
        <w:rPr>
          <w:rFonts w:ascii="Times New Roman" w:hAnsi="Times New Roman" w:cs="Times New Roman"/>
          <w:i w:val="0"/>
          <w:color w:val="auto"/>
        </w:rPr>
        <w:t xml:space="preserve">: </w:t>
      </w:r>
      <w:r>
        <w:rPr>
          <w:rFonts w:ascii="Times New Roman" w:hAnsi="Times New Roman" w:cs="Times New Roman"/>
          <w:i w:val="0"/>
          <w:color w:val="auto"/>
        </w:rPr>
        <w:t>TB Incidence Comparison (Welch Two-Sample t-test)</w:t>
      </w:r>
    </w:p>
    <w:tbl>
      <w:tblPr>
        <w:tblW w:w="7300" w:type="dxa"/>
        <w:tblInd w:w="-27" w:type="dxa"/>
        <w:tblLook w:val="0600" w:firstRow="0" w:lastRow="0" w:firstColumn="0" w:lastColumn="0" w:noHBand="1" w:noVBand="1"/>
      </w:tblPr>
      <w:tblGrid>
        <w:gridCol w:w="3160"/>
        <w:gridCol w:w="4140"/>
      </w:tblGrid>
      <w:tr w:rsidR="001B1236" w14:paraId="47308302" w14:textId="77777777" w:rsidTr="001B1236">
        <w:trPr>
          <w:trHeight w:val="300"/>
        </w:trPr>
        <w:tc>
          <w:tcPr>
            <w:tcW w:w="3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7CAB61" w14:textId="77777777" w:rsidR="001B1236" w:rsidRDefault="001B1236" w:rsidP="00D552B3">
            <w:pPr>
              <w:rPr>
                <w:b/>
                <w:bCs/>
              </w:rPr>
            </w:pPr>
            <w:r>
              <w:rPr>
                <w:b/>
                <w:bCs/>
              </w:rPr>
              <w:t>Parameter</w:t>
            </w:r>
          </w:p>
        </w:tc>
        <w:tc>
          <w:tcPr>
            <w:tcW w:w="4140" w:type="dxa"/>
            <w:tcBorders>
              <w:top w:val="single" w:sz="4" w:space="0" w:color="auto"/>
              <w:left w:val="nil"/>
              <w:bottom w:val="single" w:sz="4" w:space="0" w:color="auto"/>
              <w:right w:val="single" w:sz="4" w:space="0" w:color="auto"/>
            </w:tcBorders>
            <w:shd w:val="clear" w:color="auto" w:fill="auto"/>
            <w:vAlign w:val="center"/>
            <w:hideMark/>
          </w:tcPr>
          <w:p w14:paraId="26C74F0E" w14:textId="77777777" w:rsidR="001B1236" w:rsidRDefault="001B1236" w:rsidP="00D552B3">
            <w:pPr>
              <w:rPr>
                <w:b/>
                <w:bCs/>
              </w:rPr>
            </w:pPr>
            <w:r>
              <w:rPr>
                <w:b/>
                <w:bCs/>
              </w:rPr>
              <w:t>Result</w:t>
            </w:r>
          </w:p>
        </w:tc>
      </w:tr>
      <w:tr w:rsidR="001B1236" w14:paraId="3865B106" w14:textId="77777777" w:rsidTr="001B1236">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2B1ECE8A" w14:textId="77777777" w:rsidR="001B1236" w:rsidRDefault="001B1236">
            <w:pPr>
              <w:rPr>
                <w:b/>
                <w:bCs/>
              </w:rPr>
            </w:pPr>
            <w:r>
              <w:rPr>
                <w:b/>
                <w:bCs/>
              </w:rPr>
              <w:t>Test Used</w:t>
            </w:r>
          </w:p>
        </w:tc>
        <w:tc>
          <w:tcPr>
            <w:tcW w:w="4140" w:type="dxa"/>
            <w:tcBorders>
              <w:top w:val="nil"/>
              <w:left w:val="nil"/>
              <w:bottom w:val="single" w:sz="4" w:space="0" w:color="auto"/>
              <w:right w:val="single" w:sz="4" w:space="0" w:color="auto"/>
            </w:tcBorders>
            <w:shd w:val="clear" w:color="auto" w:fill="auto"/>
            <w:vAlign w:val="center"/>
            <w:hideMark/>
          </w:tcPr>
          <w:p w14:paraId="57E64804" w14:textId="77777777" w:rsidR="001B1236" w:rsidRDefault="001B1236">
            <w:r>
              <w:t xml:space="preserve">Welch Two Sample </w:t>
            </w:r>
            <w:r>
              <w:rPr>
                <w:i/>
                <w:iCs/>
              </w:rPr>
              <w:t>t</w:t>
            </w:r>
            <w:r>
              <w:t>-test</w:t>
            </w:r>
          </w:p>
        </w:tc>
      </w:tr>
      <w:tr w:rsidR="001B1236" w14:paraId="10BFB6DF" w14:textId="77777777" w:rsidTr="001B1236">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3044F86A" w14:textId="77777777" w:rsidR="001B1236" w:rsidRDefault="001B1236">
            <w:pPr>
              <w:rPr>
                <w:b/>
                <w:bCs/>
              </w:rPr>
            </w:pPr>
            <w:r>
              <w:rPr>
                <w:b/>
                <w:bCs/>
              </w:rPr>
              <w:t>Comparison</w:t>
            </w:r>
          </w:p>
        </w:tc>
        <w:tc>
          <w:tcPr>
            <w:tcW w:w="4140" w:type="dxa"/>
            <w:tcBorders>
              <w:top w:val="nil"/>
              <w:left w:val="nil"/>
              <w:bottom w:val="single" w:sz="4" w:space="0" w:color="auto"/>
              <w:right w:val="single" w:sz="4" w:space="0" w:color="auto"/>
            </w:tcBorders>
            <w:shd w:val="clear" w:color="auto" w:fill="auto"/>
            <w:vAlign w:val="center"/>
            <w:hideMark/>
          </w:tcPr>
          <w:p w14:paraId="60FACE0D" w14:textId="77777777" w:rsidR="001B1236" w:rsidRDefault="001B1236">
            <w:r>
              <w:t>TB incidence during vs. pre-COVID</w:t>
            </w:r>
          </w:p>
        </w:tc>
      </w:tr>
      <w:tr w:rsidR="001B1236" w14:paraId="1B64CF5D" w14:textId="77777777" w:rsidTr="001B1236">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25D73CF0" w14:textId="77777777" w:rsidR="001B1236" w:rsidRDefault="001B1236">
            <w:pPr>
              <w:rPr>
                <w:b/>
                <w:bCs/>
              </w:rPr>
            </w:pPr>
            <w:r>
              <w:rPr>
                <w:b/>
                <w:bCs/>
              </w:rPr>
              <w:t>t-statistic</w:t>
            </w:r>
          </w:p>
        </w:tc>
        <w:tc>
          <w:tcPr>
            <w:tcW w:w="4140" w:type="dxa"/>
            <w:tcBorders>
              <w:top w:val="nil"/>
              <w:left w:val="nil"/>
              <w:bottom w:val="single" w:sz="4" w:space="0" w:color="auto"/>
              <w:right w:val="single" w:sz="4" w:space="0" w:color="auto"/>
            </w:tcBorders>
            <w:shd w:val="clear" w:color="auto" w:fill="auto"/>
            <w:vAlign w:val="center"/>
            <w:hideMark/>
          </w:tcPr>
          <w:p w14:paraId="4D49984E" w14:textId="77777777" w:rsidR="001B1236" w:rsidRDefault="001B1236">
            <w:r>
              <w:t>7.331</w:t>
            </w:r>
          </w:p>
        </w:tc>
      </w:tr>
      <w:tr w:rsidR="001B1236" w14:paraId="0266522C" w14:textId="77777777" w:rsidTr="001B1236">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0573F343" w14:textId="77777777" w:rsidR="001B1236" w:rsidRDefault="001B1236">
            <w:pPr>
              <w:rPr>
                <w:b/>
                <w:bCs/>
              </w:rPr>
            </w:pPr>
            <w:r>
              <w:rPr>
                <w:b/>
                <w:bCs/>
              </w:rPr>
              <w:t>Degrees of Freedom (df)</w:t>
            </w:r>
          </w:p>
        </w:tc>
        <w:tc>
          <w:tcPr>
            <w:tcW w:w="4140" w:type="dxa"/>
            <w:tcBorders>
              <w:top w:val="nil"/>
              <w:left w:val="nil"/>
              <w:bottom w:val="single" w:sz="4" w:space="0" w:color="auto"/>
              <w:right w:val="single" w:sz="4" w:space="0" w:color="auto"/>
            </w:tcBorders>
            <w:shd w:val="clear" w:color="auto" w:fill="auto"/>
            <w:vAlign w:val="center"/>
            <w:hideMark/>
          </w:tcPr>
          <w:p w14:paraId="4C4807F6" w14:textId="77777777" w:rsidR="001B1236" w:rsidRDefault="001B1236">
            <w:r>
              <w:t>34.022</w:t>
            </w:r>
          </w:p>
        </w:tc>
      </w:tr>
      <w:tr w:rsidR="001B1236" w14:paraId="1213C0D5" w14:textId="77777777" w:rsidTr="001B1236">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2A6B0162" w14:textId="77777777" w:rsidR="001B1236" w:rsidRDefault="001B1236">
            <w:pPr>
              <w:rPr>
                <w:b/>
                <w:bCs/>
              </w:rPr>
            </w:pPr>
            <w:r>
              <w:rPr>
                <w:b/>
                <w:bCs/>
              </w:rPr>
              <w:t>p-value</w:t>
            </w:r>
          </w:p>
        </w:tc>
        <w:tc>
          <w:tcPr>
            <w:tcW w:w="4140" w:type="dxa"/>
            <w:tcBorders>
              <w:top w:val="nil"/>
              <w:left w:val="nil"/>
              <w:bottom w:val="single" w:sz="4" w:space="0" w:color="auto"/>
              <w:right w:val="single" w:sz="4" w:space="0" w:color="auto"/>
            </w:tcBorders>
            <w:shd w:val="clear" w:color="auto" w:fill="auto"/>
            <w:vAlign w:val="center"/>
            <w:hideMark/>
          </w:tcPr>
          <w:p w14:paraId="6620C433" w14:textId="77777777" w:rsidR="001B1236" w:rsidRDefault="001B1236">
            <w:r>
              <w:t>1.7 × 10</w:t>
            </w:r>
            <w:r>
              <w:rPr>
                <w:rFonts w:ascii="Cambria Math" w:hAnsi="Cambria Math" w:cs="Cambria Math"/>
              </w:rPr>
              <w:t>⁻⁸</w:t>
            </w:r>
          </w:p>
        </w:tc>
      </w:tr>
      <w:tr w:rsidR="001B1236" w14:paraId="7BEB9E91" w14:textId="77777777" w:rsidTr="001B1236">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1AD958DD" w14:textId="77777777" w:rsidR="001B1236" w:rsidRDefault="001B1236">
            <w:pPr>
              <w:rPr>
                <w:b/>
                <w:bCs/>
              </w:rPr>
            </w:pPr>
            <w:r>
              <w:rPr>
                <w:b/>
                <w:bCs/>
              </w:rPr>
              <w:t>95% Confidence Interval</w:t>
            </w:r>
          </w:p>
        </w:tc>
        <w:tc>
          <w:tcPr>
            <w:tcW w:w="4140" w:type="dxa"/>
            <w:tcBorders>
              <w:top w:val="nil"/>
              <w:left w:val="nil"/>
              <w:bottom w:val="single" w:sz="4" w:space="0" w:color="auto"/>
              <w:right w:val="single" w:sz="4" w:space="0" w:color="auto"/>
            </w:tcBorders>
            <w:shd w:val="clear" w:color="auto" w:fill="auto"/>
            <w:vAlign w:val="center"/>
            <w:hideMark/>
          </w:tcPr>
          <w:p w14:paraId="1F32D394" w14:textId="77777777" w:rsidR="001B1236" w:rsidRDefault="001B1236">
            <w:r>
              <w:t>782.29 – 1382.28</w:t>
            </w:r>
          </w:p>
        </w:tc>
      </w:tr>
      <w:tr w:rsidR="001B1236" w14:paraId="4E26B13C" w14:textId="77777777" w:rsidTr="001B1236">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192F1DA9" w14:textId="77777777" w:rsidR="001B1236" w:rsidRDefault="001B1236">
            <w:pPr>
              <w:rPr>
                <w:b/>
                <w:bCs/>
              </w:rPr>
            </w:pPr>
            <w:r>
              <w:rPr>
                <w:b/>
                <w:bCs/>
              </w:rPr>
              <w:t>Mean (During COVID-19)</w:t>
            </w:r>
          </w:p>
        </w:tc>
        <w:tc>
          <w:tcPr>
            <w:tcW w:w="4140" w:type="dxa"/>
            <w:tcBorders>
              <w:top w:val="nil"/>
              <w:left w:val="nil"/>
              <w:bottom w:val="single" w:sz="4" w:space="0" w:color="auto"/>
              <w:right w:val="single" w:sz="4" w:space="0" w:color="auto"/>
            </w:tcBorders>
            <w:shd w:val="clear" w:color="auto" w:fill="auto"/>
            <w:vAlign w:val="center"/>
            <w:hideMark/>
          </w:tcPr>
          <w:p w14:paraId="3F918EF9" w14:textId="77777777" w:rsidR="001B1236" w:rsidRDefault="001B1236">
            <w:pPr>
              <w:rPr>
                <w:b/>
                <w:bCs/>
              </w:rPr>
            </w:pPr>
            <w:r>
              <w:rPr>
                <w:b/>
                <w:bCs/>
              </w:rPr>
              <w:t>1,097.</w:t>
            </w:r>
            <w:commentRangeStart w:id="175"/>
            <w:r>
              <w:rPr>
                <w:b/>
                <w:bCs/>
              </w:rPr>
              <w:t>34</w:t>
            </w:r>
            <w:commentRangeEnd w:id="175"/>
            <w:r w:rsidR="003526A8">
              <w:rPr>
                <w:rStyle w:val="CommentReference"/>
                <w:rFonts w:asciiTheme="minorHAnsi" w:eastAsiaTheme="minorHAnsi" w:hAnsiTheme="minorHAnsi" w:cstheme="minorBidi"/>
                <w:lang w:val="en-US"/>
              </w:rPr>
              <w:commentReference w:id="175"/>
            </w:r>
          </w:p>
        </w:tc>
      </w:tr>
      <w:tr w:rsidR="001B1236" w14:paraId="1AE36455" w14:textId="77777777" w:rsidTr="001B1236">
        <w:trPr>
          <w:trHeight w:val="300"/>
        </w:trPr>
        <w:tc>
          <w:tcPr>
            <w:tcW w:w="3160" w:type="dxa"/>
            <w:tcBorders>
              <w:top w:val="nil"/>
              <w:left w:val="single" w:sz="4" w:space="0" w:color="auto"/>
              <w:bottom w:val="single" w:sz="4" w:space="0" w:color="auto"/>
              <w:right w:val="single" w:sz="4" w:space="0" w:color="auto"/>
            </w:tcBorders>
            <w:shd w:val="clear" w:color="auto" w:fill="auto"/>
            <w:vAlign w:val="center"/>
            <w:hideMark/>
          </w:tcPr>
          <w:p w14:paraId="3D6A2F47" w14:textId="77777777" w:rsidR="001B1236" w:rsidRDefault="001B1236">
            <w:pPr>
              <w:rPr>
                <w:b/>
                <w:bCs/>
              </w:rPr>
            </w:pPr>
            <w:r>
              <w:rPr>
                <w:b/>
                <w:bCs/>
              </w:rPr>
              <w:t>Mean (Pre-COVID)</w:t>
            </w:r>
          </w:p>
        </w:tc>
        <w:tc>
          <w:tcPr>
            <w:tcW w:w="4140" w:type="dxa"/>
            <w:tcBorders>
              <w:top w:val="nil"/>
              <w:left w:val="nil"/>
              <w:bottom w:val="single" w:sz="4" w:space="0" w:color="auto"/>
              <w:right w:val="single" w:sz="4" w:space="0" w:color="auto"/>
            </w:tcBorders>
            <w:shd w:val="clear" w:color="auto" w:fill="auto"/>
            <w:vAlign w:val="center"/>
            <w:hideMark/>
          </w:tcPr>
          <w:p w14:paraId="2DA48086" w14:textId="77777777" w:rsidR="001B1236" w:rsidRDefault="001B1236">
            <w:pPr>
              <w:rPr>
                <w:b/>
                <w:bCs/>
              </w:rPr>
            </w:pPr>
            <w:r>
              <w:rPr>
                <w:b/>
                <w:bCs/>
              </w:rPr>
              <w:t>15.06</w:t>
            </w:r>
          </w:p>
        </w:tc>
      </w:tr>
      <w:tr w:rsidR="001B1236" w14:paraId="1E0AB0A0" w14:textId="77777777" w:rsidTr="001B1236">
        <w:trPr>
          <w:trHeight w:val="836"/>
        </w:trPr>
        <w:tc>
          <w:tcPr>
            <w:tcW w:w="3160" w:type="dxa"/>
            <w:tcBorders>
              <w:top w:val="nil"/>
              <w:left w:val="single" w:sz="4" w:space="0" w:color="auto"/>
              <w:bottom w:val="single" w:sz="4" w:space="0" w:color="auto"/>
              <w:right w:val="single" w:sz="4" w:space="0" w:color="auto"/>
            </w:tcBorders>
            <w:shd w:val="clear" w:color="auto" w:fill="auto"/>
            <w:hideMark/>
          </w:tcPr>
          <w:p w14:paraId="208CC794" w14:textId="77777777" w:rsidR="001B1236" w:rsidRDefault="001B1236" w:rsidP="001B1236">
            <w:pPr>
              <w:rPr>
                <w:b/>
                <w:bCs/>
              </w:rPr>
            </w:pPr>
            <w:r>
              <w:rPr>
                <w:b/>
                <w:bCs/>
              </w:rPr>
              <w:t>Interpretation</w:t>
            </w:r>
          </w:p>
        </w:tc>
        <w:tc>
          <w:tcPr>
            <w:tcW w:w="4140" w:type="dxa"/>
            <w:tcBorders>
              <w:top w:val="nil"/>
              <w:left w:val="nil"/>
              <w:bottom w:val="single" w:sz="4" w:space="0" w:color="auto"/>
              <w:right w:val="single" w:sz="4" w:space="0" w:color="auto"/>
            </w:tcBorders>
            <w:shd w:val="clear" w:color="auto" w:fill="auto"/>
            <w:hideMark/>
          </w:tcPr>
          <w:p w14:paraId="53D1432B" w14:textId="77777777" w:rsidR="001B1236" w:rsidRDefault="001B1236" w:rsidP="001B1236">
            <w:r>
              <w:t xml:space="preserve">The mean TB incidence during COVID-19 was </w:t>
            </w:r>
            <w:r>
              <w:rPr>
                <w:b/>
                <w:bCs/>
              </w:rPr>
              <w:t>significantly higher</w:t>
            </w:r>
            <w:r>
              <w:t xml:space="preserve"> than before COVID-19 (</w:t>
            </w:r>
            <w:r>
              <w:rPr>
                <w:i/>
                <w:iCs/>
              </w:rPr>
              <w:t>p</w:t>
            </w:r>
            <w:r>
              <w:t>&lt; 0.001).</w:t>
            </w:r>
          </w:p>
        </w:tc>
      </w:tr>
    </w:tbl>
    <w:p w14:paraId="1B26A219" w14:textId="77777777" w:rsidR="001B1236" w:rsidRDefault="001B1236" w:rsidP="009206C8">
      <w:pPr>
        <w:spacing w:line="480" w:lineRule="auto"/>
        <w:jc w:val="both"/>
      </w:pPr>
    </w:p>
    <w:p w14:paraId="342566DC" w14:textId="77777777" w:rsidR="009206C8" w:rsidRDefault="009206C8" w:rsidP="009206C8">
      <w:pPr>
        <w:spacing w:line="480" w:lineRule="auto"/>
        <w:jc w:val="both"/>
      </w:pPr>
    </w:p>
    <w:p w14:paraId="19E7CE3B" w14:textId="77777777" w:rsidR="00D552B3" w:rsidRDefault="00D552B3" w:rsidP="00A11313">
      <w:pPr>
        <w:spacing w:line="360" w:lineRule="auto"/>
      </w:pPr>
      <w:r>
        <w:t>4.2:</w:t>
      </w:r>
      <w:r>
        <w:tab/>
      </w:r>
      <w:r w:rsidRPr="001B7ACF">
        <w:rPr>
          <w:b/>
        </w:rPr>
        <w:t>I</w:t>
      </w:r>
      <w:r w:rsidR="002B61DD">
        <w:rPr>
          <w:b/>
        </w:rPr>
        <w:t xml:space="preserve">mpact of the </w:t>
      </w:r>
      <w:r w:rsidRPr="001B7ACF">
        <w:rPr>
          <w:b/>
        </w:rPr>
        <w:t xml:space="preserve">COVID-19 pandemic on </w:t>
      </w:r>
      <w:r w:rsidR="002B61DD">
        <w:rPr>
          <w:b/>
        </w:rPr>
        <w:t>TB follow up</w:t>
      </w:r>
    </w:p>
    <w:p w14:paraId="6CDF6BC6" w14:textId="77777777" w:rsidR="00A11313" w:rsidRDefault="003728F6" w:rsidP="00A11313">
      <w:pPr>
        <w:spacing w:line="360" w:lineRule="auto"/>
        <w:jc w:val="both"/>
      </w:pPr>
      <w:r>
        <w:t>Comparison of TB follow up between Pre-COVID-19 and During COVID-19 perio</w:t>
      </w:r>
      <w:r w:rsidR="0019712C">
        <w:t xml:space="preserve">d did not show a statistically </w:t>
      </w:r>
      <w:r w:rsidR="00A11313">
        <w:t>significant</w:t>
      </w:r>
      <w:r>
        <w:t xml:space="preserve"> association (p=0.531),</w:t>
      </w:r>
      <w:r w:rsidR="0033593D">
        <w:t xml:space="preserve"> </w:t>
      </w:r>
      <w:r>
        <w:t>a</w:t>
      </w:r>
      <w:r w:rsidR="00A11313">
        <w:t>lthough the odds of being lost to follow-up during COVID were 1.34 times higher</w:t>
      </w:r>
      <w:r>
        <w:t>.</w:t>
      </w:r>
    </w:p>
    <w:p w14:paraId="52366990" w14:textId="77777777" w:rsidR="003728F6" w:rsidRDefault="003728F6" w:rsidP="00A11313">
      <w:pPr>
        <w:spacing w:line="360" w:lineRule="auto"/>
        <w:jc w:val="both"/>
      </w:pPr>
    </w:p>
    <w:p w14:paraId="0C7CA30A" w14:textId="77777777" w:rsidR="009906F9" w:rsidRDefault="009906F9" w:rsidP="009906F9">
      <w:pPr>
        <w:pStyle w:val="Heading4"/>
        <w:spacing w:before="0" w:line="360" w:lineRule="auto"/>
        <w:rPr>
          <w:rFonts w:ascii="Times New Roman" w:hAnsi="Times New Roman" w:cs="Times New Roman"/>
          <w:i w:val="0"/>
          <w:color w:val="auto"/>
        </w:rPr>
      </w:pPr>
      <w:r w:rsidRPr="0084398D">
        <w:rPr>
          <w:rFonts w:ascii="Times New Roman" w:hAnsi="Times New Roman" w:cs="Times New Roman"/>
          <w:i w:val="0"/>
          <w:color w:val="auto"/>
        </w:rPr>
        <w:t xml:space="preserve">Table </w:t>
      </w:r>
      <w:r>
        <w:rPr>
          <w:rFonts w:ascii="Times New Roman" w:hAnsi="Times New Roman" w:cs="Times New Roman"/>
          <w:i w:val="0"/>
          <w:color w:val="auto"/>
        </w:rPr>
        <w:t>13</w:t>
      </w:r>
      <w:r w:rsidRPr="0084398D">
        <w:rPr>
          <w:rFonts w:ascii="Times New Roman" w:hAnsi="Times New Roman" w:cs="Times New Roman"/>
          <w:i w:val="0"/>
          <w:color w:val="auto"/>
        </w:rPr>
        <w:t xml:space="preserve">: </w:t>
      </w:r>
      <w:r>
        <w:rPr>
          <w:rFonts w:ascii="Times New Roman" w:hAnsi="Times New Roman" w:cs="Times New Roman"/>
          <w:i w:val="0"/>
          <w:color w:val="auto"/>
        </w:rPr>
        <w:t>TB Follow-up (Fisher’s Exact Test)</w:t>
      </w:r>
    </w:p>
    <w:p w14:paraId="2487756D" w14:textId="77777777" w:rsidR="003728F6" w:rsidRPr="003728F6" w:rsidRDefault="003728F6" w:rsidP="003728F6"/>
    <w:tbl>
      <w:tblPr>
        <w:tblW w:w="8275" w:type="dxa"/>
        <w:tblInd w:w="-27" w:type="dxa"/>
        <w:tblLook w:val="0600" w:firstRow="0" w:lastRow="0" w:firstColumn="0" w:lastColumn="0" w:noHBand="1" w:noVBand="1"/>
      </w:tblPr>
      <w:tblGrid>
        <w:gridCol w:w="3375"/>
        <w:gridCol w:w="4900"/>
      </w:tblGrid>
      <w:tr w:rsidR="002B61DD" w14:paraId="0ECF7CC5" w14:textId="77777777" w:rsidTr="00025304">
        <w:trPr>
          <w:trHeight w:val="300"/>
        </w:trPr>
        <w:tc>
          <w:tcPr>
            <w:tcW w:w="33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B09250" w14:textId="77777777" w:rsidR="002B61DD" w:rsidRDefault="002B61DD" w:rsidP="00E45CD2">
            <w:pPr>
              <w:rPr>
                <w:b/>
                <w:bCs/>
              </w:rPr>
            </w:pPr>
            <w:r>
              <w:rPr>
                <w:b/>
                <w:bCs/>
              </w:rPr>
              <w:t>Parameter</w:t>
            </w:r>
          </w:p>
        </w:tc>
        <w:tc>
          <w:tcPr>
            <w:tcW w:w="4900" w:type="dxa"/>
            <w:tcBorders>
              <w:top w:val="single" w:sz="4" w:space="0" w:color="auto"/>
              <w:left w:val="nil"/>
              <w:bottom w:val="single" w:sz="4" w:space="0" w:color="auto"/>
              <w:right w:val="single" w:sz="4" w:space="0" w:color="auto"/>
            </w:tcBorders>
            <w:shd w:val="clear" w:color="auto" w:fill="auto"/>
            <w:vAlign w:val="center"/>
            <w:hideMark/>
          </w:tcPr>
          <w:p w14:paraId="3FE9FE59" w14:textId="77777777" w:rsidR="002B61DD" w:rsidRDefault="002B61DD" w:rsidP="005403EE">
            <w:pPr>
              <w:rPr>
                <w:b/>
                <w:bCs/>
              </w:rPr>
            </w:pPr>
            <w:commentRangeStart w:id="177"/>
            <w:r>
              <w:rPr>
                <w:b/>
                <w:bCs/>
              </w:rPr>
              <w:t>Result</w:t>
            </w:r>
            <w:commentRangeEnd w:id="177"/>
            <w:r w:rsidR="003526A8">
              <w:rPr>
                <w:rStyle w:val="CommentReference"/>
                <w:rFonts w:asciiTheme="minorHAnsi" w:eastAsiaTheme="minorHAnsi" w:hAnsiTheme="minorHAnsi" w:cstheme="minorBidi"/>
                <w:lang w:val="en-US"/>
              </w:rPr>
              <w:commentReference w:id="177"/>
            </w:r>
          </w:p>
        </w:tc>
      </w:tr>
      <w:tr w:rsidR="002B61DD" w14:paraId="4D0C7C4D" w14:textId="77777777" w:rsidTr="00025304">
        <w:trPr>
          <w:trHeight w:val="300"/>
        </w:trPr>
        <w:tc>
          <w:tcPr>
            <w:tcW w:w="3375" w:type="dxa"/>
            <w:tcBorders>
              <w:top w:val="nil"/>
              <w:left w:val="single" w:sz="4" w:space="0" w:color="auto"/>
              <w:bottom w:val="single" w:sz="4" w:space="0" w:color="auto"/>
              <w:right w:val="single" w:sz="4" w:space="0" w:color="auto"/>
            </w:tcBorders>
            <w:shd w:val="clear" w:color="auto" w:fill="auto"/>
            <w:vAlign w:val="center"/>
            <w:hideMark/>
          </w:tcPr>
          <w:p w14:paraId="48F23C46" w14:textId="77777777" w:rsidR="002B61DD" w:rsidRDefault="002B61DD" w:rsidP="00E45CD2">
            <w:pPr>
              <w:rPr>
                <w:b/>
                <w:bCs/>
              </w:rPr>
            </w:pPr>
            <w:r>
              <w:rPr>
                <w:b/>
                <w:bCs/>
              </w:rPr>
              <w:t>Test Used</w:t>
            </w:r>
          </w:p>
        </w:tc>
        <w:tc>
          <w:tcPr>
            <w:tcW w:w="4900" w:type="dxa"/>
            <w:tcBorders>
              <w:top w:val="nil"/>
              <w:left w:val="nil"/>
              <w:bottom w:val="single" w:sz="4" w:space="0" w:color="auto"/>
              <w:right w:val="single" w:sz="4" w:space="0" w:color="auto"/>
            </w:tcBorders>
            <w:shd w:val="clear" w:color="auto" w:fill="auto"/>
            <w:vAlign w:val="center"/>
            <w:hideMark/>
          </w:tcPr>
          <w:p w14:paraId="0FFF37CD" w14:textId="77777777" w:rsidR="002B61DD" w:rsidRDefault="002B61DD" w:rsidP="005403EE">
            <w:r>
              <w:t>Fisher’s Exact Test</w:t>
            </w:r>
          </w:p>
        </w:tc>
      </w:tr>
      <w:tr w:rsidR="002B61DD" w14:paraId="72176048" w14:textId="77777777" w:rsidTr="00025304">
        <w:trPr>
          <w:trHeight w:val="300"/>
        </w:trPr>
        <w:tc>
          <w:tcPr>
            <w:tcW w:w="3375" w:type="dxa"/>
            <w:tcBorders>
              <w:top w:val="nil"/>
              <w:left w:val="single" w:sz="4" w:space="0" w:color="auto"/>
              <w:bottom w:val="single" w:sz="4" w:space="0" w:color="auto"/>
              <w:right w:val="single" w:sz="4" w:space="0" w:color="auto"/>
            </w:tcBorders>
            <w:shd w:val="clear" w:color="auto" w:fill="auto"/>
            <w:vAlign w:val="center"/>
            <w:hideMark/>
          </w:tcPr>
          <w:p w14:paraId="73098517" w14:textId="77777777" w:rsidR="002B61DD" w:rsidRDefault="002B61DD" w:rsidP="00E45CD2">
            <w:pPr>
              <w:rPr>
                <w:b/>
                <w:bCs/>
              </w:rPr>
            </w:pPr>
            <w:r>
              <w:rPr>
                <w:b/>
                <w:bCs/>
              </w:rPr>
              <w:t>Comparison</w:t>
            </w:r>
          </w:p>
        </w:tc>
        <w:tc>
          <w:tcPr>
            <w:tcW w:w="4900" w:type="dxa"/>
            <w:tcBorders>
              <w:top w:val="nil"/>
              <w:left w:val="nil"/>
              <w:bottom w:val="single" w:sz="4" w:space="0" w:color="auto"/>
              <w:right w:val="single" w:sz="4" w:space="0" w:color="auto"/>
            </w:tcBorders>
            <w:shd w:val="clear" w:color="auto" w:fill="auto"/>
            <w:vAlign w:val="center"/>
            <w:hideMark/>
          </w:tcPr>
          <w:p w14:paraId="4F43AB81" w14:textId="77777777" w:rsidR="002B61DD" w:rsidRDefault="002B61DD" w:rsidP="005403EE">
            <w:r>
              <w:t>Pre-COVID vs During-COVID TB Follow-up</w:t>
            </w:r>
          </w:p>
        </w:tc>
      </w:tr>
      <w:tr w:rsidR="002B61DD" w14:paraId="72A5D224" w14:textId="77777777" w:rsidTr="00025304">
        <w:trPr>
          <w:trHeight w:val="300"/>
        </w:trPr>
        <w:tc>
          <w:tcPr>
            <w:tcW w:w="3375" w:type="dxa"/>
            <w:tcBorders>
              <w:top w:val="nil"/>
              <w:left w:val="single" w:sz="4" w:space="0" w:color="auto"/>
              <w:bottom w:val="single" w:sz="4" w:space="0" w:color="auto"/>
              <w:right w:val="single" w:sz="4" w:space="0" w:color="auto"/>
            </w:tcBorders>
            <w:shd w:val="clear" w:color="auto" w:fill="auto"/>
            <w:vAlign w:val="center"/>
            <w:hideMark/>
          </w:tcPr>
          <w:p w14:paraId="05D5A3FE" w14:textId="77777777" w:rsidR="002B61DD" w:rsidRDefault="002B61DD" w:rsidP="00E45CD2">
            <w:pPr>
              <w:rPr>
                <w:b/>
                <w:bCs/>
              </w:rPr>
            </w:pPr>
            <w:r>
              <w:rPr>
                <w:b/>
                <w:bCs/>
              </w:rPr>
              <w:t>Odds Ratio (95% CI)</w:t>
            </w:r>
          </w:p>
        </w:tc>
        <w:tc>
          <w:tcPr>
            <w:tcW w:w="4900" w:type="dxa"/>
            <w:tcBorders>
              <w:top w:val="nil"/>
              <w:left w:val="nil"/>
              <w:bottom w:val="single" w:sz="4" w:space="0" w:color="auto"/>
              <w:right w:val="single" w:sz="4" w:space="0" w:color="auto"/>
            </w:tcBorders>
            <w:shd w:val="clear" w:color="auto" w:fill="auto"/>
            <w:vAlign w:val="center"/>
            <w:hideMark/>
          </w:tcPr>
          <w:p w14:paraId="7001083C" w14:textId="77777777" w:rsidR="002B61DD" w:rsidRDefault="002B61DD" w:rsidP="005403EE">
            <w:r>
              <w:t>1.34 (0.03 – 7.81)</w:t>
            </w:r>
          </w:p>
        </w:tc>
      </w:tr>
      <w:tr w:rsidR="002B61DD" w14:paraId="33AB6785" w14:textId="77777777" w:rsidTr="00025304">
        <w:trPr>
          <w:trHeight w:val="300"/>
        </w:trPr>
        <w:tc>
          <w:tcPr>
            <w:tcW w:w="3375" w:type="dxa"/>
            <w:tcBorders>
              <w:top w:val="nil"/>
              <w:left w:val="single" w:sz="4" w:space="0" w:color="auto"/>
              <w:bottom w:val="single" w:sz="4" w:space="0" w:color="auto"/>
              <w:right w:val="single" w:sz="4" w:space="0" w:color="auto"/>
            </w:tcBorders>
            <w:shd w:val="clear" w:color="auto" w:fill="auto"/>
            <w:vAlign w:val="center"/>
            <w:hideMark/>
          </w:tcPr>
          <w:p w14:paraId="5E7BA217" w14:textId="77777777" w:rsidR="002B61DD" w:rsidRDefault="002B61DD" w:rsidP="00E45CD2">
            <w:pPr>
              <w:rPr>
                <w:b/>
                <w:bCs/>
              </w:rPr>
            </w:pPr>
            <w:r>
              <w:rPr>
                <w:b/>
                <w:bCs/>
              </w:rPr>
              <w:t>p-value</w:t>
            </w:r>
          </w:p>
        </w:tc>
        <w:tc>
          <w:tcPr>
            <w:tcW w:w="4900" w:type="dxa"/>
            <w:tcBorders>
              <w:top w:val="nil"/>
              <w:left w:val="nil"/>
              <w:bottom w:val="single" w:sz="4" w:space="0" w:color="auto"/>
              <w:right w:val="single" w:sz="4" w:space="0" w:color="auto"/>
            </w:tcBorders>
            <w:shd w:val="clear" w:color="auto" w:fill="auto"/>
            <w:vAlign w:val="center"/>
            <w:hideMark/>
          </w:tcPr>
          <w:p w14:paraId="480645AA" w14:textId="77777777" w:rsidR="002B61DD" w:rsidRDefault="002B61DD" w:rsidP="005403EE">
            <w:r>
              <w:t>0.531</w:t>
            </w:r>
          </w:p>
        </w:tc>
      </w:tr>
      <w:tr w:rsidR="002B61DD" w14:paraId="55D8F27F" w14:textId="77777777" w:rsidTr="00A11313">
        <w:trPr>
          <w:trHeight w:val="1754"/>
        </w:trPr>
        <w:tc>
          <w:tcPr>
            <w:tcW w:w="3375" w:type="dxa"/>
            <w:tcBorders>
              <w:top w:val="nil"/>
              <w:left w:val="single" w:sz="4" w:space="0" w:color="auto"/>
              <w:bottom w:val="single" w:sz="4" w:space="0" w:color="auto"/>
              <w:right w:val="single" w:sz="4" w:space="0" w:color="auto"/>
            </w:tcBorders>
            <w:shd w:val="clear" w:color="auto" w:fill="auto"/>
            <w:vAlign w:val="center"/>
            <w:hideMark/>
          </w:tcPr>
          <w:p w14:paraId="51AF2E36" w14:textId="77777777" w:rsidR="002B61DD" w:rsidRDefault="002B61DD" w:rsidP="00E45CD2">
            <w:pPr>
              <w:rPr>
                <w:b/>
                <w:bCs/>
              </w:rPr>
            </w:pPr>
            <w:r>
              <w:rPr>
                <w:b/>
                <w:bCs/>
              </w:rPr>
              <w:t>Interpretation</w:t>
            </w:r>
          </w:p>
        </w:tc>
        <w:tc>
          <w:tcPr>
            <w:tcW w:w="4900" w:type="dxa"/>
            <w:tcBorders>
              <w:top w:val="nil"/>
              <w:left w:val="nil"/>
              <w:bottom w:val="single" w:sz="4" w:space="0" w:color="auto"/>
              <w:right w:val="single" w:sz="4" w:space="0" w:color="auto"/>
            </w:tcBorders>
            <w:shd w:val="clear" w:color="auto" w:fill="auto"/>
            <w:vAlign w:val="center"/>
            <w:hideMark/>
          </w:tcPr>
          <w:p w14:paraId="488C9FBD" w14:textId="77777777" w:rsidR="002B61DD" w:rsidRDefault="002B61DD" w:rsidP="00025304">
            <w:pPr>
              <w:ind w:leftChars="-8" w:left="-19"/>
            </w:pPr>
            <w:r>
              <w:t xml:space="preserve">No statistically significant difference was observed in TB loss-to-follow-up between the pre- and during-COVID periods. Although the odds of being lost to follow-up during COVID were 1.34 times higher, this association was </w:t>
            </w:r>
            <w:r>
              <w:rPr>
                <w:b/>
                <w:bCs/>
              </w:rPr>
              <w:t>not statistically significant</w:t>
            </w:r>
            <w:r>
              <w:t>.</w:t>
            </w:r>
          </w:p>
        </w:tc>
      </w:tr>
    </w:tbl>
    <w:p w14:paraId="7EDBCDFF" w14:textId="77777777" w:rsidR="008751ED" w:rsidRDefault="008751ED">
      <w:r>
        <w:br w:type="page"/>
      </w:r>
    </w:p>
    <w:p w14:paraId="517AA400" w14:textId="77777777" w:rsidR="00FC7D52" w:rsidRDefault="008A03B7" w:rsidP="00FC7D52">
      <w:pPr>
        <w:pStyle w:val="Heading4"/>
        <w:spacing w:before="0" w:line="360" w:lineRule="auto"/>
        <w:rPr>
          <w:rFonts w:ascii="Times New Roman" w:hAnsi="Times New Roman" w:cs="Times New Roman"/>
          <w:b w:val="0"/>
          <w:i w:val="0"/>
          <w:color w:val="auto"/>
        </w:rPr>
      </w:pPr>
      <w:r>
        <w:rPr>
          <w:rFonts w:ascii="Times New Roman" w:hAnsi="Times New Roman" w:cs="Times New Roman"/>
          <w:b w:val="0"/>
          <w:i w:val="0"/>
          <w:color w:val="auto"/>
        </w:rPr>
        <w:lastRenderedPageBreak/>
        <w:t>There was a rise in lost to follow up during the COVID-19 period, (Table 13)</w:t>
      </w:r>
    </w:p>
    <w:p w14:paraId="68F27149" w14:textId="77777777" w:rsidR="00FC7D52" w:rsidRPr="00FC7D52" w:rsidRDefault="00FC7D52" w:rsidP="00FC7D52"/>
    <w:p w14:paraId="37F0DCD4" w14:textId="77777777" w:rsidR="00FC7D52" w:rsidRDefault="00FC7D52" w:rsidP="00FC7D52">
      <w:pPr>
        <w:pStyle w:val="Heading4"/>
        <w:spacing w:before="0" w:line="360" w:lineRule="auto"/>
        <w:rPr>
          <w:rFonts w:ascii="Times New Roman" w:hAnsi="Times New Roman" w:cs="Times New Roman"/>
          <w:i w:val="0"/>
          <w:color w:val="auto"/>
        </w:rPr>
      </w:pPr>
      <w:r w:rsidRPr="0084398D">
        <w:rPr>
          <w:rFonts w:ascii="Times New Roman" w:hAnsi="Times New Roman" w:cs="Times New Roman"/>
          <w:i w:val="0"/>
          <w:color w:val="auto"/>
        </w:rPr>
        <w:t xml:space="preserve">Table </w:t>
      </w:r>
      <w:r>
        <w:rPr>
          <w:rFonts w:ascii="Times New Roman" w:hAnsi="Times New Roman" w:cs="Times New Roman"/>
          <w:i w:val="0"/>
          <w:color w:val="auto"/>
        </w:rPr>
        <w:t>13</w:t>
      </w:r>
      <w:r w:rsidRPr="0084398D">
        <w:rPr>
          <w:rFonts w:ascii="Times New Roman" w:hAnsi="Times New Roman" w:cs="Times New Roman"/>
          <w:i w:val="0"/>
          <w:color w:val="auto"/>
        </w:rPr>
        <w:t xml:space="preserve">: </w:t>
      </w:r>
      <w:r>
        <w:rPr>
          <w:rFonts w:ascii="Times New Roman" w:hAnsi="Times New Roman" w:cs="Times New Roman"/>
          <w:i w:val="0"/>
          <w:color w:val="auto"/>
        </w:rPr>
        <w:t>TB Follow-up outcomes Before and During COVID-19</w:t>
      </w:r>
    </w:p>
    <w:p w14:paraId="2E548CA8" w14:textId="77777777" w:rsidR="00301CD9" w:rsidRDefault="00301CD9"/>
    <w:tbl>
      <w:tblPr>
        <w:tblW w:w="9380" w:type="dxa"/>
        <w:tblInd w:w="-27" w:type="dxa"/>
        <w:tblLook w:val="0600" w:firstRow="0" w:lastRow="0" w:firstColumn="0" w:lastColumn="0" w:noHBand="1" w:noVBand="1"/>
      </w:tblPr>
      <w:tblGrid>
        <w:gridCol w:w="2020"/>
        <w:gridCol w:w="1700"/>
        <w:gridCol w:w="2580"/>
        <w:gridCol w:w="3080"/>
      </w:tblGrid>
      <w:tr w:rsidR="00757CA4" w14:paraId="0B500566" w14:textId="77777777" w:rsidTr="00301CD9">
        <w:trPr>
          <w:trHeight w:val="20"/>
        </w:trPr>
        <w:tc>
          <w:tcPr>
            <w:tcW w:w="2020" w:type="dxa"/>
            <w:tcBorders>
              <w:top w:val="single" w:sz="4" w:space="0" w:color="auto"/>
              <w:left w:val="single" w:sz="4" w:space="0" w:color="auto"/>
              <w:bottom w:val="single" w:sz="4" w:space="0" w:color="auto"/>
              <w:right w:val="single" w:sz="4" w:space="0" w:color="auto"/>
            </w:tcBorders>
            <w:shd w:val="clear" w:color="auto" w:fill="auto"/>
            <w:hideMark/>
          </w:tcPr>
          <w:p w14:paraId="7CA4C220" w14:textId="77777777" w:rsidR="00757CA4" w:rsidRDefault="00757CA4" w:rsidP="00301CD9">
            <w:pPr>
              <w:spacing w:line="360" w:lineRule="auto"/>
              <w:rPr>
                <w:b/>
                <w:bCs/>
              </w:rPr>
            </w:pPr>
            <w:r>
              <w:rPr>
                <w:b/>
                <w:bCs/>
              </w:rPr>
              <w:t>Period</w:t>
            </w:r>
          </w:p>
        </w:tc>
        <w:tc>
          <w:tcPr>
            <w:tcW w:w="1700" w:type="dxa"/>
            <w:tcBorders>
              <w:top w:val="single" w:sz="4" w:space="0" w:color="auto"/>
              <w:left w:val="nil"/>
              <w:bottom w:val="single" w:sz="4" w:space="0" w:color="auto"/>
              <w:right w:val="single" w:sz="4" w:space="0" w:color="auto"/>
            </w:tcBorders>
            <w:shd w:val="clear" w:color="auto" w:fill="auto"/>
            <w:hideMark/>
          </w:tcPr>
          <w:p w14:paraId="57B82F33" w14:textId="77777777" w:rsidR="00757CA4" w:rsidRDefault="00757CA4" w:rsidP="00301CD9">
            <w:pPr>
              <w:spacing w:line="360" w:lineRule="auto"/>
              <w:ind w:leftChars="-5" w:hangingChars="5" w:hanging="12"/>
              <w:rPr>
                <w:b/>
                <w:bCs/>
              </w:rPr>
            </w:pPr>
            <w:r>
              <w:rPr>
                <w:b/>
                <w:bCs/>
              </w:rPr>
              <w:t>Total Cases</w:t>
            </w:r>
          </w:p>
        </w:tc>
        <w:tc>
          <w:tcPr>
            <w:tcW w:w="2580" w:type="dxa"/>
            <w:tcBorders>
              <w:top w:val="single" w:sz="4" w:space="0" w:color="auto"/>
              <w:left w:val="nil"/>
              <w:bottom w:val="single" w:sz="4" w:space="0" w:color="auto"/>
              <w:right w:val="single" w:sz="4" w:space="0" w:color="auto"/>
            </w:tcBorders>
            <w:shd w:val="clear" w:color="auto" w:fill="auto"/>
            <w:hideMark/>
          </w:tcPr>
          <w:p w14:paraId="4FF78ED1" w14:textId="77777777" w:rsidR="00757CA4" w:rsidRDefault="00757CA4" w:rsidP="00301CD9">
            <w:pPr>
              <w:spacing w:line="360" w:lineRule="auto"/>
              <w:ind w:leftChars="-1" w:hangingChars="1" w:hanging="2"/>
              <w:rPr>
                <w:b/>
                <w:bCs/>
              </w:rPr>
            </w:pPr>
            <w:r>
              <w:rPr>
                <w:b/>
                <w:bCs/>
              </w:rPr>
              <w:t>Lost to Follow-up (n)</w:t>
            </w:r>
          </w:p>
        </w:tc>
        <w:tc>
          <w:tcPr>
            <w:tcW w:w="3080" w:type="dxa"/>
            <w:tcBorders>
              <w:top w:val="single" w:sz="4" w:space="0" w:color="auto"/>
              <w:left w:val="nil"/>
              <w:bottom w:val="single" w:sz="4" w:space="0" w:color="auto"/>
              <w:right w:val="single" w:sz="4" w:space="0" w:color="auto"/>
            </w:tcBorders>
            <w:shd w:val="clear" w:color="auto" w:fill="auto"/>
            <w:hideMark/>
          </w:tcPr>
          <w:p w14:paraId="672ED937" w14:textId="77777777" w:rsidR="00757CA4" w:rsidRDefault="00757CA4" w:rsidP="00301CD9">
            <w:pPr>
              <w:spacing w:line="360" w:lineRule="auto"/>
              <w:rPr>
                <w:b/>
                <w:bCs/>
              </w:rPr>
            </w:pPr>
            <w:r>
              <w:rPr>
                <w:b/>
                <w:bCs/>
              </w:rPr>
              <w:t>Lost to Follow-up Rate (%)</w:t>
            </w:r>
          </w:p>
        </w:tc>
      </w:tr>
      <w:tr w:rsidR="00757CA4" w14:paraId="140624BC" w14:textId="77777777" w:rsidTr="00301CD9">
        <w:trPr>
          <w:trHeight w:val="20"/>
        </w:trPr>
        <w:tc>
          <w:tcPr>
            <w:tcW w:w="2020" w:type="dxa"/>
            <w:tcBorders>
              <w:top w:val="nil"/>
              <w:left w:val="single" w:sz="4" w:space="0" w:color="auto"/>
              <w:bottom w:val="single" w:sz="4" w:space="0" w:color="auto"/>
              <w:right w:val="single" w:sz="4" w:space="0" w:color="auto"/>
            </w:tcBorders>
            <w:shd w:val="clear" w:color="auto" w:fill="auto"/>
            <w:hideMark/>
          </w:tcPr>
          <w:p w14:paraId="17EBDB8B" w14:textId="77777777" w:rsidR="00757CA4" w:rsidRDefault="00757CA4" w:rsidP="00301CD9">
            <w:pPr>
              <w:spacing w:line="360" w:lineRule="auto"/>
              <w:rPr>
                <w:b/>
                <w:bCs/>
              </w:rPr>
            </w:pPr>
            <w:r>
              <w:rPr>
                <w:b/>
                <w:bCs/>
              </w:rPr>
              <w:t>During COVID</w:t>
            </w:r>
          </w:p>
        </w:tc>
        <w:tc>
          <w:tcPr>
            <w:tcW w:w="1700" w:type="dxa"/>
            <w:tcBorders>
              <w:top w:val="nil"/>
              <w:left w:val="nil"/>
              <w:bottom w:val="single" w:sz="4" w:space="0" w:color="auto"/>
              <w:right w:val="single" w:sz="4" w:space="0" w:color="auto"/>
            </w:tcBorders>
            <w:shd w:val="clear" w:color="auto" w:fill="auto"/>
            <w:hideMark/>
          </w:tcPr>
          <w:p w14:paraId="4E5233E5" w14:textId="77777777" w:rsidR="00757CA4" w:rsidRDefault="00757CA4" w:rsidP="00301CD9">
            <w:pPr>
              <w:spacing w:line="360" w:lineRule="auto"/>
              <w:ind w:leftChars="-5" w:hangingChars="5" w:hanging="12"/>
            </w:pPr>
            <w:r>
              <w:t>38,407</w:t>
            </w:r>
          </w:p>
        </w:tc>
        <w:tc>
          <w:tcPr>
            <w:tcW w:w="2580" w:type="dxa"/>
            <w:tcBorders>
              <w:top w:val="nil"/>
              <w:left w:val="nil"/>
              <w:bottom w:val="single" w:sz="4" w:space="0" w:color="auto"/>
              <w:right w:val="single" w:sz="4" w:space="0" w:color="auto"/>
            </w:tcBorders>
            <w:shd w:val="clear" w:color="auto" w:fill="auto"/>
            <w:hideMark/>
          </w:tcPr>
          <w:p w14:paraId="429DAE36" w14:textId="224B01C5" w:rsidR="00757CA4" w:rsidRDefault="00757CA4" w:rsidP="00301CD9">
            <w:pPr>
              <w:spacing w:line="360" w:lineRule="auto"/>
              <w:ind w:leftChars="-1" w:hangingChars="1" w:hanging="2"/>
            </w:pPr>
            <w:r>
              <w:t>53</w:t>
            </w:r>
            <w:ins w:id="178" w:author="DALTON WAMALWA" w:date="2026-02-03T19:01:00Z">
              <w:r w:rsidR="0074253F">
                <w:t xml:space="preserve"> </w:t>
              </w:r>
            </w:ins>
          </w:p>
        </w:tc>
        <w:tc>
          <w:tcPr>
            <w:tcW w:w="3080" w:type="dxa"/>
            <w:tcBorders>
              <w:top w:val="nil"/>
              <w:left w:val="nil"/>
              <w:bottom w:val="single" w:sz="4" w:space="0" w:color="auto"/>
              <w:right w:val="single" w:sz="4" w:space="0" w:color="auto"/>
            </w:tcBorders>
            <w:shd w:val="clear" w:color="auto" w:fill="auto"/>
            <w:hideMark/>
          </w:tcPr>
          <w:p w14:paraId="3631152D" w14:textId="77777777" w:rsidR="00757CA4" w:rsidRDefault="00757CA4" w:rsidP="00301CD9">
            <w:pPr>
              <w:spacing w:line="360" w:lineRule="auto"/>
            </w:pPr>
            <w:r>
              <w:t>0.14%</w:t>
            </w:r>
          </w:p>
        </w:tc>
      </w:tr>
      <w:tr w:rsidR="00757CA4" w14:paraId="52B0CD22" w14:textId="77777777" w:rsidTr="00301CD9">
        <w:trPr>
          <w:trHeight w:val="20"/>
        </w:trPr>
        <w:tc>
          <w:tcPr>
            <w:tcW w:w="2020" w:type="dxa"/>
            <w:tcBorders>
              <w:top w:val="nil"/>
              <w:left w:val="single" w:sz="4" w:space="0" w:color="auto"/>
              <w:bottom w:val="single" w:sz="4" w:space="0" w:color="auto"/>
              <w:right w:val="single" w:sz="4" w:space="0" w:color="auto"/>
            </w:tcBorders>
            <w:shd w:val="clear" w:color="auto" w:fill="auto"/>
            <w:hideMark/>
          </w:tcPr>
          <w:p w14:paraId="4ABBFB6A" w14:textId="77777777" w:rsidR="00757CA4" w:rsidRDefault="00757CA4" w:rsidP="00301CD9">
            <w:pPr>
              <w:spacing w:line="360" w:lineRule="auto"/>
              <w:rPr>
                <w:b/>
                <w:bCs/>
              </w:rPr>
            </w:pPr>
            <w:r>
              <w:rPr>
                <w:b/>
                <w:bCs/>
              </w:rPr>
              <w:t>Pre-COVID</w:t>
            </w:r>
          </w:p>
        </w:tc>
        <w:tc>
          <w:tcPr>
            <w:tcW w:w="1700" w:type="dxa"/>
            <w:tcBorders>
              <w:top w:val="nil"/>
              <w:left w:val="nil"/>
              <w:bottom w:val="single" w:sz="4" w:space="0" w:color="auto"/>
              <w:right w:val="single" w:sz="4" w:space="0" w:color="auto"/>
            </w:tcBorders>
            <w:shd w:val="clear" w:color="auto" w:fill="auto"/>
            <w:hideMark/>
          </w:tcPr>
          <w:p w14:paraId="28A8F769" w14:textId="77777777" w:rsidR="00757CA4" w:rsidRDefault="00757CA4" w:rsidP="00301CD9">
            <w:pPr>
              <w:spacing w:line="360" w:lineRule="auto"/>
            </w:pPr>
            <w:r>
              <w:t>542</w:t>
            </w:r>
          </w:p>
        </w:tc>
        <w:tc>
          <w:tcPr>
            <w:tcW w:w="2580" w:type="dxa"/>
            <w:tcBorders>
              <w:top w:val="nil"/>
              <w:left w:val="nil"/>
              <w:bottom w:val="single" w:sz="4" w:space="0" w:color="auto"/>
              <w:right w:val="single" w:sz="4" w:space="0" w:color="auto"/>
            </w:tcBorders>
            <w:shd w:val="clear" w:color="auto" w:fill="auto"/>
            <w:hideMark/>
          </w:tcPr>
          <w:p w14:paraId="7528522E" w14:textId="77777777" w:rsidR="00757CA4" w:rsidRDefault="00757CA4" w:rsidP="00301CD9">
            <w:pPr>
              <w:spacing w:line="360" w:lineRule="auto"/>
              <w:ind w:leftChars="-1" w:hangingChars="1" w:hanging="2"/>
            </w:pPr>
            <w:r>
              <w:t>1</w:t>
            </w:r>
          </w:p>
        </w:tc>
        <w:tc>
          <w:tcPr>
            <w:tcW w:w="3080" w:type="dxa"/>
            <w:tcBorders>
              <w:top w:val="nil"/>
              <w:left w:val="nil"/>
              <w:bottom w:val="single" w:sz="4" w:space="0" w:color="auto"/>
              <w:right w:val="single" w:sz="4" w:space="0" w:color="auto"/>
            </w:tcBorders>
            <w:shd w:val="clear" w:color="auto" w:fill="auto"/>
            <w:hideMark/>
          </w:tcPr>
          <w:p w14:paraId="26E5A327" w14:textId="77777777" w:rsidR="00757CA4" w:rsidRDefault="00757CA4" w:rsidP="00301CD9">
            <w:pPr>
              <w:spacing w:line="360" w:lineRule="auto"/>
            </w:pPr>
            <w:r>
              <w:t>0.19%</w:t>
            </w:r>
          </w:p>
        </w:tc>
      </w:tr>
    </w:tbl>
    <w:p w14:paraId="63BA7381" w14:textId="77777777" w:rsidR="00DC574E" w:rsidRDefault="00DC574E"/>
    <w:p w14:paraId="02EE1A1F" w14:textId="77777777" w:rsidR="00DC574E" w:rsidRDefault="00DC574E">
      <w:r>
        <w:br w:type="page"/>
      </w:r>
    </w:p>
    <w:p w14:paraId="036CCD37" w14:textId="77777777" w:rsidR="00DC574E" w:rsidRPr="007B27A8" w:rsidRDefault="00DC574E" w:rsidP="00DC574E">
      <w:pPr>
        <w:pStyle w:val="Heading1"/>
        <w:spacing w:line="360" w:lineRule="auto"/>
        <w:rPr>
          <w:b w:val="0"/>
          <w:bCs w:val="0"/>
        </w:rPr>
      </w:pPr>
      <w:bookmarkStart w:id="179" w:name="_Toc136974725"/>
      <w:bookmarkStart w:id="180" w:name="_Toc137031252"/>
      <w:r w:rsidRPr="007B27A8">
        <w:lastRenderedPageBreak/>
        <w:t>CHAPTER FIVE: DISCUSSION, CONCLUSION AND RECOMMENDATIONS</w:t>
      </w:r>
      <w:bookmarkEnd w:id="179"/>
      <w:bookmarkEnd w:id="180"/>
    </w:p>
    <w:p w14:paraId="00096212" w14:textId="77777777" w:rsidR="00DC574E" w:rsidRDefault="00DC574E" w:rsidP="00DC574E">
      <w:pPr>
        <w:pStyle w:val="Heading2"/>
        <w:spacing w:line="360" w:lineRule="auto"/>
      </w:pPr>
      <w:bookmarkStart w:id="181" w:name="_Toc136974726"/>
      <w:bookmarkStart w:id="182" w:name="_Toc137031253"/>
    </w:p>
    <w:p w14:paraId="030401A8" w14:textId="77777777" w:rsidR="00DC574E" w:rsidRPr="007B27A8" w:rsidRDefault="00DC574E" w:rsidP="00DC574E">
      <w:pPr>
        <w:pStyle w:val="Heading2"/>
        <w:spacing w:line="360" w:lineRule="auto"/>
      </w:pPr>
      <w:r w:rsidRPr="007B27A8">
        <w:t>DISCUSSION</w:t>
      </w:r>
      <w:bookmarkEnd w:id="181"/>
      <w:bookmarkEnd w:id="182"/>
    </w:p>
    <w:p w14:paraId="4BC04C4C" w14:textId="77777777" w:rsidR="00A160D0" w:rsidRDefault="00A160D0" w:rsidP="00185B8A">
      <w:pPr>
        <w:spacing w:line="360" w:lineRule="auto"/>
      </w:pPr>
      <w:r>
        <w:t>TB Incidence and Mortality</w:t>
      </w:r>
    </w:p>
    <w:p w14:paraId="2B3BDE08" w14:textId="77777777" w:rsidR="00C954A3" w:rsidRDefault="00DC574E" w:rsidP="00185B8A">
      <w:pPr>
        <w:spacing w:line="360" w:lineRule="auto"/>
        <w:rPr>
          <w:bCs/>
        </w:rPr>
      </w:pPr>
      <w:r>
        <w:t xml:space="preserve">The study was conducted to determine </w:t>
      </w:r>
      <w:r w:rsidRPr="00DC574E">
        <w:rPr>
          <w:rFonts w:eastAsiaTheme="majorEastAsia"/>
          <w:bCs/>
          <w:lang w:val="en-US"/>
        </w:rPr>
        <w:t>the effects of the COVID-19 pande</w:t>
      </w:r>
      <w:r>
        <w:rPr>
          <w:rFonts w:eastAsiaTheme="majorEastAsia"/>
          <w:bCs/>
          <w:lang w:val="en-US"/>
        </w:rPr>
        <w:t>mic on tuberculosis control in K</w:t>
      </w:r>
      <w:r w:rsidRPr="00DC574E">
        <w:rPr>
          <w:rFonts w:eastAsiaTheme="majorEastAsia"/>
          <w:bCs/>
          <w:lang w:val="en-US"/>
        </w:rPr>
        <w:t>enya from 2015 to 2023</w:t>
      </w:r>
      <w:r>
        <w:rPr>
          <w:rFonts w:eastAsiaTheme="majorEastAsia"/>
          <w:bCs/>
          <w:lang w:val="en-US"/>
        </w:rPr>
        <w:t xml:space="preserve">.  In this study, </w:t>
      </w:r>
      <w:r w:rsidR="009F7280">
        <w:rPr>
          <w:rFonts w:eastAsiaTheme="majorEastAsia"/>
          <w:bCs/>
          <w:lang w:val="en-US"/>
        </w:rPr>
        <w:t xml:space="preserve">there were more </w:t>
      </w:r>
      <w:r w:rsidR="00C954A3">
        <w:t>male cases 22,506 (81.3%)</w:t>
      </w:r>
      <w:r w:rsidR="009F7280">
        <w:t xml:space="preserve">, </w:t>
      </w:r>
      <w:r w:rsidR="00C954A3">
        <w:t xml:space="preserve">female cases </w:t>
      </w:r>
      <w:r w:rsidR="009F7280">
        <w:t xml:space="preserve">accounted for </w:t>
      </w:r>
      <w:r w:rsidR="00C954A3">
        <w:t>8,850 (77.9%)</w:t>
      </w:r>
      <w:r w:rsidR="009F7280">
        <w:t xml:space="preserve">.  </w:t>
      </w:r>
      <w:r w:rsidR="00C954A3">
        <w:t xml:space="preserve">The highest number of cases 3,250 </w:t>
      </w:r>
      <w:r w:rsidR="00C954A3" w:rsidRPr="00C31138">
        <w:t>(</w:t>
      </w:r>
      <w:r w:rsidR="00C954A3">
        <w:t>8.3</w:t>
      </w:r>
      <w:r w:rsidR="00C954A3" w:rsidRPr="00C31138">
        <w:t>%)</w:t>
      </w:r>
      <w:r w:rsidR="00C954A3">
        <w:t xml:space="preserve"> were from Nairobi County, 1,061</w:t>
      </w:r>
      <w:r w:rsidR="00C954A3" w:rsidRPr="00C31138">
        <w:t xml:space="preserve"> (</w:t>
      </w:r>
      <w:r w:rsidR="00C954A3">
        <w:t>9.3</w:t>
      </w:r>
      <w:r w:rsidR="00C954A3" w:rsidRPr="00C31138">
        <w:t>%)</w:t>
      </w:r>
      <w:r w:rsidR="009F7280">
        <w:t xml:space="preserve">.  </w:t>
      </w:r>
      <w:r w:rsidR="00C954A3">
        <w:rPr>
          <w:bCs/>
          <w:lang w:val="en-US"/>
        </w:rPr>
        <w:t>Level 4 facilities had the highest number of cases, 17,747 (46%), the least cases 157 (0.4%) were from level 6 (National referral)</w:t>
      </w:r>
      <w:r w:rsidR="009F7280">
        <w:rPr>
          <w:bCs/>
          <w:lang w:val="en-US"/>
        </w:rPr>
        <w:t xml:space="preserve">.  </w:t>
      </w:r>
      <w:r w:rsidR="00C954A3">
        <w:rPr>
          <w:bCs/>
          <w:lang w:val="en-US"/>
        </w:rPr>
        <w:t xml:space="preserve">Ministry </w:t>
      </w:r>
      <w:r w:rsidR="00F631F4">
        <w:rPr>
          <w:bCs/>
          <w:lang w:val="en-US"/>
        </w:rPr>
        <w:t>o</w:t>
      </w:r>
      <w:r w:rsidR="00C954A3">
        <w:rPr>
          <w:bCs/>
          <w:lang w:val="en-US"/>
        </w:rPr>
        <w:t>f Health</w:t>
      </w:r>
      <w:r w:rsidR="00F631F4">
        <w:rPr>
          <w:bCs/>
          <w:lang w:val="en-US"/>
        </w:rPr>
        <w:t xml:space="preserve"> </w:t>
      </w:r>
      <w:r w:rsidR="009F7280">
        <w:rPr>
          <w:bCs/>
        </w:rPr>
        <w:t>owned most of the facilities.</w:t>
      </w:r>
    </w:p>
    <w:p w14:paraId="32C19693" w14:textId="77777777" w:rsidR="001622FA" w:rsidRDefault="001622FA">
      <w:pPr>
        <w:rPr>
          <w:bCs/>
          <w:iCs/>
          <w:lang w:val="en-US"/>
        </w:rPr>
      </w:pPr>
    </w:p>
    <w:p w14:paraId="47BA4BAF" w14:textId="77777777" w:rsidR="00C954A3" w:rsidRDefault="00C954A3" w:rsidP="00185B8A">
      <w:pPr>
        <w:spacing w:line="360" w:lineRule="auto"/>
      </w:pPr>
      <w:r w:rsidRPr="00AB7C7B">
        <w:rPr>
          <w:bCs/>
          <w:iCs/>
          <w:lang w:val="en-US"/>
        </w:rPr>
        <w:t xml:space="preserve">Many of the cases </w:t>
      </w:r>
      <w:r>
        <w:rPr>
          <w:bCs/>
          <w:iCs/>
          <w:lang w:val="en-US"/>
        </w:rPr>
        <w:t>(8.6%) were new cases, the second majori</w:t>
      </w:r>
      <w:r w:rsidR="00ED44EE">
        <w:rPr>
          <w:bCs/>
          <w:iCs/>
          <w:lang w:val="en-US"/>
        </w:rPr>
        <w:t>ty (6.6%), being relapse cases.</w:t>
      </w:r>
      <w:r w:rsidR="0033593D">
        <w:rPr>
          <w:bCs/>
          <w:iCs/>
          <w:lang w:val="en-US"/>
        </w:rPr>
        <w:t xml:space="preserve">  </w:t>
      </w:r>
      <w:r>
        <w:t>The age group between 30 and 39 years was the most common accounting for 11,094 (28%) of the cases, majority 8,240 (30%) being male cases.  The commonest age group among the female cases was age between 20-29 years accounting for 3389 (30%) of the female cases</w:t>
      </w:r>
      <w:r w:rsidR="00DC4668">
        <w:t>.</w:t>
      </w:r>
    </w:p>
    <w:p w14:paraId="50F660F3" w14:textId="33719AD3" w:rsidR="00DC4668" w:rsidRDefault="0074253F" w:rsidP="00185B8A">
      <w:pPr>
        <w:spacing w:line="360" w:lineRule="auto"/>
      </w:pPr>
      <w:ins w:id="183" w:author="DALTON WAMALWA" w:date="2026-02-03T19:02:00Z">
        <w:r>
          <w:t>In this study we report a marked increase in TB-</w:t>
        </w:r>
        <w:commentRangeStart w:id="184"/>
        <w:r>
          <w:t>related</w:t>
        </w:r>
        <w:commentRangeEnd w:id="184"/>
        <w:r>
          <w:rPr>
            <w:rStyle w:val="CommentReference"/>
            <w:rFonts w:asciiTheme="minorHAnsi" w:eastAsiaTheme="minorHAnsi" w:hAnsiTheme="minorHAnsi" w:cstheme="minorBidi"/>
            <w:lang w:val="en-US"/>
          </w:rPr>
          <w:commentReference w:id="184"/>
        </w:r>
        <w:r>
          <w:t xml:space="preserve"> ….</w:t>
        </w:r>
      </w:ins>
    </w:p>
    <w:p w14:paraId="16F22518" w14:textId="77777777" w:rsidR="002950B6" w:rsidRPr="00880214" w:rsidRDefault="002950B6" w:rsidP="00880214">
      <w:pPr>
        <w:spacing w:line="360" w:lineRule="auto"/>
        <w:jc w:val="both"/>
      </w:pPr>
      <w:r w:rsidRPr="00880214">
        <w:t xml:space="preserve">Authors have documented decrease in prevalence of tuberculosis during the COVID-19 period.  </w:t>
      </w:r>
    </w:p>
    <w:p w14:paraId="6285C2E3" w14:textId="77777777" w:rsidR="002950B6" w:rsidRPr="00880214" w:rsidRDefault="002950B6" w:rsidP="00880214">
      <w:pPr>
        <w:spacing w:line="360" w:lineRule="auto"/>
        <w:jc w:val="both"/>
      </w:pPr>
      <w:r w:rsidRPr="00880214">
        <w:t>Zhang Y et al (2023); in their study; The impact of COVID-19 pandemic on reported tuberculosis incidence and mortality in China: An interrupted time series analysis found a significant and immediate decrease in the levels of both reported TB incidence (relative risk (RR) = 0.887; 95% confidence interval (CI) = 0.810-0.973) and mortality (RR = 0.448; 95% CI = 0.351-0.572) at the start of COVID-19 outbreak.</w:t>
      </w:r>
      <w:r w:rsidRPr="00880214">
        <w:rPr>
          <w:color w:val="1B1B1B"/>
          <w:shd w:val="clear" w:color="auto" w:fill="FFFFFF"/>
        </w:rPr>
        <w:t xml:space="preserve"> During the pandemic, the slope of reported incidence decreased significantly (RR = 0.994; 95% CI = 0.989-0.999), while the slope of reported mortality increased sharply (RR = 1.032; 95% CI = 1.022-1.041).  </w:t>
      </w:r>
      <w:r w:rsidRPr="00880214">
        <w:t xml:space="preserve">Notably, this study established a rise in </w:t>
      </w:r>
      <w:r w:rsidR="00586EE2" w:rsidRPr="00880214">
        <w:t xml:space="preserve">TB </w:t>
      </w:r>
      <w:r w:rsidRPr="00880214">
        <w:t>cases from 413 during pre-COVID period to 38,536 during the COVID period.  The mean TB incidence during COVID-19 period was significantly higher than the period before COVID-19 (</w:t>
      </w:r>
      <w:r w:rsidRPr="00880214">
        <w:rPr>
          <w:i/>
          <w:iCs/>
        </w:rPr>
        <w:t>p</w:t>
      </w:r>
      <w:r w:rsidRPr="00880214">
        <w:t>&lt; 0.001).</w:t>
      </w:r>
    </w:p>
    <w:p w14:paraId="40926F02" w14:textId="77777777" w:rsidR="002950B6" w:rsidRPr="00880214" w:rsidRDefault="002950B6" w:rsidP="00880214">
      <w:pPr>
        <w:spacing w:line="360" w:lineRule="auto"/>
        <w:jc w:val="both"/>
      </w:pPr>
    </w:p>
    <w:p w14:paraId="4CB972D2" w14:textId="77777777" w:rsidR="004A3C94" w:rsidRDefault="00ED44EE" w:rsidP="004A3C94">
      <w:pPr>
        <w:spacing w:line="360" w:lineRule="auto"/>
        <w:jc w:val="both"/>
      </w:pPr>
      <w:r>
        <w:t>In this study, mortality rates rose during the COVID-19 pandemic in contrast to the pre-COVID period.</w:t>
      </w:r>
      <w:r w:rsidR="008E0DBF">
        <w:t xml:space="preserve">  </w:t>
      </w:r>
      <w:r w:rsidR="003334FB">
        <w:t>The results show that m</w:t>
      </w:r>
      <w:r w:rsidR="00B9250E" w:rsidRPr="00990E24">
        <w:t>ortality rate at pre-COVID was 0 (</w:t>
      </w:r>
      <w:commentRangeStart w:id="186"/>
      <w:r w:rsidR="00B9250E" w:rsidRPr="00990E24">
        <w:t>0</w:t>
      </w:r>
      <w:commentRangeEnd w:id="186"/>
      <w:r w:rsidR="0074253F">
        <w:rPr>
          <w:rStyle w:val="CommentReference"/>
          <w:rFonts w:asciiTheme="minorHAnsi" w:eastAsiaTheme="minorHAnsi" w:hAnsiTheme="minorHAnsi" w:cstheme="minorBidi"/>
          <w:lang w:val="en-US"/>
        </w:rPr>
        <w:commentReference w:id="186"/>
      </w:r>
      <w:r w:rsidR="00B9250E" w:rsidRPr="00990E24">
        <w:t>%), this rose to 23 (0.06%) during the COVID period</w:t>
      </w:r>
      <w:r w:rsidR="0045674D" w:rsidRPr="00990E24">
        <w:t xml:space="preserve">, sentiments </w:t>
      </w:r>
      <w:r w:rsidR="00B9250E" w:rsidRPr="00990E24">
        <w:t>echoe</w:t>
      </w:r>
      <w:r w:rsidR="0045674D" w:rsidRPr="00990E24">
        <w:t xml:space="preserve">d </w:t>
      </w:r>
      <w:r w:rsidR="00B9250E" w:rsidRPr="00990E24">
        <w:t xml:space="preserve">from a study </w:t>
      </w:r>
      <w:r w:rsidR="00F631F4" w:rsidRPr="00990E24">
        <w:t xml:space="preserve">conducted </w:t>
      </w:r>
      <w:proofErr w:type="spellStart"/>
      <w:r w:rsidR="00F631F4" w:rsidRPr="00990E24">
        <w:t>i</w:t>
      </w:r>
      <w:proofErr w:type="spellEnd"/>
      <w:r w:rsidR="00B9250E" w:rsidRPr="00990E24">
        <w:rPr>
          <w:lang w:val="en-US"/>
        </w:rPr>
        <w:t xml:space="preserve">n Eswatini, a retrospective cohort study using an interrupted time series design conducted to compare outcomes before and during the COVID-19 pandemic. The findings demonstrated a substantial rise in the mortality rate among individuals who registered during the pandemic (21.3%) compared to the time before the pandemic (10.8%, p &lt; 0.01). </w:t>
      </w:r>
      <w:r w:rsidR="00B9250E" w:rsidRPr="00990E24">
        <w:rPr>
          <w:lang w:val="en-US"/>
        </w:rPr>
        <w:lastRenderedPageBreak/>
        <w:t>An analysis using logistic regression found that the probability of experiencing negative outcomes, such as death, lost-to-follow-up, and not being examined, was greater during the pandemic compared to t</w:t>
      </w:r>
      <w:r w:rsidR="007F2419">
        <w:rPr>
          <w:lang w:val="en-US"/>
        </w:rPr>
        <w:t>he period prior to the pandemic</w:t>
      </w:r>
      <w:r w:rsidR="00B9250E" w:rsidRPr="00990E24">
        <w:t>.</w:t>
      </w:r>
      <w:r w:rsidR="004A3C94">
        <w:t xml:space="preserve">  </w:t>
      </w:r>
      <w:r w:rsidR="00751F57">
        <w:t>Other studies have also documented a rise in mortality rate</w:t>
      </w:r>
      <w:r w:rsidR="00C70DBA">
        <w:t xml:space="preserve"> </w:t>
      </w:r>
      <w:r w:rsidR="00751F57">
        <w:t>during the COVID-19 pandemic.  A</w:t>
      </w:r>
      <w:r w:rsidR="004A3C94">
        <w:t xml:space="preserve"> study by Gabriel </w:t>
      </w:r>
      <w:proofErr w:type="spellStart"/>
      <w:r w:rsidR="004A3C94">
        <w:t>Muyiemba</w:t>
      </w:r>
      <w:proofErr w:type="spellEnd"/>
      <w:r w:rsidR="004A3C94">
        <w:t xml:space="preserve"> Wamalwa et al (2024); Unmasking the Effects of the COVID-19 Pandemic on Tuberculosis Diagnosis and Care in Bungoma County, Kenya, </w:t>
      </w:r>
      <w:proofErr w:type="gramStart"/>
      <w:r w:rsidR="004A3C94">
        <w:t>The</w:t>
      </w:r>
      <w:proofErr w:type="gramEnd"/>
      <w:r w:rsidR="004A3C94">
        <w:t xml:space="preserve"> death rate among the patients increased during the COVID-19 pandemic to 10.8%, compared to 9.3% before the pandemic. </w:t>
      </w:r>
    </w:p>
    <w:p w14:paraId="0176CCFE" w14:textId="77777777" w:rsidR="002950B6" w:rsidRPr="002950B6" w:rsidRDefault="002950B6" w:rsidP="002950B6">
      <w:pPr>
        <w:rPr>
          <w:lang w:val="en-US"/>
        </w:rPr>
      </w:pPr>
    </w:p>
    <w:p w14:paraId="45A2D290" w14:textId="77777777" w:rsidR="002950B6" w:rsidRDefault="002950B6" w:rsidP="002950B6">
      <w:pPr>
        <w:spacing w:line="360" w:lineRule="auto"/>
        <w:jc w:val="both"/>
      </w:pPr>
      <w:r w:rsidRPr="002950B6">
        <w:rPr>
          <w:lang w:val="en-US"/>
        </w:rPr>
        <w:t xml:space="preserve">Similarly, a </w:t>
      </w:r>
      <w:r w:rsidRPr="002950B6">
        <w:t>South African study c</w:t>
      </w:r>
      <w:proofErr w:type="spellStart"/>
      <w:r w:rsidRPr="002950B6">
        <w:rPr>
          <w:lang w:val="en-US"/>
        </w:rPr>
        <w:t>onducted</w:t>
      </w:r>
      <w:proofErr w:type="spellEnd"/>
      <w:r w:rsidRPr="002950B6">
        <w:rPr>
          <w:lang w:val="en-US"/>
        </w:rPr>
        <w:t xml:space="preserve"> in </w:t>
      </w:r>
      <w:r w:rsidRPr="002950B6">
        <w:t>2022</w:t>
      </w:r>
      <w:r w:rsidRPr="002950B6">
        <w:rPr>
          <w:lang w:val="en-US"/>
        </w:rPr>
        <w:t xml:space="preserve"> observed a decrease in the number of reported TB cases and a notable rise in TB-related deaths in the initial months of the COVID-19 pandemic (</w:t>
      </w:r>
      <w:proofErr w:type="spellStart"/>
      <w:r w:rsidRPr="002950B6">
        <w:rPr>
          <w:lang w:val="en-US"/>
        </w:rPr>
        <w:t>Migliori</w:t>
      </w:r>
      <w:proofErr w:type="spellEnd"/>
      <w:r w:rsidRPr="002950B6">
        <w:rPr>
          <w:lang w:val="en-US"/>
        </w:rPr>
        <w:t xml:space="preserve">, G. B., </w:t>
      </w:r>
      <w:proofErr w:type="spellStart"/>
      <w:r w:rsidRPr="002950B6">
        <w:rPr>
          <w:lang w:val="en-US"/>
        </w:rPr>
        <w:t>Tiberi</w:t>
      </w:r>
      <w:proofErr w:type="spellEnd"/>
      <w:r w:rsidRPr="002950B6">
        <w:rPr>
          <w:lang w:val="en-US"/>
        </w:rPr>
        <w:t>, S., &amp; Duarte, R. 2022).</w:t>
      </w:r>
    </w:p>
    <w:p w14:paraId="1274B130" w14:textId="77777777" w:rsidR="004A3C94" w:rsidRDefault="004A3C94" w:rsidP="00B9250E">
      <w:pPr>
        <w:spacing w:line="360" w:lineRule="auto"/>
        <w:jc w:val="both"/>
      </w:pPr>
    </w:p>
    <w:p w14:paraId="21BE3955" w14:textId="77777777" w:rsidR="00A160D0" w:rsidRDefault="00A160D0" w:rsidP="00B9250E">
      <w:pPr>
        <w:spacing w:line="360" w:lineRule="auto"/>
        <w:jc w:val="both"/>
      </w:pPr>
      <w:r>
        <w:t>Follow-up</w:t>
      </w:r>
    </w:p>
    <w:p w14:paraId="19AA42E1" w14:textId="77777777" w:rsidR="00F631F4" w:rsidRPr="00E6174B" w:rsidRDefault="00BB63B2" w:rsidP="004F5803">
      <w:pPr>
        <w:spacing w:line="360" w:lineRule="auto"/>
        <w:rPr>
          <w:highlight w:val="yellow"/>
        </w:rPr>
      </w:pPr>
      <w:r w:rsidRPr="00BB63B2">
        <w:rPr>
          <w:color w:val="0A0A0A"/>
          <w:shd w:val="clear" w:color="auto" w:fill="FFFFFF"/>
        </w:rPr>
        <w:t>COVID-19 negatively impacted TB follow-up</w:t>
      </w:r>
      <w:r w:rsidR="00A160D0">
        <w:rPr>
          <w:color w:val="0A0A0A"/>
          <w:shd w:val="clear" w:color="auto" w:fill="FFFFFF"/>
        </w:rPr>
        <w:t>.  TB care was</w:t>
      </w:r>
      <w:r w:rsidRPr="00BB63B2">
        <w:rPr>
          <w:color w:val="0A0A0A"/>
          <w:shd w:val="clear" w:color="auto" w:fill="FFFFFF"/>
        </w:rPr>
        <w:t xml:space="preserve"> disrupt</w:t>
      </w:r>
      <w:r w:rsidR="00A160D0">
        <w:rPr>
          <w:color w:val="0A0A0A"/>
          <w:shd w:val="clear" w:color="auto" w:fill="FFFFFF"/>
        </w:rPr>
        <w:t>ed</w:t>
      </w:r>
      <w:r w:rsidRPr="00BB63B2">
        <w:rPr>
          <w:color w:val="0A0A0A"/>
          <w:shd w:val="clear" w:color="auto" w:fill="FFFFFF"/>
        </w:rPr>
        <w:t>, leading to higher rates of patients being lost to follow-up, and a decrease in the number of TB cases that completed treatment compared to pre-COVID periods</w:t>
      </w:r>
      <w:r w:rsidR="00A160D0">
        <w:rPr>
          <w:color w:val="0A0A0A"/>
          <w:shd w:val="clear" w:color="auto" w:fill="FFFFFF"/>
        </w:rPr>
        <w:t>.</w:t>
      </w:r>
      <w:r w:rsidR="004F5803">
        <w:rPr>
          <w:color w:val="0A0A0A"/>
          <w:shd w:val="clear" w:color="auto" w:fill="FFFFFF"/>
        </w:rPr>
        <w:t xml:space="preserve">  Research has shown </w:t>
      </w:r>
      <w:r w:rsidR="004F5803" w:rsidRPr="004F5803">
        <w:rPr>
          <w:color w:val="212121"/>
          <w:shd w:val="clear" w:color="auto" w:fill="FFFFFF"/>
        </w:rPr>
        <w:t>significant impact on TB services</w:t>
      </w:r>
      <w:r w:rsidR="004F5803">
        <w:rPr>
          <w:color w:val="212121"/>
          <w:shd w:val="clear" w:color="auto" w:fill="FFFFFF"/>
        </w:rPr>
        <w:t xml:space="preserve"> during COVID 19 period.  </w:t>
      </w:r>
      <w:r w:rsidR="004F5803" w:rsidRPr="004F5803">
        <w:t xml:space="preserve">A study by </w:t>
      </w:r>
      <w:hyperlink r:id="rId16" w:history="1">
        <w:r w:rsidR="004F5803" w:rsidRPr="004F5803">
          <w:rPr>
            <w:rStyle w:val="Hyperlink"/>
            <w:color w:val="auto"/>
            <w:u w:val="none"/>
          </w:rPr>
          <w:t>Giulia Menotti</w:t>
        </w:r>
      </w:hyperlink>
      <w:r w:rsidR="004F5803" w:rsidRPr="004F5803">
        <w:t xml:space="preserve"> et al (2025), </w:t>
      </w:r>
      <w:r w:rsidR="004F5803" w:rsidRPr="004F5803">
        <w:rPr>
          <w:bCs/>
          <w:color w:val="212121"/>
          <w:kern w:val="36"/>
        </w:rPr>
        <w:t>Impact of the COVID-19 pandemic on tuberculosis services in a rural area of Senegal, observed a l</w:t>
      </w:r>
      <w:r w:rsidR="004F5803" w:rsidRPr="004F5803">
        <w:rPr>
          <w:color w:val="212121"/>
          <w:shd w:val="clear" w:color="auto" w:fill="FFFFFF"/>
        </w:rPr>
        <w:t>ost-to-follow-up rate rise from 8.5% to 14.5% between the pre- and during-COVID-19 periods.</w:t>
      </w:r>
      <w:r w:rsidR="00F631F4" w:rsidRPr="007F2419">
        <w:rPr>
          <w:lang w:val="en-US"/>
        </w:rPr>
        <w:t xml:space="preserve"> This</w:t>
      </w:r>
      <w:r w:rsidR="004F5803">
        <w:rPr>
          <w:lang w:val="en-US"/>
        </w:rPr>
        <w:t xml:space="preserve"> </w:t>
      </w:r>
      <w:r w:rsidR="00F631F4" w:rsidRPr="007F2419">
        <w:rPr>
          <w:lang w:val="en-US"/>
        </w:rPr>
        <w:t>study, there</w:t>
      </w:r>
      <w:r w:rsidR="004F5803">
        <w:rPr>
          <w:lang w:val="en-US"/>
        </w:rPr>
        <w:t xml:space="preserve"> </w:t>
      </w:r>
      <w:r w:rsidR="00F631F4" w:rsidRPr="007F2419">
        <w:rPr>
          <w:lang w:val="en-US"/>
        </w:rPr>
        <w:t>w</w:t>
      </w:r>
      <w:r w:rsidR="00F631F4" w:rsidRPr="007F2419">
        <w:t>a</w:t>
      </w:r>
      <w:r w:rsidR="004F5803">
        <w:t>s an increase</w:t>
      </w:r>
      <w:r w:rsidR="00F631F4" w:rsidRPr="007F2419">
        <w:t xml:space="preserve"> in lost to follow up during the COVID-19 period.  Although comparison of TB </w:t>
      </w:r>
      <w:proofErr w:type="gramStart"/>
      <w:r w:rsidR="00F631F4" w:rsidRPr="007F2419">
        <w:t>follow</w:t>
      </w:r>
      <w:proofErr w:type="gramEnd"/>
      <w:r w:rsidR="00F631F4" w:rsidRPr="007F2419">
        <w:t xml:space="preserve"> up between Pre-COVID-19 and During COVID-19 period did not show a statistically significant association (p=0.531), although the odds of being lost to follow-up during COVID were 1.34 times higher</w:t>
      </w:r>
      <w:r w:rsidR="00F631F4">
        <w:rPr>
          <w:highlight w:val="yellow"/>
        </w:rPr>
        <w:t>.</w:t>
      </w:r>
    </w:p>
    <w:p w14:paraId="33D472C7" w14:textId="77777777" w:rsidR="00B9250E" w:rsidRDefault="00B9250E" w:rsidP="00B9250E">
      <w:pPr>
        <w:spacing w:line="360" w:lineRule="auto"/>
        <w:jc w:val="both"/>
      </w:pPr>
    </w:p>
    <w:p w14:paraId="7844093E" w14:textId="77777777" w:rsidR="009434BC" w:rsidRDefault="009434BC">
      <w:r>
        <w:br w:type="page"/>
      </w:r>
    </w:p>
    <w:p w14:paraId="65237E44" w14:textId="77777777" w:rsidR="009461A0" w:rsidRPr="00E13802" w:rsidRDefault="009461A0">
      <w:pPr>
        <w:rPr>
          <w:b/>
        </w:rPr>
      </w:pPr>
      <w:r w:rsidRPr="00E13802">
        <w:rPr>
          <w:b/>
        </w:rPr>
        <w:lastRenderedPageBreak/>
        <w:t>CONCLUSION</w:t>
      </w:r>
    </w:p>
    <w:p w14:paraId="1DAFE287" w14:textId="77777777" w:rsidR="00E13802" w:rsidRPr="00E13802" w:rsidRDefault="00E13802"/>
    <w:p w14:paraId="7F921720" w14:textId="77777777" w:rsidR="00586EE2" w:rsidRDefault="00586EE2" w:rsidP="001620EB">
      <w:pPr>
        <w:pStyle w:val="ListParagraph"/>
        <w:numPr>
          <w:ilvl w:val="0"/>
          <w:numId w:val="43"/>
        </w:numPr>
        <w:spacing w:line="360" w:lineRule="auto"/>
        <w:ind w:left="540" w:hanging="540"/>
      </w:pPr>
      <w:r>
        <w:t xml:space="preserve">Number of TB cases increased </w:t>
      </w:r>
      <w:r w:rsidRPr="00E13802">
        <w:t>from 413 during pre-COVID</w:t>
      </w:r>
      <w:r w:rsidR="001620EB">
        <w:t>-19</w:t>
      </w:r>
      <w:r w:rsidRPr="00E13802">
        <w:t xml:space="preserve"> </w:t>
      </w:r>
      <w:r w:rsidRPr="00586EE2">
        <w:t>period to</w:t>
      </w:r>
      <w:r w:rsidRPr="002950B6">
        <w:rPr>
          <w:b/>
        </w:rPr>
        <w:t xml:space="preserve"> </w:t>
      </w:r>
      <w:r w:rsidRPr="00E13802">
        <w:t>38,536 during the COVID</w:t>
      </w:r>
      <w:r w:rsidR="001620EB">
        <w:t>-19</w:t>
      </w:r>
      <w:r w:rsidRPr="00E13802">
        <w:t xml:space="preserve"> period</w:t>
      </w:r>
      <w:r>
        <w:t xml:space="preserve"> </w:t>
      </w:r>
    </w:p>
    <w:p w14:paraId="228E2EC6" w14:textId="77777777" w:rsidR="00586EE2" w:rsidRDefault="00586EE2" w:rsidP="00586EE2">
      <w:pPr>
        <w:pStyle w:val="ListParagraph"/>
        <w:ind w:left="540"/>
      </w:pPr>
    </w:p>
    <w:p w14:paraId="43A5170E" w14:textId="77777777" w:rsidR="00586EE2" w:rsidRDefault="00586EE2" w:rsidP="001620EB">
      <w:pPr>
        <w:pStyle w:val="ListParagraph"/>
        <w:numPr>
          <w:ilvl w:val="0"/>
          <w:numId w:val="43"/>
        </w:numPr>
        <w:spacing w:line="360" w:lineRule="auto"/>
        <w:ind w:left="540" w:hanging="540"/>
      </w:pPr>
      <w:r>
        <w:t>M</w:t>
      </w:r>
      <w:r w:rsidRPr="00990E24">
        <w:t>ortality rate at pre-COVID</w:t>
      </w:r>
      <w:r w:rsidR="001620EB">
        <w:t>-19</w:t>
      </w:r>
      <w:r w:rsidRPr="00990E24">
        <w:t xml:space="preserve"> was 0 (0%), this rose to 23 (0.06%) during the COVID</w:t>
      </w:r>
      <w:r w:rsidR="001620EB">
        <w:t>-19</w:t>
      </w:r>
      <w:r w:rsidRPr="00990E24">
        <w:t xml:space="preserve"> period</w:t>
      </w:r>
    </w:p>
    <w:p w14:paraId="2F72459C" w14:textId="77777777" w:rsidR="00586EE2" w:rsidRDefault="00586EE2" w:rsidP="00586EE2">
      <w:pPr>
        <w:pStyle w:val="ListParagraph"/>
        <w:ind w:left="540"/>
      </w:pPr>
    </w:p>
    <w:p w14:paraId="4DE53D20" w14:textId="77777777" w:rsidR="00586EE2" w:rsidRDefault="00E73E41" w:rsidP="00E13802">
      <w:pPr>
        <w:pStyle w:val="ListParagraph"/>
        <w:numPr>
          <w:ilvl w:val="0"/>
          <w:numId w:val="43"/>
        </w:numPr>
        <w:ind w:left="540" w:hanging="540"/>
      </w:pPr>
      <w:r>
        <w:t>O</w:t>
      </w:r>
      <w:r w:rsidRPr="007F2419">
        <w:t>dds of being lost to follow-up during COVID</w:t>
      </w:r>
      <w:r w:rsidR="001620EB">
        <w:t>-</w:t>
      </w:r>
      <w:proofErr w:type="gramStart"/>
      <w:r w:rsidR="001620EB">
        <w:t xml:space="preserve">19 </w:t>
      </w:r>
      <w:r w:rsidRPr="007F2419">
        <w:t xml:space="preserve"> were</w:t>
      </w:r>
      <w:proofErr w:type="gramEnd"/>
      <w:r w:rsidRPr="007F2419">
        <w:t xml:space="preserve"> 1.34 times higher</w:t>
      </w:r>
    </w:p>
    <w:p w14:paraId="6E66CB17" w14:textId="77777777" w:rsidR="00475C5E" w:rsidRDefault="00475C5E" w:rsidP="00475C5E"/>
    <w:p w14:paraId="788A22B8" w14:textId="77777777" w:rsidR="001620EB" w:rsidRDefault="001620EB" w:rsidP="00475C5E"/>
    <w:p w14:paraId="6662E64D" w14:textId="77777777" w:rsidR="00475C5E" w:rsidRPr="00475C5E" w:rsidRDefault="00475C5E" w:rsidP="001620EB">
      <w:pPr>
        <w:spacing w:line="360" w:lineRule="auto"/>
        <w:rPr>
          <w:b/>
        </w:rPr>
      </w:pPr>
      <w:r w:rsidRPr="00475C5E">
        <w:rPr>
          <w:b/>
        </w:rPr>
        <w:t>RECOMMENDATION</w:t>
      </w:r>
    </w:p>
    <w:p w14:paraId="7B2A02BE" w14:textId="77777777" w:rsidR="001620EB" w:rsidRDefault="00F064DA" w:rsidP="00D403F5">
      <w:pPr>
        <w:spacing w:line="360" w:lineRule="auto"/>
      </w:pPr>
      <w:r>
        <w:t>To ensure the continuity of TB services amid a pandemic threat, strategies should be put in place like the implementation of phone consultations to cushion TB services during emergency periods.</w:t>
      </w:r>
      <w:r w:rsidR="00E00725">
        <w:t xml:space="preserve">  </w:t>
      </w:r>
      <w:r w:rsidR="00D403F5">
        <w:t>Community health workers to monitor adherence, ensure treatment compliance in the community to avoid bad outcome.</w:t>
      </w:r>
    </w:p>
    <w:p w14:paraId="15B82D02" w14:textId="77777777" w:rsidR="00D403F5" w:rsidRDefault="00D403F5" w:rsidP="00D403F5">
      <w:pPr>
        <w:spacing w:line="360" w:lineRule="auto"/>
      </w:pPr>
    </w:p>
    <w:p w14:paraId="55A3747A" w14:textId="77777777" w:rsidR="00D403F5" w:rsidRDefault="00D403F5">
      <w:pPr>
        <w:rPr>
          <w:b/>
          <w:bCs/>
          <w:lang w:val="en-US"/>
        </w:rPr>
      </w:pPr>
      <w:bookmarkStart w:id="189" w:name="_Toc214822826"/>
      <w:r>
        <w:br w:type="page"/>
      </w:r>
    </w:p>
    <w:p w14:paraId="7AB8427C" w14:textId="77777777" w:rsidR="00545086" w:rsidRDefault="00545086" w:rsidP="00300223">
      <w:pPr>
        <w:pStyle w:val="Heading1"/>
        <w:jc w:val="center"/>
      </w:pPr>
      <w:r w:rsidRPr="002C69A1">
        <w:lastRenderedPageBreak/>
        <w:t>REFERENCES</w:t>
      </w:r>
      <w:bookmarkEnd w:id="189"/>
    </w:p>
    <w:p w14:paraId="09DB8AE8" w14:textId="77777777" w:rsidR="00545086" w:rsidRPr="00F54F42" w:rsidRDefault="00545086" w:rsidP="00545086"/>
    <w:p w14:paraId="466CA37F" w14:textId="77777777" w:rsidR="00545086" w:rsidRPr="00526510" w:rsidRDefault="00545086" w:rsidP="00545086">
      <w:pPr>
        <w:pStyle w:val="ListParagraph"/>
      </w:pPr>
    </w:p>
    <w:p w14:paraId="50C92856" w14:textId="77777777" w:rsidR="00300223" w:rsidRDefault="00545086" w:rsidP="00300223">
      <w:pPr>
        <w:spacing w:line="276" w:lineRule="auto"/>
        <w:ind w:firstLine="360"/>
        <w:contextualSpacing/>
      </w:pPr>
      <w:r w:rsidRPr="00760C0B">
        <w:t>Chris Dall/News Reporter/</w:t>
      </w:r>
      <w:proofErr w:type="spellStart"/>
      <w:r w:rsidRPr="00760C0B">
        <w:t>CIDRAPNews</w:t>
      </w:r>
      <w:proofErr w:type="spellEnd"/>
      <w:r w:rsidRPr="00760C0B">
        <w:t xml:space="preserve">, Global TB deaths rise for first time in more than a </w:t>
      </w:r>
    </w:p>
    <w:p w14:paraId="501D45FB" w14:textId="77777777" w:rsidR="00545086" w:rsidRDefault="00300223" w:rsidP="00300223">
      <w:pPr>
        <w:spacing w:line="276" w:lineRule="auto"/>
        <w:ind w:firstLine="360"/>
        <w:contextualSpacing/>
      </w:pPr>
      <w:r>
        <w:tab/>
      </w:r>
      <w:r w:rsidR="00545086" w:rsidRPr="00760C0B">
        <w:t>decade.  October 14, 2021</w:t>
      </w:r>
    </w:p>
    <w:p w14:paraId="0E1286C1" w14:textId="77777777" w:rsidR="00143809" w:rsidRDefault="00143809" w:rsidP="00143809"/>
    <w:p w14:paraId="77C8420C" w14:textId="77777777" w:rsidR="00143809" w:rsidRDefault="00143809" w:rsidP="00143809">
      <w:pPr>
        <w:spacing w:line="276" w:lineRule="auto"/>
      </w:pPr>
      <w:r>
        <w:t xml:space="preserve">Gabriel </w:t>
      </w:r>
      <w:proofErr w:type="spellStart"/>
      <w:r>
        <w:t>Muyiemba</w:t>
      </w:r>
      <w:proofErr w:type="spellEnd"/>
      <w:r>
        <w:t xml:space="preserve"> </w:t>
      </w:r>
      <w:proofErr w:type="gramStart"/>
      <w:r>
        <w:t>Wamalwa ,</w:t>
      </w:r>
      <w:proofErr w:type="gramEnd"/>
      <w:r>
        <w:t xml:space="preserve"> Eunice N. </w:t>
      </w:r>
      <w:proofErr w:type="spellStart"/>
      <w:r>
        <w:t>Omesa</w:t>
      </w:r>
      <w:proofErr w:type="spellEnd"/>
      <w:r>
        <w:t xml:space="preserve"> , Joan </w:t>
      </w:r>
      <w:proofErr w:type="spellStart"/>
      <w:r>
        <w:t>Thiga</w:t>
      </w:r>
      <w:proofErr w:type="spellEnd"/>
      <w:r>
        <w:t xml:space="preserve"> , Richard </w:t>
      </w:r>
      <w:proofErr w:type="spellStart"/>
      <w:r>
        <w:t>Kiplimo</w:t>
      </w:r>
      <w:proofErr w:type="spellEnd"/>
      <w:r>
        <w:t xml:space="preserve"> , Jane </w:t>
      </w:r>
      <w:proofErr w:type="spellStart"/>
      <w:r>
        <w:t>Ong’ang’o</w:t>
      </w:r>
      <w:proofErr w:type="spellEnd"/>
      <w:r>
        <w:t xml:space="preserve"> , </w:t>
      </w:r>
      <w:r>
        <w:tab/>
        <w:t xml:space="preserve">and </w:t>
      </w:r>
      <w:proofErr w:type="spellStart"/>
      <w:r>
        <w:t>Adano</w:t>
      </w:r>
      <w:proofErr w:type="spellEnd"/>
      <w:r>
        <w:t xml:space="preserve"> </w:t>
      </w:r>
      <w:proofErr w:type="spellStart"/>
      <w:r>
        <w:t>Godana</w:t>
      </w:r>
      <w:proofErr w:type="spellEnd"/>
      <w:r>
        <w:t xml:space="preserve">.  Unmasking the Effects of the COVID-19 Pandemic on Tuberculosis </w:t>
      </w:r>
      <w:r>
        <w:tab/>
        <w:t>Diagnosis and Care in Bungoma County, Kenya.  Afr. J. Health Sci. 2024 37 (1): 97-105]</w:t>
      </w:r>
    </w:p>
    <w:p w14:paraId="589ABF71" w14:textId="77777777" w:rsidR="00143809" w:rsidRDefault="00143809" w:rsidP="00300223">
      <w:pPr>
        <w:pStyle w:val="NormalWeb"/>
        <w:shd w:val="clear" w:color="auto" w:fill="FFFFFF"/>
        <w:spacing w:before="0" w:beforeAutospacing="0" w:after="0" w:afterAutospacing="0" w:line="276" w:lineRule="auto"/>
        <w:ind w:firstLine="360"/>
      </w:pPr>
    </w:p>
    <w:p w14:paraId="43AF4045" w14:textId="77777777" w:rsidR="00545086" w:rsidRDefault="00545086" w:rsidP="00300223">
      <w:pPr>
        <w:pStyle w:val="NormalWeb"/>
        <w:shd w:val="clear" w:color="auto" w:fill="FFFFFF"/>
        <w:spacing w:before="0" w:beforeAutospacing="0" w:after="0" w:afterAutospacing="0" w:line="276" w:lineRule="auto"/>
        <w:ind w:firstLine="360"/>
      </w:pPr>
      <w:r>
        <w:t xml:space="preserve">Global tuberculosis report 2021 </w:t>
      </w:r>
      <w:r w:rsidRPr="004F3BF8">
        <w:t>https://www.who.int/publications/i/item/9789240037021</w:t>
      </w:r>
      <w:r>
        <w:t>)</w:t>
      </w:r>
    </w:p>
    <w:p w14:paraId="35417853" w14:textId="77777777" w:rsidR="00300223" w:rsidRDefault="00300223" w:rsidP="00300223">
      <w:pPr>
        <w:spacing w:line="276" w:lineRule="auto"/>
        <w:contextualSpacing/>
      </w:pPr>
    </w:p>
    <w:p w14:paraId="2BB1D927" w14:textId="77777777" w:rsidR="00300223" w:rsidRDefault="00545086" w:rsidP="00300223">
      <w:pPr>
        <w:spacing w:line="276" w:lineRule="auto"/>
        <w:ind w:firstLine="360"/>
        <w:contextualSpacing/>
        <w:rPr>
          <w:lang w:val="fr-FR"/>
        </w:rPr>
      </w:pPr>
      <w:proofErr w:type="spellStart"/>
      <w:r w:rsidRPr="00300223">
        <w:rPr>
          <w:lang w:val="fr-FR"/>
        </w:rPr>
        <w:t>Kurmi</w:t>
      </w:r>
      <w:proofErr w:type="spellEnd"/>
      <w:r w:rsidRPr="00300223">
        <w:rPr>
          <w:lang w:val="fr-FR"/>
        </w:rPr>
        <w:t xml:space="preserve">, O. P., </w:t>
      </w:r>
      <w:proofErr w:type="spellStart"/>
      <w:r w:rsidRPr="00300223">
        <w:rPr>
          <w:lang w:val="fr-FR"/>
        </w:rPr>
        <w:t>Banerjee</w:t>
      </w:r>
      <w:proofErr w:type="spellEnd"/>
      <w:r w:rsidRPr="00300223">
        <w:rPr>
          <w:lang w:val="fr-FR"/>
        </w:rPr>
        <w:t xml:space="preserve">, A., Semple, S., De </w:t>
      </w:r>
      <w:proofErr w:type="spellStart"/>
      <w:r w:rsidRPr="00300223">
        <w:rPr>
          <w:lang w:val="fr-FR"/>
        </w:rPr>
        <w:t>Matteis</w:t>
      </w:r>
      <w:proofErr w:type="spellEnd"/>
      <w:r w:rsidRPr="00300223">
        <w:rPr>
          <w:lang w:val="fr-FR"/>
        </w:rPr>
        <w:t xml:space="preserve">, S., </w:t>
      </w:r>
      <w:proofErr w:type="spellStart"/>
      <w:r w:rsidRPr="00300223">
        <w:rPr>
          <w:lang w:val="fr-FR"/>
        </w:rPr>
        <w:t>Gurusamy</w:t>
      </w:r>
      <w:proofErr w:type="spellEnd"/>
      <w:r w:rsidRPr="00300223">
        <w:rPr>
          <w:lang w:val="fr-FR"/>
        </w:rPr>
        <w:t xml:space="preserve">, N., </w:t>
      </w:r>
      <w:proofErr w:type="spellStart"/>
      <w:r w:rsidRPr="00300223">
        <w:rPr>
          <w:lang w:val="fr-FR"/>
        </w:rPr>
        <w:t>Sadhra</w:t>
      </w:r>
      <w:proofErr w:type="spellEnd"/>
      <w:r w:rsidRPr="00300223">
        <w:rPr>
          <w:lang w:val="fr-FR"/>
        </w:rPr>
        <w:t xml:space="preserve">, S., &amp; Steiner, M. F. </w:t>
      </w:r>
    </w:p>
    <w:p w14:paraId="60E46E34" w14:textId="77777777" w:rsidR="00545086" w:rsidRPr="00416451" w:rsidRDefault="00545086" w:rsidP="00300223">
      <w:pPr>
        <w:spacing w:line="276" w:lineRule="auto"/>
        <w:ind w:left="720"/>
        <w:contextualSpacing/>
      </w:pPr>
      <w:r w:rsidRPr="003F020E">
        <w:rPr>
          <w:lang w:val="en-US"/>
        </w:rPr>
        <w:t xml:space="preserve">C. (2020). </w:t>
      </w:r>
      <w:r w:rsidRPr="00526510">
        <w:t xml:space="preserve">Tuberculosis transmission and COVID-19 mitigation strategies: </w:t>
      </w:r>
      <w:r w:rsidRPr="00416451">
        <w:t>Lockdown vs. public health measures. Journal of Infection, 82(2), e39-e41</w:t>
      </w:r>
    </w:p>
    <w:p w14:paraId="3664B435" w14:textId="77777777" w:rsidR="00545086" w:rsidRPr="00416451" w:rsidRDefault="00545086" w:rsidP="00545086">
      <w:pPr>
        <w:pStyle w:val="ListParagraph"/>
      </w:pPr>
    </w:p>
    <w:p w14:paraId="50621DA2" w14:textId="77777777" w:rsidR="00300223" w:rsidRDefault="00545086" w:rsidP="00300223">
      <w:pPr>
        <w:shd w:val="clear" w:color="auto" w:fill="FFFFFF"/>
        <w:spacing w:line="276" w:lineRule="auto"/>
        <w:ind w:firstLine="360"/>
        <w:contextualSpacing/>
        <w:rPr>
          <w:color w:val="020202"/>
        </w:rPr>
      </w:pPr>
      <w:proofErr w:type="spellStart"/>
      <w:r w:rsidRPr="00300223">
        <w:rPr>
          <w:color w:val="020202"/>
        </w:rPr>
        <w:t>Hloniphile</w:t>
      </w:r>
      <w:proofErr w:type="spellEnd"/>
      <w:r w:rsidRPr="00300223">
        <w:rPr>
          <w:color w:val="020202"/>
        </w:rPr>
        <w:t xml:space="preserve"> Victory </w:t>
      </w:r>
      <w:proofErr w:type="spellStart"/>
      <w:r w:rsidRPr="00300223">
        <w:rPr>
          <w:color w:val="020202"/>
        </w:rPr>
        <w:t>Masina</w:t>
      </w:r>
      <w:proofErr w:type="spellEnd"/>
      <w:r w:rsidRPr="00300223">
        <w:rPr>
          <w:color w:val="020202"/>
        </w:rPr>
        <w:t>, I-Feng Lin and </w:t>
      </w:r>
      <w:hyperlink r:id="rId17" w:history="1">
        <w:r w:rsidRPr="00300223">
          <w:rPr>
            <w:rStyle w:val="Hyperlink"/>
            <w:color w:val="020202"/>
          </w:rPr>
          <w:t xml:space="preserve">Li-Yin </w:t>
        </w:r>
        <w:proofErr w:type="spellStart"/>
        <w:r w:rsidRPr="00300223">
          <w:rPr>
            <w:rStyle w:val="Hyperlink"/>
            <w:color w:val="020202"/>
          </w:rPr>
          <w:t>Chien</w:t>
        </w:r>
        <w:proofErr w:type="spellEnd"/>
      </w:hyperlink>
      <w:r w:rsidRPr="00300223">
        <w:rPr>
          <w:rStyle w:val="Hyperlink"/>
          <w:color w:val="020202"/>
        </w:rPr>
        <w:t xml:space="preserve"> (2022).  </w:t>
      </w:r>
      <w:r w:rsidRPr="00300223">
        <w:rPr>
          <w:color w:val="020202"/>
        </w:rPr>
        <w:t xml:space="preserve">The Impact of the COVID-19 </w:t>
      </w:r>
    </w:p>
    <w:p w14:paraId="5F17BB86" w14:textId="77777777" w:rsidR="00545086" w:rsidRPr="00300223" w:rsidRDefault="00545086" w:rsidP="00300223">
      <w:pPr>
        <w:shd w:val="clear" w:color="auto" w:fill="FFFFFF"/>
        <w:spacing w:line="276" w:lineRule="auto"/>
        <w:ind w:left="720"/>
        <w:contextualSpacing/>
        <w:rPr>
          <w:b/>
          <w:color w:val="020202"/>
        </w:rPr>
      </w:pPr>
      <w:r w:rsidRPr="00300223">
        <w:rPr>
          <w:color w:val="020202"/>
        </w:rPr>
        <w:t>Pandemic on Tuberculosis Case Notification and Treatment Outcomes in Eswatini Int J Public Health, 26 October 2022</w:t>
      </w:r>
    </w:p>
    <w:p w14:paraId="2C81DE32" w14:textId="77777777" w:rsidR="00300223" w:rsidRDefault="00300223" w:rsidP="00300223"/>
    <w:p w14:paraId="0D35E7D4" w14:textId="77777777" w:rsidR="00300223" w:rsidRDefault="00545086" w:rsidP="00300223">
      <w:pPr>
        <w:ind w:firstLine="360"/>
        <w:rPr>
          <w:bCs/>
          <w:spacing w:val="-2"/>
        </w:rPr>
      </w:pPr>
      <w:r w:rsidRPr="00300223">
        <w:t xml:space="preserve">Irene </w:t>
      </w:r>
      <w:proofErr w:type="spellStart"/>
      <w:r w:rsidRPr="00300223">
        <w:t>Mbithi</w:t>
      </w:r>
      <w:proofErr w:type="spellEnd"/>
      <w:r w:rsidRPr="00300223">
        <w:t>, </w:t>
      </w:r>
      <w:proofErr w:type="spellStart"/>
      <w:r w:rsidRPr="00300223">
        <w:t>Pruthu</w:t>
      </w:r>
      <w:proofErr w:type="spellEnd"/>
      <w:r w:rsidRPr="00300223">
        <w:t xml:space="preserve"> </w:t>
      </w:r>
      <w:proofErr w:type="spellStart"/>
      <w:r w:rsidRPr="00300223">
        <w:t>Thekkur</w:t>
      </w:r>
      <w:proofErr w:type="spellEnd"/>
      <w:r w:rsidRPr="00300223">
        <w:t xml:space="preserve">, Jeremiah </w:t>
      </w:r>
      <w:proofErr w:type="spellStart"/>
      <w:r w:rsidRPr="00300223">
        <w:t>Muhwa</w:t>
      </w:r>
      <w:proofErr w:type="spellEnd"/>
      <w:r w:rsidRPr="00300223">
        <w:t xml:space="preserve"> </w:t>
      </w:r>
      <w:proofErr w:type="spellStart"/>
      <w:r w:rsidRPr="00300223">
        <w:t>Chakaya</w:t>
      </w:r>
      <w:proofErr w:type="spellEnd"/>
      <w:r w:rsidRPr="00300223">
        <w:t>, </w:t>
      </w:r>
      <w:hyperlink r:id="rId18" w:history="1">
        <w:r w:rsidRPr="00300223">
          <w:rPr>
            <w:rStyle w:val="Hyperlink"/>
            <w:color w:val="auto"/>
            <w:u w:val="none"/>
          </w:rPr>
          <w:t>Elizabeth Onyango</w:t>
        </w:r>
      </w:hyperlink>
      <w:r w:rsidRPr="00300223">
        <w:t xml:space="preserve">, </w:t>
      </w:r>
      <w:hyperlink r:id="rId19" w:history="1">
        <w:r w:rsidRPr="00300223">
          <w:rPr>
            <w:rStyle w:val="Hyperlink"/>
            <w:color w:val="auto"/>
            <w:u w:val="none"/>
          </w:rPr>
          <w:t xml:space="preserve">Philip </w:t>
        </w:r>
        <w:proofErr w:type="spellStart"/>
        <w:r w:rsidRPr="00300223">
          <w:rPr>
            <w:rStyle w:val="Hyperlink"/>
            <w:color w:val="auto"/>
            <w:u w:val="none"/>
          </w:rPr>
          <w:t>Owiti</w:t>
        </w:r>
        <w:proofErr w:type="spellEnd"/>
      </w:hyperlink>
      <w:r w:rsidR="00300223">
        <w:rPr>
          <w:rStyle w:val="Hyperlink"/>
          <w:color w:val="auto"/>
          <w:u w:val="none"/>
        </w:rPr>
        <w:t xml:space="preserve">, </w:t>
      </w:r>
      <w:r w:rsidRPr="00300223">
        <w:t>, </w:t>
      </w:r>
      <w:hyperlink r:id="rId20" w:history="1">
        <w:r w:rsidRPr="00300223">
          <w:rPr>
            <w:rStyle w:val="Hyperlink"/>
            <w:color w:val="auto"/>
            <w:u w:val="none"/>
          </w:rPr>
          <w:t xml:space="preserve">Ajay </w:t>
        </w:r>
        <w:r w:rsidR="00300223">
          <w:rPr>
            <w:rStyle w:val="Hyperlink"/>
            <w:color w:val="auto"/>
            <w:u w:val="none"/>
          </w:rPr>
          <w:tab/>
        </w:r>
        <w:r w:rsidRPr="00300223">
          <w:rPr>
            <w:rStyle w:val="Hyperlink"/>
            <w:color w:val="auto"/>
            <w:u w:val="none"/>
          </w:rPr>
          <w:t>M.V. Kumar</w:t>
        </w:r>
      </w:hyperlink>
      <w:r w:rsidRPr="00300223">
        <w:t>, </w:t>
      </w:r>
      <w:hyperlink r:id="rId21" w:history="1">
        <w:r w:rsidRPr="00300223">
          <w:rPr>
            <w:rStyle w:val="Hyperlink"/>
            <w:color w:val="auto"/>
            <w:u w:val="none"/>
          </w:rPr>
          <w:t>Srinath Satyanarayana</w:t>
        </w:r>
      </w:hyperlink>
      <w:r w:rsidRPr="00300223">
        <w:t>, </w:t>
      </w:r>
      <w:hyperlink r:id="rId22" w:history="1">
        <w:r w:rsidRPr="00300223">
          <w:rPr>
            <w:rStyle w:val="Hyperlink"/>
            <w:color w:val="auto"/>
            <w:u w:val="none"/>
          </w:rPr>
          <w:t xml:space="preserve">Hemant D. </w:t>
        </w:r>
        <w:proofErr w:type="spellStart"/>
        <w:r w:rsidRPr="00300223">
          <w:rPr>
            <w:rStyle w:val="Hyperlink"/>
            <w:color w:val="auto"/>
            <w:u w:val="none"/>
          </w:rPr>
          <w:t>Shewade</w:t>
        </w:r>
        <w:proofErr w:type="spellEnd"/>
      </w:hyperlink>
      <w:r w:rsidRPr="00300223">
        <w:t>, </w:t>
      </w:r>
      <w:hyperlink r:id="rId23" w:history="1">
        <w:r w:rsidRPr="00300223">
          <w:rPr>
            <w:rStyle w:val="Hyperlink"/>
            <w:color w:val="auto"/>
            <w:u w:val="none"/>
          </w:rPr>
          <w:t xml:space="preserve">Mohammed </w:t>
        </w:r>
        <w:proofErr w:type="spellStart"/>
        <w:r w:rsidRPr="00300223">
          <w:rPr>
            <w:rStyle w:val="Hyperlink"/>
            <w:color w:val="auto"/>
            <w:u w:val="none"/>
          </w:rPr>
          <w:t>Khogali</w:t>
        </w:r>
        <w:proofErr w:type="spellEnd"/>
      </w:hyperlink>
      <w:r w:rsidRPr="00300223">
        <w:t>, </w:t>
      </w:r>
      <w:hyperlink r:id="rId24" w:history="1">
        <w:r w:rsidRPr="00300223">
          <w:rPr>
            <w:rStyle w:val="Hyperlink"/>
            <w:color w:val="auto"/>
            <w:u w:val="none"/>
          </w:rPr>
          <w:t xml:space="preserve">Rony </w:t>
        </w:r>
        <w:r w:rsidR="00300223">
          <w:rPr>
            <w:rStyle w:val="Hyperlink"/>
            <w:color w:val="auto"/>
            <w:u w:val="none"/>
          </w:rPr>
          <w:tab/>
        </w:r>
        <w:r w:rsidRPr="00300223">
          <w:rPr>
            <w:rStyle w:val="Hyperlink"/>
            <w:color w:val="auto"/>
            <w:u w:val="none"/>
          </w:rPr>
          <w:t>Zachariah</w:t>
        </w:r>
      </w:hyperlink>
      <w:r w:rsidRPr="00300223">
        <w:t>, </w:t>
      </w:r>
      <w:hyperlink r:id="rId25" w:history="1">
        <w:r w:rsidRPr="00300223">
          <w:rPr>
            <w:rStyle w:val="Hyperlink"/>
            <w:color w:val="auto"/>
            <w:u w:val="none"/>
          </w:rPr>
          <w:t xml:space="preserve">I. D. </w:t>
        </w:r>
        <w:proofErr w:type="spellStart"/>
        <w:r w:rsidRPr="00300223">
          <w:rPr>
            <w:rStyle w:val="Hyperlink"/>
            <w:color w:val="auto"/>
            <w:u w:val="none"/>
          </w:rPr>
          <w:t>Rusen</w:t>
        </w:r>
        <w:proofErr w:type="spellEnd"/>
      </w:hyperlink>
      <w:r w:rsidRPr="00300223">
        <w:t>, </w:t>
      </w:r>
      <w:hyperlink r:id="rId26" w:history="1">
        <w:r w:rsidRPr="00300223">
          <w:rPr>
            <w:rStyle w:val="Hyperlink"/>
            <w:color w:val="auto"/>
            <w:u w:val="none"/>
          </w:rPr>
          <w:t>Selma Dar Berger</w:t>
        </w:r>
      </w:hyperlink>
      <w:r w:rsidRPr="00300223">
        <w:t>, and </w:t>
      </w:r>
      <w:hyperlink r:id="rId27" w:history="1">
        <w:r w:rsidRPr="00300223">
          <w:rPr>
            <w:rStyle w:val="Hyperlink"/>
            <w:color w:val="auto"/>
            <w:u w:val="none"/>
          </w:rPr>
          <w:t>Anthony D. Harries</w:t>
        </w:r>
      </w:hyperlink>
      <w:r w:rsidRPr="00300223">
        <w:rPr>
          <w:rStyle w:val="Hyperlink"/>
          <w:color w:val="auto"/>
          <w:u w:val="none"/>
        </w:rPr>
        <w:t xml:space="preserve"> (2021). </w:t>
      </w:r>
      <w:r w:rsidRPr="00300223">
        <w:rPr>
          <w:bCs/>
          <w:spacing w:val="-2"/>
        </w:rPr>
        <w:t>Assessing the Real-</w:t>
      </w:r>
    </w:p>
    <w:p w14:paraId="680B6450" w14:textId="77777777" w:rsidR="00300223" w:rsidRDefault="00300223" w:rsidP="00300223">
      <w:pPr>
        <w:ind w:firstLine="360"/>
        <w:rPr>
          <w:bCs/>
          <w:spacing w:val="-2"/>
        </w:rPr>
      </w:pPr>
      <w:r>
        <w:rPr>
          <w:bCs/>
          <w:spacing w:val="-2"/>
        </w:rPr>
        <w:tab/>
      </w:r>
      <w:r w:rsidR="00545086" w:rsidRPr="00300223">
        <w:rPr>
          <w:bCs/>
          <w:spacing w:val="-2"/>
        </w:rPr>
        <w:t xml:space="preserve">Time Impact of COVID-19 on TB and HIV Services: The Experience and Response from </w:t>
      </w:r>
    </w:p>
    <w:p w14:paraId="18144907" w14:textId="77777777" w:rsidR="00545086" w:rsidRPr="00300223" w:rsidRDefault="00300223" w:rsidP="00300223">
      <w:pPr>
        <w:ind w:firstLine="360"/>
        <w:rPr>
          <w:bCs/>
          <w:spacing w:val="-2"/>
        </w:rPr>
      </w:pPr>
      <w:r>
        <w:rPr>
          <w:bCs/>
          <w:spacing w:val="-2"/>
        </w:rPr>
        <w:tab/>
      </w:r>
      <w:r w:rsidR="00545086" w:rsidRPr="00300223">
        <w:rPr>
          <w:bCs/>
          <w:spacing w:val="-2"/>
        </w:rPr>
        <w:t>Selected Health Facilities in Nairobi, Kenya Trop Med Infect Dis 2021 Jun; 6(2):74</w:t>
      </w:r>
    </w:p>
    <w:p w14:paraId="5D423D99" w14:textId="77777777" w:rsidR="00545086" w:rsidRDefault="00545086" w:rsidP="00545086">
      <w:pPr>
        <w:pStyle w:val="ListParagraph"/>
      </w:pPr>
    </w:p>
    <w:p w14:paraId="51420F4A" w14:textId="77777777" w:rsidR="003C4E66" w:rsidRDefault="00545086" w:rsidP="003C4E66">
      <w:pPr>
        <w:ind w:firstLine="360"/>
      </w:pPr>
      <w:r w:rsidRPr="003C4E66">
        <w:t xml:space="preserve">Leila </w:t>
      </w:r>
      <w:proofErr w:type="spellStart"/>
      <w:r w:rsidRPr="003C4E66">
        <w:t>Wiedmann</w:t>
      </w:r>
      <w:proofErr w:type="spellEnd"/>
      <w:r w:rsidRPr="003C4E66">
        <w:t xml:space="preserve"> Florentino da Silva</w:t>
      </w:r>
      <w:r w:rsidRPr="003C4E66">
        <w:rPr>
          <w:rStyle w:val="comma"/>
        </w:rPr>
        <w:t>, </w:t>
      </w:r>
      <w:hyperlink r:id="rId28" w:history="1">
        <w:r w:rsidRPr="003C4E66">
          <w:rPr>
            <w:rStyle w:val="Hyperlink"/>
            <w:color w:val="auto"/>
            <w:u w:val="none"/>
          </w:rPr>
          <w:t xml:space="preserve">Tereza Cristina </w:t>
        </w:r>
        <w:proofErr w:type="spellStart"/>
        <w:r w:rsidRPr="003C4E66">
          <w:rPr>
            <w:rStyle w:val="Hyperlink"/>
            <w:color w:val="auto"/>
            <w:u w:val="none"/>
          </w:rPr>
          <w:t>Scatena</w:t>
        </w:r>
        <w:proofErr w:type="spellEnd"/>
        <w:r w:rsidRPr="003C4E66">
          <w:rPr>
            <w:rStyle w:val="Hyperlink"/>
            <w:color w:val="auto"/>
            <w:u w:val="none"/>
          </w:rPr>
          <w:t xml:space="preserve"> Villa</w:t>
        </w:r>
      </w:hyperlink>
      <w:r w:rsidRPr="003C4E66">
        <w:rPr>
          <w:rStyle w:val="comma"/>
        </w:rPr>
        <w:t>, </w:t>
      </w:r>
      <w:hyperlink r:id="rId29" w:history="1">
        <w:r w:rsidRPr="003C4E66">
          <w:rPr>
            <w:rStyle w:val="Hyperlink"/>
            <w:color w:val="auto"/>
            <w:u w:val="none"/>
          </w:rPr>
          <w:t>Marva Lynn Seifert</w:t>
        </w:r>
      </w:hyperlink>
      <w:r w:rsidRPr="003C4E66">
        <w:rPr>
          <w:rStyle w:val="comma"/>
        </w:rPr>
        <w:t>, </w:t>
      </w:r>
      <w:r w:rsidRPr="003C4E66">
        <w:t xml:space="preserve">Adriana </w:t>
      </w:r>
      <w:r w:rsidR="003C4E66" w:rsidRPr="003C4E66">
        <w:tab/>
      </w:r>
      <w:proofErr w:type="spellStart"/>
      <w:r w:rsidRPr="003C4E66">
        <w:t>Zilly</w:t>
      </w:r>
      <w:proofErr w:type="spellEnd"/>
      <w:r w:rsidRPr="003C4E66">
        <w:rPr>
          <w:rStyle w:val="comma"/>
        </w:rPr>
        <w:t>, </w:t>
      </w:r>
      <w:hyperlink r:id="rId30" w:history="1">
        <w:r w:rsidRPr="003C4E66">
          <w:rPr>
            <w:rStyle w:val="Hyperlink"/>
            <w:color w:val="auto"/>
            <w:u w:val="none"/>
          </w:rPr>
          <w:t xml:space="preserve">Marcos Augusto </w:t>
        </w:r>
        <w:proofErr w:type="spellStart"/>
        <w:r w:rsidRPr="003C4E66">
          <w:rPr>
            <w:rStyle w:val="Hyperlink"/>
            <w:color w:val="auto"/>
            <w:u w:val="none"/>
          </w:rPr>
          <w:t>Moraes</w:t>
        </w:r>
        <w:proofErr w:type="spellEnd"/>
        <w:r w:rsidRPr="003C4E66">
          <w:rPr>
            <w:rStyle w:val="Hyperlink"/>
            <w:color w:val="auto"/>
            <w:u w:val="none"/>
          </w:rPr>
          <w:t xml:space="preserve"> </w:t>
        </w:r>
        <w:proofErr w:type="spellStart"/>
        <w:r w:rsidRPr="003C4E66">
          <w:rPr>
            <w:rStyle w:val="Hyperlink"/>
            <w:color w:val="auto"/>
            <w:u w:val="none"/>
          </w:rPr>
          <w:t>Arcoverde</w:t>
        </w:r>
        <w:proofErr w:type="spellEnd"/>
      </w:hyperlink>
      <w:r w:rsidRPr="003C4E66">
        <w:rPr>
          <w:rStyle w:val="comma"/>
        </w:rPr>
        <w:t>, </w:t>
      </w:r>
      <w:hyperlink r:id="rId31" w:history="1">
        <w:r w:rsidRPr="003C4E66">
          <w:rPr>
            <w:rStyle w:val="Hyperlink"/>
            <w:color w:val="auto"/>
            <w:u w:val="none"/>
          </w:rPr>
          <w:t>Ismael Hoare</w:t>
        </w:r>
      </w:hyperlink>
      <w:r w:rsidRPr="003C4E66">
        <w:rPr>
          <w:rStyle w:val="author-sup-separator"/>
          <w:vertAlign w:val="superscript"/>
        </w:rPr>
        <w:t> </w:t>
      </w:r>
      <w:r w:rsidRPr="003C4E66">
        <w:rPr>
          <w:rStyle w:val="comma"/>
        </w:rPr>
        <w:t>, </w:t>
      </w:r>
      <w:hyperlink r:id="rId32" w:history="1">
        <w:r w:rsidRPr="003C4E66">
          <w:rPr>
            <w:rStyle w:val="Hyperlink"/>
            <w:color w:val="auto"/>
            <w:u w:val="none"/>
          </w:rPr>
          <w:t xml:space="preserve">Ricardo </w:t>
        </w:r>
        <w:proofErr w:type="spellStart"/>
        <w:r w:rsidRPr="003C4E66">
          <w:rPr>
            <w:rStyle w:val="Hyperlink"/>
            <w:color w:val="auto"/>
            <w:u w:val="none"/>
          </w:rPr>
          <w:t>Izurieta</w:t>
        </w:r>
        <w:proofErr w:type="spellEnd"/>
      </w:hyperlink>
      <w:r w:rsidRPr="003C4E66">
        <w:rPr>
          <w:rStyle w:val="comma"/>
        </w:rPr>
        <w:t>, </w:t>
      </w:r>
      <w:r w:rsidRPr="003C4E66">
        <w:t xml:space="preserve">Reinaldo Antônio </w:t>
      </w:r>
    </w:p>
    <w:p w14:paraId="6E517B9F" w14:textId="77777777" w:rsidR="003C4E66" w:rsidRDefault="003C4E66" w:rsidP="003C4E66">
      <w:pPr>
        <w:ind w:firstLine="360"/>
      </w:pPr>
      <w:r>
        <w:tab/>
      </w:r>
      <w:r w:rsidR="00545086" w:rsidRPr="003C4E66">
        <w:t>da Silva-</w:t>
      </w:r>
      <w:proofErr w:type="spellStart"/>
      <w:r w:rsidR="00545086" w:rsidRPr="003C4E66">
        <w:t>Sobrinho</w:t>
      </w:r>
      <w:proofErr w:type="spellEnd"/>
      <w:r w:rsidR="00545086" w:rsidRPr="003C4E66">
        <w:rPr>
          <w:rStyle w:val="authors-list-item"/>
        </w:rPr>
        <w:t xml:space="preserve"> (2023</w:t>
      </w:r>
      <w:proofErr w:type="gramStart"/>
      <w:r w:rsidR="00545086" w:rsidRPr="003C4E66">
        <w:rPr>
          <w:rStyle w:val="authors-list-item"/>
        </w:rPr>
        <w:t>).</w:t>
      </w:r>
      <w:r w:rsidR="00545086" w:rsidRPr="003C4E66">
        <w:t>Influence</w:t>
      </w:r>
      <w:proofErr w:type="gramEnd"/>
      <w:r w:rsidR="00545086" w:rsidRPr="003C4E66">
        <w:t xml:space="preserve"> of COVID-19 on the notification of drug-resistant </w:t>
      </w:r>
    </w:p>
    <w:p w14:paraId="470078A0" w14:textId="77777777" w:rsidR="00545086" w:rsidRPr="003C4E66" w:rsidRDefault="00545086" w:rsidP="003C4E66">
      <w:pPr>
        <w:ind w:left="720"/>
        <w:rPr>
          <w:shd w:val="clear" w:color="auto" w:fill="FFFFFF"/>
        </w:rPr>
      </w:pPr>
      <w:r w:rsidRPr="003C4E66">
        <w:t>pulmonary tuberculosis cases, BMC Infect Dis. 2023 Jul 28;23(1), 497.</w:t>
      </w:r>
      <w:r w:rsidRPr="003C4E66">
        <w:rPr>
          <w:shd w:val="clear" w:color="auto" w:fill="FFFFFF"/>
        </w:rPr>
        <w:t> </w:t>
      </w:r>
      <w:proofErr w:type="spellStart"/>
      <w:r w:rsidRPr="003C4E66">
        <w:rPr>
          <w:shd w:val="clear" w:color="auto" w:fill="FFFFFF"/>
        </w:rPr>
        <w:t>doi</w:t>
      </w:r>
      <w:proofErr w:type="spellEnd"/>
      <w:r w:rsidRPr="003C4E66">
        <w:rPr>
          <w:shd w:val="clear" w:color="auto" w:fill="FFFFFF"/>
        </w:rPr>
        <w:t>: 10.1186/s12879-023-08463-x</w:t>
      </w:r>
    </w:p>
    <w:p w14:paraId="78206152" w14:textId="77777777" w:rsidR="00545086" w:rsidRPr="00E14BB2" w:rsidRDefault="00545086" w:rsidP="00545086">
      <w:pPr>
        <w:pStyle w:val="ListParagraph"/>
        <w:rPr>
          <w:shd w:val="clear" w:color="auto" w:fill="FFFFFF"/>
        </w:rPr>
      </w:pPr>
    </w:p>
    <w:p w14:paraId="0D4286C5" w14:textId="77777777" w:rsidR="004F3BF8" w:rsidRDefault="00545086" w:rsidP="004F3BF8">
      <w:pPr>
        <w:shd w:val="clear" w:color="auto" w:fill="FFFFFF"/>
        <w:spacing w:line="276" w:lineRule="auto"/>
        <w:ind w:firstLine="360"/>
        <w:contextualSpacing/>
      </w:pPr>
      <w:r w:rsidRPr="004F3BF8">
        <w:t xml:space="preserve">Lucia </w:t>
      </w:r>
      <w:proofErr w:type="spellStart"/>
      <w:r w:rsidRPr="004F3BF8">
        <w:t>Cilloni</w:t>
      </w:r>
      <w:proofErr w:type="spellEnd"/>
      <w:r w:rsidRPr="00E14BB2">
        <w:t>, </w:t>
      </w:r>
      <w:r w:rsidRPr="004F3BF8">
        <w:t>Han Fu</w:t>
      </w:r>
      <w:r w:rsidRPr="00E14BB2">
        <w:t>, </w:t>
      </w:r>
      <w:r w:rsidRPr="004F3BF8">
        <w:t xml:space="preserve">Juan F </w:t>
      </w:r>
      <w:proofErr w:type="spellStart"/>
      <w:r w:rsidRPr="004F3BF8">
        <w:t>Vesga</w:t>
      </w:r>
      <w:proofErr w:type="spellEnd"/>
      <w:r w:rsidRPr="00E14BB2">
        <w:t>, </w:t>
      </w:r>
      <w:r w:rsidRPr="004F3BF8">
        <w:t>David Dowdy</w:t>
      </w:r>
      <w:r w:rsidRPr="00E14BB2">
        <w:t>, </w:t>
      </w:r>
      <w:proofErr w:type="spellStart"/>
      <w:r w:rsidRPr="004F3BF8">
        <w:t>Carel</w:t>
      </w:r>
      <w:proofErr w:type="spellEnd"/>
      <w:r w:rsidRPr="004F3BF8">
        <w:t xml:space="preserve"> Pretorius</w:t>
      </w:r>
      <w:r w:rsidRPr="00E14BB2">
        <w:t>, </w:t>
      </w:r>
      <w:proofErr w:type="spellStart"/>
      <w:r w:rsidRPr="004F3BF8">
        <w:t>Sevim</w:t>
      </w:r>
      <w:proofErr w:type="spellEnd"/>
      <w:r w:rsidRPr="004F3BF8">
        <w:t xml:space="preserve"> </w:t>
      </w:r>
      <w:proofErr w:type="spellStart"/>
      <w:r w:rsidRPr="004F3BF8">
        <w:t>Ahmedov</w:t>
      </w:r>
      <w:proofErr w:type="spellEnd"/>
      <w:r w:rsidRPr="00E14BB2">
        <w:t>, </w:t>
      </w:r>
      <w:r w:rsidRPr="004F3BF8">
        <w:t xml:space="preserve">Sreenivas </w:t>
      </w:r>
    </w:p>
    <w:p w14:paraId="4C38F055" w14:textId="77777777" w:rsidR="004F3BF8" w:rsidRDefault="00545086" w:rsidP="004F3BF8">
      <w:pPr>
        <w:pStyle w:val="ListParagraph"/>
        <w:numPr>
          <w:ilvl w:val="0"/>
          <w:numId w:val="20"/>
        </w:numPr>
        <w:shd w:val="clear" w:color="auto" w:fill="FFFFFF"/>
        <w:spacing w:line="276" w:lineRule="auto"/>
        <w:contextualSpacing/>
      </w:pPr>
      <w:r w:rsidRPr="004F3BF8">
        <w:t>Nair</w:t>
      </w:r>
      <w:r w:rsidRPr="00E14BB2">
        <w:t>, </w:t>
      </w:r>
      <w:r w:rsidRPr="004F3BF8">
        <w:t xml:space="preserve">Andrei </w:t>
      </w:r>
      <w:proofErr w:type="spellStart"/>
      <w:r w:rsidRPr="004F3BF8">
        <w:t>Mosneaga</w:t>
      </w:r>
      <w:proofErr w:type="spellEnd"/>
      <w:r w:rsidRPr="00E14BB2">
        <w:t>, </w:t>
      </w:r>
      <w:r w:rsidRPr="004F3BF8">
        <w:t xml:space="preserve">Enos </w:t>
      </w:r>
      <w:proofErr w:type="spellStart"/>
      <w:r w:rsidRPr="004F3BF8">
        <w:t>Masini</w:t>
      </w:r>
      <w:proofErr w:type="spellEnd"/>
      <w:r w:rsidRPr="00E14BB2">
        <w:t>, </w:t>
      </w:r>
      <w:proofErr w:type="spellStart"/>
      <w:r w:rsidRPr="004F3BF8">
        <w:t>Suvanand</w:t>
      </w:r>
      <w:proofErr w:type="spellEnd"/>
      <w:r w:rsidRPr="004F3BF8">
        <w:t xml:space="preserve"> </w:t>
      </w:r>
      <w:proofErr w:type="spellStart"/>
      <w:r w:rsidRPr="004F3BF8">
        <w:t>Sahu</w:t>
      </w:r>
      <w:proofErr w:type="spellEnd"/>
      <w:r w:rsidRPr="00E14BB2">
        <w:t>, and </w:t>
      </w:r>
      <w:proofErr w:type="spellStart"/>
      <w:r w:rsidRPr="004F3BF8">
        <w:t>Nimalan</w:t>
      </w:r>
      <w:proofErr w:type="spellEnd"/>
      <w:r w:rsidRPr="004F3BF8">
        <w:t xml:space="preserve"> </w:t>
      </w:r>
      <w:proofErr w:type="spellStart"/>
      <w:r w:rsidRPr="004F3BF8">
        <w:t>Arinaminpathy</w:t>
      </w:r>
      <w:proofErr w:type="spellEnd"/>
      <w:r w:rsidRPr="00E14BB2">
        <w:t xml:space="preserve"> (2020). </w:t>
      </w:r>
    </w:p>
    <w:p w14:paraId="3F68D2A2" w14:textId="77777777" w:rsidR="00545086" w:rsidRPr="004F3BF8" w:rsidRDefault="00545086" w:rsidP="004F3BF8">
      <w:pPr>
        <w:shd w:val="clear" w:color="auto" w:fill="FFFFFF"/>
        <w:spacing w:line="276" w:lineRule="auto"/>
        <w:ind w:left="720"/>
        <w:contextualSpacing/>
        <w:rPr>
          <w:bCs/>
          <w:spacing w:val="-2"/>
        </w:rPr>
      </w:pPr>
      <w:r w:rsidRPr="004F3BF8">
        <w:rPr>
          <w:spacing w:val="-2"/>
        </w:rPr>
        <w:t xml:space="preserve">The potential impact of the COVID-19 pandemic on the tuberculosis epidemic a modelling </w:t>
      </w:r>
      <w:proofErr w:type="spellStart"/>
      <w:proofErr w:type="gramStart"/>
      <w:r w:rsidRPr="004F3BF8">
        <w:rPr>
          <w:spacing w:val="-2"/>
        </w:rPr>
        <w:t>analysis.EClinicalMedicine</w:t>
      </w:r>
      <w:proofErr w:type="spellEnd"/>
      <w:proofErr w:type="gramEnd"/>
      <w:r w:rsidRPr="004F3BF8">
        <w:rPr>
          <w:spacing w:val="-2"/>
        </w:rPr>
        <w:t xml:space="preserve"> 2020 Nov. 28 100603</w:t>
      </w:r>
    </w:p>
    <w:p w14:paraId="33655DF4" w14:textId="77777777" w:rsidR="00545086" w:rsidRDefault="00545086" w:rsidP="00545086">
      <w:pPr>
        <w:pStyle w:val="ListParagraph"/>
        <w:rPr>
          <w:shd w:val="clear" w:color="auto" w:fill="FFFFFF"/>
        </w:rPr>
      </w:pPr>
    </w:p>
    <w:p w14:paraId="52D22FF5" w14:textId="77777777" w:rsidR="00082894" w:rsidRDefault="00545086" w:rsidP="00082894">
      <w:pPr>
        <w:spacing w:after="200" w:line="276" w:lineRule="auto"/>
        <w:ind w:firstLine="360"/>
        <w:contextualSpacing/>
      </w:pPr>
      <w:r w:rsidRPr="00082894">
        <w:rPr>
          <w:bdr w:val="none" w:sz="0" w:space="0" w:color="auto" w:frame="1"/>
        </w:rPr>
        <w:t>Mariana Marti</w:t>
      </w:r>
      <w:r w:rsidRPr="00082894">
        <w:rPr>
          <w:rStyle w:val="Hyperlink"/>
          <w:bdr w:val="none" w:sz="0" w:space="0" w:color="auto" w:frame="1"/>
        </w:rPr>
        <w:t xml:space="preserve"> et al (2022): </w:t>
      </w:r>
      <w:r w:rsidRPr="0099065E">
        <w:t xml:space="preserve">Impact of the COVID-19 pandemic on TB services at ART </w:t>
      </w:r>
    </w:p>
    <w:p w14:paraId="6486AD6F" w14:textId="77777777" w:rsidR="00545086" w:rsidRDefault="00545086" w:rsidP="00082894">
      <w:pPr>
        <w:spacing w:after="200" w:line="276" w:lineRule="auto"/>
        <w:ind w:left="720"/>
        <w:contextualSpacing/>
      </w:pPr>
      <w:r w:rsidRPr="0099065E">
        <w:t xml:space="preserve">programmes in low- and middle-income countries: a multi-cohort survey. </w:t>
      </w:r>
      <w:r w:rsidRPr="0099065E">
        <w:rPr>
          <w:rStyle w:val="primary-heading"/>
        </w:rPr>
        <w:t xml:space="preserve">Journal of the international AIDS society </w:t>
      </w:r>
      <w:hyperlink r:id="rId33" w:history="1">
        <w:r w:rsidRPr="0099065E">
          <w:rPr>
            <w:rStyle w:val="Hyperlink"/>
          </w:rPr>
          <w:t>https://doi.org/10.1002/jia2.26018</w:t>
        </w:r>
      </w:hyperlink>
    </w:p>
    <w:p w14:paraId="1DB85697" w14:textId="77777777" w:rsidR="00E63B4B" w:rsidRDefault="00E63B4B" w:rsidP="00082894">
      <w:pPr>
        <w:spacing w:after="200" w:line="276" w:lineRule="auto"/>
        <w:ind w:left="720"/>
        <w:contextualSpacing/>
      </w:pPr>
    </w:p>
    <w:p w14:paraId="43DE9B79" w14:textId="77777777" w:rsidR="00E63B4B" w:rsidRDefault="00E63B4B" w:rsidP="00082894">
      <w:pPr>
        <w:spacing w:after="200" w:line="276" w:lineRule="auto"/>
        <w:ind w:left="720"/>
        <w:contextualSpacing/>
      </w:pPr>
    </w:p>
    <w:p w14:paraId="4DFF48C6" w14:textId="77777777" w:rsidR="00E63B4B" w:rsidRPr="00082894" w:rsidRDefault="00E63B4B" w:rsidP="00082894">
      <w:pPr>
        <w:spacing w:after="200" w:line="276" w:lineRule="auto"/>
        <w:ind w:left="720"/>
        <w:contextualSpacing/>
        <w:rPr>
          <w:b/>
        </w:rPr>
      </w:pPr>
    </w:p>
    <w:p w14:paraId="5597A946" w14:textId="77777777" w:rsidR="00082894" w:rsidRPr="00E63B4B" w:rsidRDefault="00E63B4B" w:rsidP="00082894">
      <w:pPr>
        <w:spacing w:line="276" w:lineRule="auto"/>
        <w:contextualSpacing/>
        <w:rPr>
          <w:color w:val="212121"/>
          <w:shd w:val="clear" w:color="auto" w:fill="FFFFFF"/>
        </w:rPr>
      </w:pPr>
      <w:r w:rsidRPr="00E63B4B">
        <w:rPr>
          <w:color w:val="212121"/>
          <w:shd w:val="clear" w:color="auto" w:fill="FFFFFF"/>
        </w:rPr>
        <w:lastRenderedPageBreak/>
        <w:t xml:space="preserve">Menotti G, Giglia M, </w:t>
      </w:r>
      <w:proofErr w:type="spellStart"/>
      <w:r w:rsidRPr="00E63B4B">
        <w:rPr>
          <w:color w:val="212121"/>
          <w:shd w:val="clear" w:color="auto" w:fill="FFFFFF"/>
        </w:rPr>
        <w:t>Riccardi</w:t>
      </w:r>
      <w:proofErr w:type="spellEnd"/>
      <w:r w:rsidRPr="00E63B4B">
        <w:rPr>
          <w:color w:val="212121"/>
          <w:shd w:val="clear" w:color="auto" w:fill="FFFFFF"/>
        </w:rPr>
        <w:t xml:space="preserve"> N, </w:t>
      </w:r>
      <w:proofErr w:type="spellStart"/>
      <w:r w:rsidRPr="00E63B4B">
        <w:rPr>
          <w:color w:val="212121"/>
          <w:shd w:val="clear" w:color="auto" w:fill="FFFFFF"/>
        </w:rPr>
        <w:t>Diop</w:t>
      </w:r>
      <w:proofErr w:type="spellEnd"/>
      <w:r w:rsidRPr="00E63B4B">
        <w:rPr>
          <w:color w:val="212121"/>
          <w:shd w:val="clear" w:color="auto" w:fill="FFFFFF"/>
        </w:rPr>
        <w:t xml:space="preserve"> YM, Ndiaye M, </w:t>
      </w:r>
      <w:proofErr w:type="spellStart"/>
      <w:r w:rsidRPr="00E63B4B">
        <w:rPr>
          <w:color w:val="212121"/>
          <w:shd w:val="clear" w:color="auto" w:fill="FFFFFF"/>
        </w:rPr>
        <w:t>Gning</w:t>
      </w:r>
      <w:proofErr w:type="spellEnd"/>
      <w:r w:rsidRPr="00E63B4B">
        <w:rPr>
          <w:color w:val="212121"/>
          <w:shd w:val="clear" w:color="auto" w:fill="FFFFFF"/>
        </w:rPr>
        <w:t xml:space="preserve"> L, </w:t>
      </w:r>
      <w:proofErr w:type="spellStart"/>
      <w:r w:rsidRPr="00E63B4B">
        <w:rPr>
          <w:color w:val="212121"/>
          <w:shd w:val="clear" w:color="auto" w:fill="FFFFFF"/>
        </w:rPr>
        <w:t>Diaw</w:t>
      </w:r>
      <w:proofErr w:type="spellEnd"/>
      <w:r w:rsidRPr="00E63B4B">
        <w:rPr>
          <w:color w:val="212121"/>
          <w:shd w:val="clear" w:color="auto" w:fill="FFFFFF"/>
        </w:rPr>
        <w:t xml:space="preserve"> MM, </w:t>
      </w:r>
      <w:proofErr w:type="spellStart"/>
      <w:r w:rsidRPr="00E63B4B">
        <w:rPr>
          <w:color w:val="212121"/>
          <w:shd w:val="clear" w:color="auto" w:fill="FFFFFF"/>
        </w:rPr>
        <w:t>Fumagalli</w:t>
      </w:r>
      <w:proofErr w:type="spellEnd"/>
      <w:r w:rsidRPr="00E63B4B">
        <w:rPr>
          <w:color w:val="212121"/>
          <w:shd w:val="clear" w:color="auto" w:fill="FFFFFF"/>
        </w:rPr>
        <w:t xml:space="preserve"> G, </w:t>
      </w:r>
      <w:proofErr w:type="spellStart"/>
      <w:r w:rsidRPr="00E63B4B">
        <w:rPr>
          <w:color w:val="212121"/>
          <w:shd w:val="clear" w:color="auto" w:fill="FFFFFF"/>
        </w:rPr>
        <w:t>Saderi</w:t>
      </w:r>
      <w:proofErr w:type="spellEnd"/>
      <w:r w:rsidRPr="00E63B4B">
        <w:rPr>
          <w:color w:val="212121"/>
          <w:shd w:val="clear" w:color="auto" w:fill="FFFFFF"/>
        </w:rPr>
        <w:t xml:space="preserve"> L, </w:t>
      </w:r>
      <w:r w:rsidRPr="00E63B4B">
        <w:rPr>
          <w:color w:val="212121"/>
          <w:shd w:val="clear" w:color="auto" w:fill="FFFFFF"/>
        </w:rPr>
        <w:tab/>
      </w:r>
      <w:proofErr w:type="spellStart"/>
      <w:r w:rsidRPr="00E63B4B">
        <w:rPr>
          <w:color w:val="212121"/>
          <w:shd w:val="clear" w:color="auto" w:fill="FFFFFF"/>
        </w:rPr>
        <w:t>Sotgiu</w:t>
      </w:r>
      <w:proofErr w:type="spellEnd"/>
      <w:r w:rsidRPr="00E63B4B">
        <w:rPr>
          <w:color w:val="212121"/>
          <w:shd w:val="clear" w:color="auto" w:fill="FFFFFF"/>
        </w:rPr>
        <w:t xml:space="preserve"> G, Besozzi G, </w:t>
      </w:r>
      <w:proofErr w:type="spellStart"/>
      <w:r w:rsidRPr="00E63B4B">
        <w:rPr>
          <w:color w:val="212121"/>
          <w:shd w:val="clear" w:color="auto" w:fill="FFFFFF"/>
        </w:rPr>
        <w:t>Tadolini</w:t>
      </w:r>
      <w:proofErr w:type="spellEnd"/>
      <w:r w:rsidRPr="00E63B4B">
        <w:rPr>
          <w:color w:val="212121"/>
          <w:shd w:val="clear" w:color="auto" w:fill="FFFFFF"/>
        </w:rPr>
        <w:t xml:space="preserve"> M. Impact of the COVID-19 pandemic on tuberculosis </w:t>
      </w:r>
      <w:r w:rsidRPr="00E63B4B">
        <w:rPr>
          <w:color w:val="212121"/>
          <w:shd w:val="clear" w:color="auto" w:fill="FFFFFF"/>
        </w:rPr>
        <w:tab/>
        <w:t xml:space="preserve">services in a rural area of Senegal. </w:t>
      </w:r>
      <w:proofErr w:type="spellStart"/>
      <w:r w:rsidRPr="00E63B4B">
        <w:rPr>
          <w:color w:val="212121"/>
          <w:shd w:val="clear" w:color="auto" w:fill="FFFFFF"/>
        </w:rPr>
        <w:t>Infez</w:t>
      </w:r>
      <w:proofErr w:type="spellEnd"/>
      <w:r w:rsidRPr="00E63B4B">
        <w:rPr>
          <w:color w:val="212121"/>
          <w:shd w:val="clear" w:color="auto" w:fill="FFFFFF"/>
        </w:rPr>
        <w:t xml:space="preserve"> Med. 2025 Sep 1;33(3):321-328. </w:t>
      </w:r>
      <w:proofErr w:type="spellStart"/>
      <w:r w:rsidRPr="00E63B4B">
        <w:rPr>
          <w:color w:val="212121"/>
          <w:shd w:val="clear" w:color="auto" w:fill="FFFFFF"/>
        </w:rPr>
        <w:t>doi</w:t>
      </w:r>
      <w:proofErr w:type="spellEnd"/>
      <w:r w:rsidRPr="00E63B4B">
        <w:rPr>
          <w:color w:val="212121"/>
          <w:shd w:val="clear" w:color="auto" w:fill="FFFFFF"/>
        </w:rPr>
        <w:t xml:space="preserve">: </w:t>
      </w:r>
      <w:r w:rsidRPr="00E63B4B">
        <w:rPr>
          <w:color w:val="212121"/>
          <w:shd w:val="clear" w:color="auto" w:fill="FFFFFF"/>
        </w:rPr>
        <w:tab/>
        <w:t>10.53854/liim-3303-9. PMID: 40933219; PMCID: PMC12419176.</w:t>
      </w:r>
    </w:p>
    <w:p w14:paraId="3645B800" w14:textId="77777777" w:rsidR="00E63B4B" w:rsidRDefault="00E63B4B" w:rsidP="00082894">
      <w:pPr>
        <w:spacing w:line="276" w:lineRule="auto"/>
        <w:contextualSpacing/>
      </w:pPr>
    </w:p>
    <w:p w14:paraId="2BB09C1D" w14:textId="77777777" w:rsidR="00082894" w:rsidRDefault="00545086" w:rsidP="00082894">
      <w:pPr>
        <w:spacing w:after="200" w:line="276" w:lineRule="auto"/>
        <w:ind w:firstLine="480"/>
        <w:contextualSpacing/>
      </w:pPr>
      <w:proofErr w:type="spellStart"/>
      <w:r w:rsidRPr="00526510">
        <w:t>Migliori</w:t>
      </w:r>
      <w:proofErr w:type="spellEnd"/>
      <w:r w:rsidRPr="00526510">
        <w:t xml:space="preserve">, G. B., Thong, P. M., </w:t>
      </w:r>
      <w:proofErr w:type="spellStart"/>
      <w:r w:rsidRPr="00526510">
        <w:t>Akkerman</w:t>
      </w:r>
      <w:proofErr w:type="spellEnd"/>
      <w:r w:rsidRPr="00526510">
        <w:t xml:space="preserve">, O. W., </w:t>
      </w:r>
      <w:proofErr w:type="spellStart"/>
      <w:r w:rsidRPr="00526510">
        <w:t>Alffenaar</w:t>
      </w:r>
      <w:proofErr w:type="spellEnd"/>
      <w:r w:rsidRPr="00526510">
        <w:t>, J. W., Álvarez-</w:t>
      </w:r>
      <w:proofErr w:type="spellStart"/>
      <w:r w:rsidRPr="00526510">
        <w:t>Navascués</w:t>
      </w:r>
      <w:proofErr w:type="spellEnd"/>
      <w:r w:rsidRPr="00526510">
        <w:t xml:space="preserve">, F., </w:t>
      </w:r>
      <w:proofErr w:type="spellStart"/>
      <w:r w:rsidRPr="00526510">
        <w:t>Assao</w:t>
      </w:r>
      <w:proofErr w:type="spellEnd"/>
      <w:r w:rsidRPr="00526510">
        <w:t>-</w:t>
      </w:r>
    </w:p>
    <w:p w14:paraId="3161BC48" w14:textId="77777777" w:rsidR="00545086" w:rsidRDefault="00545086" w:rsidP="00082894">
      <w:pPr>
        <w:spacing w:after="200" w:line="276" w:lineRule="auto"/>
        <w:ind w:left="720"/>
        <w:contextualSpacing/>
      </w:pPr>
      <w:proofErr w:type="spellStart"/>
      <w:r w:rsidRPr="00526510">
        <w:t>Neino</w:t>
      </w:r>
      <w:proofErr w:type="spellEnd"/>
      <w:r w:rsidRPr="00526510">
        <w:t>, M. M., ... &amp; Dara, M. (2020). Worldwide effects of coronavirus disease pandemic on tuberculosis services, January–April 2020. Emerging Infectious Diseases, 26(11), 2709.</w:t>
      </w:r>
    </w:p>
    <w:p w14:paraId="0D80F565" w14:textId="77777777" w:rsidR="00300223" w:rsidRDefault="00300223" w:rsidP="00300223">
      <w:pPr>
        <w:pStyle w:val="ListParagraph"/>
      </w:pPr>
    </w:p>
    <w:p w14:paraId="2752D200" w14:textId="77777777" w:rsidR="00824374" w:rsidRDefault="00824374" w:rsidP="00300223">
      <w:pPr>
        <w:pStyle w:val="ListParagraph"/>
      </w:pPr>
    </w:p>
    <w:p w14:paraId="2F4F0738" w14:textId="77777777" w:rsidR="00824374" w:rsidRDefault="00824374" w:rsidP="00300223">
      <w:pPr>
        <w:pStyle w:val="ListParagraph"/>
      </w:pPr>
    </w:p>
    <w:p w14:paraId="05D4B22F" w14:textId="77777777" w:rsidR="00300223" w:rsidRPr="00824374" w:rsidRDefault="001A7951" w:rsidP="00300223">
      <w:pPr>
        <w:widowControl w:val="0"/>
        <w:autoSpaceDE w:val="0"/>
        <w:autoSpaceDN w:val="0"/>
        <w:adjustRightInd w:val="0"/>
        <w:ind w:left="480" w:hanging="480"/>
        <w:rPr>
          <w:noProof/>
        </w:rPr>
      </w:pPr>
      <w:r w:rsidRPr="00824374">
        <w:fldChar w:fldCharType="begin" w:fldLock="1"/>
      </w:r>
      <w:r w:rsidR="00300223" w:rsidRPr="00824374">
        <w:instrText xml:space="preserve">ADDIN Mendeley Bibliography CSL_BIBLIOGRAPHY </w:instrText>
      </w:r>
      <w:r w:rsidRPr="00824374">
        <w:fldChar w:fldCharType="separate"/>
      </w:r>
      <w:r w:rsidR="00300223" w:rsidRPr="00824374">
        <w:rPr>
          <w:noProof/>
        </w:rPr>
        <w:t xml:space="preserve">Migliori, G. B., Tiberi, S., &amp; Duarte, R. (2022, May 1). Investigating the response to COVID-19 and understanding severe TB cases: The 2022 Pulmonology TB series. </w:t>
      </w:r>
      <w:r w:rsidR="00300223" w:rsidRPr="00824374">
        <w:rPr>
          <w:i/>
          <w:iCs/>
          <w:noProof/>
        </w:rPr>
        <w:t>Pulmonology</w:t>
      </w:r>
      <w:r w:rsidR="00300223" w:rsidRPr="00824374">
        <w:rPr>
          <w:noProof/>
        </w:rPr>
        <w:t>. Elsevier Espana S.L.U. https://doi.org/10.1016/j.pulmoe.2022.01.018</w:t>
      </w:r>
    </w:p>
    <w:p w14:paraId="4BC46973" w14:textId="77777777" w:rsidR="00300223" w:rsidRDefault="001A7951" w:rsidP="00300223">
      <w:pPr>
        <w:spacing w:after="200" w:line="276" w:lineRule="auto"/>
        <w:contextualSpacing/>
      </w:pPr>
      <w:r w:rsidRPr="00824374">
        <w:fldChar w:fldCharType="end"/>
      </w:r>
    </w:p>
    <w:p w14:paraId="490E3958" w14:textId="77777777" w:rsidR="00082894" w:rsidRDefault="00545086" w:rsidP="00082894">
      <w:pPr>
        <w:spacing w:after="200" w:line="276" w:lineRule="auto"/>
        <w:contextualSpacing/>
      </w:pPr>
      <w:proofErr w:type="spellStart"/>
      <w:r w:rsidRPr="00082894">
        <w:rPr>
          <w:lang w:val="fr-FR"/>
        </w:rPr>
        <w:t>Moyo</w:t>
      </w:r>
      <w:proofErr w:type="spellEnd"/>
      <w:r w:rsidRPr="00082894">
        <w:rPr>
          <w:lang w:val="fr-FR"/>
        </w:rPr>
        <w:t xml:space="preserve">, S., Jenkins, H. E., </w:t>
      </w:r>
      <w:proofErr w:type="spellStart"/>
      <w:r w:rsidRPr="00082894">
        <w:rPr>
          <w:lang w:val="fr-FR"/>
        </w:rPr>
        <w:t>Tunkara</w:t>
      </w:r>
      <w:proofErr w:type="spellEnd"/>
      <w:r w:rsidRPr="00082894">
        <w:rPr>
          <w:lang w:val="fr-FR"/>
        </w:rPr>
        <w:t xml:space="preserve">, F., Banda, H. T., Modi, S., Cohen, T., &amp; </w:t>
      </w:r>
      <w:proofErr w:type="spellStart"/>
      <w:r w:rsidRPr="00082894">
        <w:rPr>
          <w:lang w:val="fr-FR"/>
        </w:rPr>
        <w:t>Mathema</w:t>
      </w:r>
      <w:proofErr w:type="spellEnd"/>
      <w:r w:rsidRPr="00082894">
        <w:rPr>
          <w:lang w:val="fr-FR"/>
        </w:rPr>
        <w:t xml:space="preserve">, B. (2021). </w:t>
      </w:r>
      <w:r w:rsidRPr="00526510">
        <w:t xml:space="preserve">The </w:t>
      </w:r>
    </w:p>
    <w:p w14:paraId="41BAB345" w14:textId="77777777" w:rsidR="00545086" w:rsidRDefault="00545086" w:rsidP="00082894">
      <w:pPr>
        <w:spacing w:after="200" w:line="276" w:lineRule="auto"/>
        <w:ind w:left="720"/>
        <w:contextualSpacing/>
      </w:pPr>
      <w:r w:rsidRPr="00526510">
        <w:t xml:space="preserve">impact of COVID-19 on tuberculosis in high-burden countries: a modelling analysis. </w:t>
      </w:r>
      <w:proofErr w:type="spellStart"/>
      <w:r w:rsidRPr="00526510">
        <w:t>EClinicalMedicine</w:t>
      </w:r>
      <w:proofErr w:type="spellEnd"/>
      <w:r w:rsidRPr="00526510">
        <w:t>, 35, 100863.</w:t>
      </w:r>
    </w:p>
    <w:p w14:paraId="327C30CA" w14:textId="77777777" w:rsidR="00082894" w:rsidRDefault="00082894" w:rsidP="00082894">
      <w:pPr>
        <w:spacing w:line="276" w:lineRule="auto"/>
        <w:contextualSpacing/>
      </w:pPr>
    </w:p>
    <w:p w14:paraId="61687D3D" w14:textId="77777777" w:rsidR="00082894" w:rsidRPr="00C45E22" w:rsidRDefault="00545086" w:rsidP="00082894">
      <w:pPr>
        <w:spacing w:line="276" w:lineRule="auto"/>
        <w:contextualSpacing/>
        <w:rPr>
          <w:color w:val="444444"/>
        </w:rPr>
      </w:pPr>
      <w:proofErr w:type="spellStart"/>
      <w:r w:rsidRPr="00C45E22">
        <w:t>Negussie</w:t>
      </w:r>
      <w:proofErr w:type="spellEnd"/>
      <w:r w:rsidRPr="00C45E22">
        <w:t xml:space="preserve"> </w:t>
      </w:r>
      <w:proofErr w:type="spellStart"/>
      <w:r w:rsidRPr="00C45E22">
        <w:t>Wodajo</w:t>
      </w:r>
      <w:proofErr w:type="spellEnd"/>
      <w:r w:rsidRPr="00C45E22">
        <w:t xml:space="preserve"> </w:t>
      </w:r>
      <w:proofErr w:type="spellStart"/>
      <w:r w:rsidRPr="00C45E22">
        <w:t>Beyene</w:t>
      </w:r>
      <w:proofErr w:type="spellEnd"/>
      <w:r w:rsidRPr="00C45E22">
        <w:t xml:space="preserve">, Alemu </w:t>
      </w:r>
      <w:proofErr w:type="spellStart"/>
      <w:r w:rsidRPr="00C45E22">
        <w:t>Lakew</w:t>
      </w:r>
      <w:proofErr w:type="spellEnd"/>
      <w:r w:rsidRPr="00C45E22">
        <w:t xml:space="preserve"> </w:t>
      </w:r>
      <w:proofErr w:type="spellStart"/>
      <w:r w:rsidRPr="00C45E22">
        <w:t>Sitotaw</w:t>
      </w:r>
      <w:proofErr w:type="spellEnd"/>
      <w:r w:rsidRPr="00C45E22">
        <w:t xml:space="preserve">, Ben </w:t>
      </w:r>
      <w:proofErr w:type="spellStart"/>
      <w:r w:rsidRPr="00C45E22">
        <w:t>Tegegn</w:t>
      </w:r>
      <w:proofErr w:type="spellEnd"/>
      <w:r w:rsidRPr="00C45E22">
        <w:t xml:space="preserve">, </w:t>
      </w:r>
      <w:proofErr w:type="spellStart"/>
      <w:r w:rsidRPr="00C45E22">
        <w:t>Kidist</w:t>
      </w:r>
      <w:proofErr w:type="spellEnd"/>
      <w:r w:rsidRPr="00C45E22">
        <w:t xml:space="preserve"> </w:t>
      </w:r>
      <w:proofErr w:type="spellStart"/>
      <w:r w:rsidRPr="00C45E22">
        <w:t>Bobosha</w:t>
      </w:r>
      <w:proofErr w:type="spellEnd"/>
      <w:r w:rsidRPr="00C45E22">
        <w:t xml:space="preserve"> (2021</w:t>
      </w:r>
      <w:proofErr w:type="gramStart"/>
      <w:r w:rsidRPr="00C45E22">
        <w:t>).</w:t>
      </w:r>
      <w:r w:rsidRPr="00C45E22">
        <w:rPr>
          <w:color w:val="444444"/>
        </w:rPr>
        <w:t>The</w:t>
      </w:r>
      <w:proofErr w:type="gramEnd"/>
      <w:r w:rsidRPr="00C45E22">
        <w:rPr>
          <w:color w:val="444444"/>
        </w:rPr>
        <w:t xml:space="preserve"> impact of </w:t>
      </w:r>
    </w:p>
    <w:p w14:paraId="00996E6C" w14:textId="77777777" w:rsidR="00082894" w:rsidRPr="00C45E22" w:rsidRDefault="00082894" w:rsidP="00082894">
      <w:pPr>
        <w:spacing w:line="276" w:lineRule="auto"/>
        <w:contextualSpacing/>
      </w:pPr>
      <w:r w:rsidRPr="00C45E22">
        <w:rPr>
          <w:color w:val="444444"/>
        </w:rPr>
        <w:tab/>
      </w:r>
      <w:r w:rsidR="00545086" w:rsidRPr="00C45E22">
        <w:rPr>
          <w:color w:val="444444"/>
        </w:rPr>
        <w:t xml:space="preserve">COVID-19 on the tuberculosis control activities in Addis Ababa. </w:t>
      </w:r>
      <w:r w:rsidR="00545086" w:rsidRPr="00C45E22">
        <w:t xml:space="preserve">Pan African Medical Journal </w:t>
      </w:r>
    </w:p>
    <w:p w14:paraId="192DCFDF" w14:textId="77777777" w:rsidR="00545086" w:rsidRPr="00C45E22" w:rsidRDefault="00082894" w:rsidP="00082894">
      <w:pPr>
        <w:spacing w:line="276" w:lineRule="auto"/>
        <w:contextualSpacing/>
        <w:rPr>
          <w:b/>
          <w:bCs/>
        </w:rPr>
      </w:pPr>
      <w:r w:rsidRPr="00C45E22">
        <w:tab/>
      </w:r>
      <w:r w:rsidR="00545086" w:rsidRPr="00C45E22">
        <w:t>2021;38(243).10.11604/pamj.2021.38243.27132</w:t>
      </w:r>
    </w:p>
    <w:p w14:paraId="0D8C5F0E" w14:textId="77777777" w:rsidR="00545086" w:rsidRPr="00C45E22" w:rsidRDefault="00545086" w:rsidP="00545086"/>
    <w:p w14:paraId="5D274E2D" w14:textId="77777777" w:rsidR="00545086" w:rsidRPr="00C45E22" w:rsidRDefault="00545086" w:rsidP="00082894">
      <w:pPr>
        <w:spacing w:line="276" w:lineRule="auto"/>
        <w:contextualSpacing/>
        <w:rPr>
          <w:rStyle w:val="react-xocs-alternative-link"/>
          <w:b/>
        </w:rPr>
      </w:pPr>
      <w:r w:rsidRPr="00C45E22">
        <w:rPr>
          <w:rStyle w:val="sr-only"/>
          <w:bdr w:val="none" w:sz="0" w:space="0" w:color="auto" w:frame="1"/>
        </w:rPr>
        <w:t>Panel</w:t>
      </w:r>
      <w:r w:rsidRPr="00C45E22">
        <w:rPr>
          <w:rStyle w:val="given-name"/>
        </w:rPr>
        <w:t>Huang</w:t>
      </w:r>
      <w:r w:rsidRPr="00C45E22">
        <w:rPr>
          <w:rStyle w:val="react-xocs-alternative-link"/>
        </w:rPr>
        <w:t> </w:t>
      </w:r>
      <w:r w:rsidRPr="00C45E22">
        <w:rPr>
          <w:rStyle w:val="text"/>
        </w:rPr>
        <w:t>Fei</w:t>
      </w:r>
      <w:r w:rsidRPr="00C45E22">
        <w:t>, </w:t>
      </w:r>
      <w:r w:rsidRPr="00C45E22">
        <w:rPr>
          <w:rStyle w:val="given-name"/>
        </w:rPr>
        <w:t>Xia</w:t>
      </w:r>
      <w:r w:rsidRPr="00C45E22">
        <w:rPr>
          <w:rStyle w:val="react-xocs-alternative-link"/>
        </w:rPr>
        <w:t> </w:t>
      </w:r>
      <w:r w:rsidRPr="00C45E22">
        <w:rPr>
          <w:rStyle w:val="text"/>
        </w:rPr>
        <w:t>Yinyin</w:t>
      </w:r>
      <w:r w:rsidRPr="00C45E22">
        <w:t>, </w:t>
      </w:r>
      <w:r w:rsidRPr="00C45E22">
        <w:rPr>
          <w:rStyle w:val="given-name"/>
        </w:rPr>
        <w:t>Chen</w:t>
      </w:r>
      <w:r w:rsidRPr="00C45E22">
        <w:rPr>
          <w:rStyle w:val="react-xocs-alternative-link"/>
        </w:rPr>
        <w:t> </w:t>
      </w:r>
      <w:r w:rsidRPr="00C45E22">
        <w:rPr>
          <w:rStyle w:val="text"/>
        </w:rPr>
        <w:t>Hui</w:t>
      </w:r>
      <w:r w:rsidRPr="00C45E22">
        <w:t>, </w:t>
      </w:r>
      <w:r w:rsidRPr="00C45E22">
        <w:rPr>
          <w:rStyle w:val="given-name"/>
        </w:rPr>
        <w:t>Wang</w:t>
      </w:r>
      <w:r w:rsidRPr="00C45E22">
        <w:rPr>
          <w:rStyle w:val="react-xocs-alternative-link"/>
        </w:rPr>
        <w:t> </w:t>
      </w:r>
      <w:r w:rsidRPr="00C45E22">
        <w:rPr>
          <w:rStyle w:val="text"/>
        </w:rPr>
        <w:t>Ni</w:t>
      </w:r>
      <w:r w:rsidRPr="00C45E22">
        <w:t>, </w:t>
      </w:r>
      <w:r w:rsidRPr="00C45E22">
        <w:rPr>
          <w:rStyle w:val="given-name"/>
        </w:rPr>
        <w:t>Du</w:t>
      </w:r>
      <w:r w:rsidRPr="00C45E22">
        <w:rPr>
          <w:rStyle w:val="react-xocs-alternative-link"/>
        </w:rPr>
        <w:t> </w:t>
      </w:r>
      <w:r w:rsidRPr="00C45E22">
        <w:rPr>
          <w:rStyle w:val="text"/>
        </w:rPr>
        <w:t>Xin</w:t>
      </w:r>
      <w:r w:rsidRPr="00C45E22">
        <w:t>, </w:t>
      </w:r>
      <w:r w:rsidRPr="00C45E22">
        <w:rPr>
          <w:rStyle w:val="given-name"/>
        </w:rPr>
        <w:t>Chen</w:t>
      </w:r>
      <w:r w:rsidRPr="00C45E22">
        <w:rPr>
          <w:rStyle w:val="react-xocs-alternative-link"/>
        </w:rPr>
        <w:t> </w:t>
      </w:r>
      <w:r w:rsidRPr="00C45E22">
        <w:rPr>
          <w:rStyle w:val="text"/>
        </w:rPr>
        <w:t>Wei</w:t>
      </w:r>
      <w:r w:rsidRPr="00C45E22">
        <w:t>, </w:t>
      </w:r>
      <w:r w:rsidRPr="00C45E22">
        <w:rPr>
          <w:rStyle w:val="given-name"/>
        </w:rPr>
        <w:t>Li</w:t>
      </w:r>
      <w:r w:rsidRPr="00C45E22">
        <w:rPr>
          <w:rStyle w:val="react-xocs-alternative-link"/>
        </w:rPr>
        <w:t> </w:t>
      </w:r>
      <w:r w:rsidRPr="00C45E22">
        <w:rPr>
          <w:rStyle w:val="text"/>
        </w:rPr>
        <w:t>Tao</w:t>
      </w:r>
      <w:r w:rsidRPr="00C45E22">
        <w:t>, </w:t>
      </w:r>
      <w:r w:rsidRPr="00C45E22">
        <w:rPr>
          <w:rStyle w:val="given-name"/>
        </w:rPr>
        <w:t>Huan</w:t>
      </w:r>
      <w:r w:rsidRPr="00C45E22">
        <w:rPr>
          <w:rStyle w:val="react-xocs-alternative-link"/>
        </w:rPr>
        <w:t> </w:t>
      </w:r>
    </w:p>
    <w:p w14:paraId="47EEEB60" w14:textId="77777777" w:rsidR="00545086" w:rsidRPr="00C45E22" w:rsidRDefault="00545086" w:rsidP="00545086">
      <w:pPr>
        <w:ind w:left="720"/>
        <w:rPr>
          <w:b/>
        </w:rPr>
      </w:pPr>
      <w:proofErr w:type="spellStart"/>
      <w:proofErr w:type="gramStart"/>
      <w:r w:rsidRPr="00C45E22">
        <w:rPr>
          <w:rStyle w:val="text"/>
        </w:rPr>
        <w:t>Shitong</w:t>
      </w:r>
      <w:proofErr w:type="spellEnd"/>
      <w:r w:rsidRPr="00C45E22">
        <w:t>,  </w:t>
      </w:r>
      <w:r w:rsidRPr="00C45E22">
        <w:rPr>
          <w:rStyle w:val="given-name"/>
        </w:rPr>
        <w:t>Sun</w:t>
      </w:r>
      <w:proofErr w:type="gramEnd"/>
      <w:r w:rsidRPr="00C45E22">
        <w:rPr>
          <w:rStyle w:val="react-xocs-alternative-link"/>
        </w:rPr>
        <w:t> </w:t>
      </w:r>
      <w:r w:rsidRPr="00C45E22">
        <w:rPr>
          <w:rStyle w:val="text"/>
        </w:rPr>
        <w:t>Miaomiao</w:t>
      </w:r>
      <w:r w:rsidRPr="00C45E22">
        <w:t>, </w:t>
      </w:r>
      <w:r w:rsidRPr="00C45E22">
        <w:rPr>
          <w:rStyle w:val="given-name"/>
        </w:rPr>
        <w:t>Chen</w:t>
      </w:r>
      <w:r w:rsidRPr="00C45E22">
        <w:rPr>
          <w:rStyle w:val="react-xocs-alternative-link"/>
        </w:rPr>
        <w:t> </w:t>
      </w:r>
      <w:r w:rsidRPr="00C45E22">
        <w:rPr>
          <w:rStyle w:val="text"/>
        </w:rPr>
        <w:t>Mingting</w:t>
      </w:r>
      <w:r w:rsidRPr="00C45E22">
        <w:t>, </w:t>
      </w:r>
      <w:r w:rsidRPr="00C45E22">
        <w:rPr>
          <w:rStyle w:val="given-name"/>
        </w:rPr>
        <w:t>Salmaan</w:t>
      </w:r>
      <w:r w:rsidRPr="00C45E22">
        <w:rPr>
          <w:rStyle w:val="react-xocs-alternative-link"/>
        </w:rPr>
        <w:t> </w:t>
      </w:r>
      <w:r w:rsidRPr="00C45E22">
        <w:rPr>
          <w:rStyle w:val="text"/>
        </w:rPr>
        <w:t>Keshavjee</w:t>
      </w:r>
      <w:r w:rsidRPr="00C45E22">
        <w:t>, </w:t>
      </w:r>
      <w:r w:rsidRPr="00C45E22">
        <w:rPr>
          <w:rStyle w:val="given-name"/>
        </w:rPr>
        <w:t>Zhao</w:t>
      </w:r>
      <w:r w:rsidRPr="00C45E22">
        <w:rPr>
          <w:rStyle w:val="react-xocs-alternative-link"/>
        </w:rPr>
        <w:t> </w:t>
      </w:r>
      <w:r w:rsidRPr="00C45E22">
        <w:rPr>
          <w:rStyle w:val="text"/>
        </w:rPr>
        <w:t>Yanlin</w:t>
      </w:r>
      <w:r w:rsidRPr="00C45E22">
        <w:t>, </w:t>
      </w:r>
      <w:r w:rsidRPr="00C45E22">
        <w:rPr>
          <w:rStyle w:val="given-name"/>
        </w:rPr>
        <w:t xml:space="preserve">Daniel </w:t>
      </w:r>
      <w:r w:rsidRPr="00C45E22">
        <w:rPr>
          <w:rStyle w:val="text"/>
        </w:rPr>
        <w:t>Chin</w:t>
      </w:r>
      <w:r w:rsidRPr="00C45E22">
        <w:t>, </w:t>
      </w:r>
      <w:r w:rsidRPr="00C45E22">
        <w:rPr>
          <w:rStyle w:val="given-name"/>
        </w:rPr>
        <w:t>Liu</w:t>
      </w:r>
      <w:r w:rsidRPr="00C45E22">
        <w:rPr>
          <w:rStyle w:val="react-xocs-alternative-link"/>
        </w:rPr>
        <w:t> </w:t>
      </w:r>
      <w:proofErr w:type="spellStart"/>
      <w:r w:rsidRPr="00C45E22">
        <w:rPr>
          <w:rStyle w:val="text"/>
        </w:rPr>
        <w:t>Jianjun</w:t>
      </w:r>
      <w:proofErr w:type="spellEnd"/>
      <w:r w:rsidRPr="00C45E22">
        <w:rPr>
          <w:rStyle w:val="text"/>
        </w:rPr>
        <w:t xml:space="preserve"> (2020).</w:t>
      </w:r>
      <w:r w:rsidRPr="00C45E22">
        <w:rPr>
          <w:rStyle w:val="title-text"/>
        </w:rPr>
        <w:t xml:space="preserve"> The impact of the COVID-19 epidemic on tuberculosis control in China.  </w:t>
      </w:r>
      <w:r w:rsidRPr="00C45E22">
        <w:t>The Lancet regional health – Western pacific Volume 3 october2020 100032</w:t>
      </w:r>
    </w:p>
    <w:p w14:paraId="33C8ADEC" w14:textId="77777777" w:rsidR="00545086" w:rsidRPr="00C45E22" w:rsidRDefault="00545086" w:rsidP="00545086"/>
    <w:p w14:paraId="34C50DBA" w14:textId="77777777" w:rsidR="00082894" w:rsidRPr="00C45E22" w:rsidRDefault="00545086" w:rsidP="00082894">
      <w:pPr>
        <w:spacing w:after="200" w:line="276" w:lineRule="auto"/>
        <w:contextualSpacing/>
      </w:pPr>
      <w:proofErr w:type="spellStart"/>
      <w:r w:rsidRPr="00C45E22">
        <w:t>Sule</w:t>
      </w:r>
      <w:proofErr w:type="spellEnd"/>
      <w:r w:rsidRPr="00C45E22">
        <w:t xml:space="preserve"> </w:t>
      </w:r>
      <w:proofErr w:type="spellStart"/>
      <w:r w:rsidRPr="00C45E22">
        <w:t>Ozdemir</w:t>
      </w:r>
      <w:proofErr w:type="spellEnd"/>
      <w:r w:rsidRPr="00C45E22">
        <w:t xml:space="preserve">, </w:t>
      </w:r>
      <w:proofErr w:type="spellStart"/>
      <w:r w:rsidRPr="00C45E22">
        <w:t>Derya</w:t>
      </w:r>
      <w:proofErr w:type="spellEnd"/>
      <w:r w:rsidRPr="00C45E22">
        <w:t xml:space="preserve"> </w:t>
      </w:r>
      <w:proofErr w:type="spellStart"/>
      <w:r w:rsidRPr="00C45E22">
        <w:t>Oztomurcuk</w:t>
      </w:r>
      <w:proofErr w:type="spellEnd"/>
      <w:r w:rsidRPr="00C45E22">
        <w:t xml:space="preserve"> and </w:t>
      </w:r>
      <w:proofErr w:type="spellStart"/>
      <w:r w:rsidRPr="00C45E22">
        <w:t>Muhammet</w:t>
      </w:r>
      <w:proofErr w:type="spellEnd"/>
      <w:r w:rsidRPr="00C45E22">
        <w:t xml:space="preserve"> Ali </w:t>
      </w:r>
      <w:proofErr w:type="spellStart"/>
      <w:r w:rsidRPr="00C45E22">
        <w:t>Oruc</w:t>
      </w:r>
      <w:proofErr w:type="spellEnd"/>
      <w:r w:rsidRPr="00C45E22">
        <w:t>.  Impact of the COVID -19 pandemic on</w:t>
      </w:r>
    </w:p>
    <w:p w14:paraId="06AC6DFE" w14:textId="77777777" w:rsidR="00545086" w:rsidRPr="00BE2BB2" w:rsidRDefault="00545086" w:rsidP="00082894">
      <w:pPr>
        <w:spacing w:after="200" w:line="276" w:lineRule="auto"/>
        <w:ind w:left="360"/>
        <w:contextualSpacing/>
      </w:pPr>
      <w:r w:rsidRPr="00C45E22">
        <w:t xml:space="preserve">tuberculosis patients and tuberculosis control programs in </w:t>
      </w:r>
      <w:proofErr w:type="gramStart"/>
      <w:r w:rsidRPr="00C45E22">
        <w:t>Turkey ,</w:t>
      </w:r>
      <w:proofErr w:type="gramEnd"/>
      <w:r w:rsidRPr="00C45E22">
        <w:t xml:space="preserve"> review and analysis. Archives </w:t>
      </w:r>
      <w:r w:rsidRPr="00BE2BB2">
        <w:t xml:space="preserve">of public health (2022) 80:252 </w:t>
      </w:r>
      <w:hyperlink r:id="rId34" w:history="1">
        <w:r w:rsidR="00C45E22" w:rsidRPr="00BE2BB2">
          <w:rPr>
            <w:rStyle w:val="Hyperlink"/>
          </w:rPr>
          <w:t>https://doi.org/10.1186/s13690-022-01007-w</w:t>
        </w:r>
      </w:hyperlink>
    </w:p>
    <w:p w14:paraId="20045F73" w14:textId="77777777" w:rsidR="00C45E22" w:rsidRPr="00BE2BB2" w:rsidRDefault="00C45E22" w:rsidP="00C45E22">
      <w:pPr>
        <w:spacing w:after="200" w:line="276" w:lineRule="auto"/>
        <w:contextualSpacing/>
      </w:pPr>
    </w:p>
    <w:p w14:paraId="62CE7EC4" w14:textId="77777777" w:rsidR="00C45E22" w:rsidRPr="00BE2BB2" w:rsidRDefault="00C45E22" w:rsidP="00C45E22">
      <w:pPr>
        <w:rPr>
          <w:color w:val="222222"/>
          <w:shd w:val="clear" w:color="auto" w:fill="FFFFFF"/>
        </w:rPr>
      </w:pPr>
      <w:r w:rsidRPr="00BE2BB2">
        <w:rPr>
          <w:color w:val="222222"/>
          <w:shd w:val="clear" w:color="auto" w:fill="FFFFFF"/>
        </w:rPr>
        <w:t>UN. </w:t>
      </w:r>
      <w:r w:rsidRPr="00BE2BB2">
        <w:rPr>
          <w:rStyle w:val="html-italic"/>
          <w:i/>
          <w:iCs/>
          <w:color w:val="222222"/>
          <w:shd w:val="clear" w:color="auto" w:fill="FFFFFF"/>
        </w:rPr>
        <w:t>Policy Brief: The Impact of COVID-19 on Children</w:t>
      </w:r>
      <w:r w:rsidRPr="00BE2BB2">
        <w:rPr>
          <w:color w:val="222222"/>
          <w:shd w:val="clear" w:color="auto" w:fill="FFFFFF"/>
        </w:rPr>
        <w:t>; UN: New York, NY, USA, 2020</w:t>
      </w:r>
    </w:p>
    <w:p w14:paraId="26E203B1" w14:textId="77777777" w:rsidR="00BE2BB2" w:rsidRPr="00BE2BB2" w:rsidRDefault="00BE2BB2" w:rsidP="00C45E22">
      <w:pPr>
        <w:rPr>
          <w:color w:val="222222"/>
          <w:shd w:val="clear" w:color="auto" w:fill="FFFFFF"/>
        </w:rPr>
      </w:pPr>
    </w:p>
    <w:p w14:paraId="47B452A6" w14:textId="77777777" w:rsidR="00BE2BB2" w:rsidRDefault="00BE2BB2" w:rsidP="00BE2BB2">
      <w:pPr>
        <w:rPr>
          <w:color w:val="222222"/>
          <w:shd w:val="clear" w:color="auto" w:fill="FFFFFF"/>
        </w:rPr>
      </w:pPr>
      <w:proofErr w:type="spellStart"/>
      <w:r w:rsidRPr="00BE2BB2">
        <w:rPr>
          <w:color w:val="222222"/>
          <w:shd w:val="clear" w:color="auto" w:fill="FFFFFF"/>
        </w:rPr>
        <w:t>Uplekar</w:t>
      </w:r>
      <w:proofErr w:type="spellEnd"/>
      <w:r w:rsidRPr="00BE2BB2">
        <w:rPr>
          <w:color w:val="222222"/>
          <w:shd w:val="clear" w:color="auto" w:fill="FFFFFF"/>
        </w:rPr>
        <w:t xml:space="preserve">, M.; Weil, D.; </w:t>
      </w:r>
      <w:proofErr w:type="spellStart"/>
      <w:r w:rsidRPr="00BE2BB2">
        <w:rPr>
          <w:color w:val="222222"/>
          <w:shd w:val="clear" w:color="auto" w:fill="FFFFFF"/>
        </w:rPr>
        <w:t>Lonnroth</w:t>
      </w:r>
      <w:proofErr w:type="spellEnd"/>
      <w:r w:rsidRPr="00BE2BB2">
        <w:rPr>
          <w:color w:val="222222"/>
          <w:shd w:val="clear" w:color="auto" w:fill="FFFFFF"/>
        </w:rPr>
        <w:t xml:space="preserve">, K.; Jaramillo, E.; </w:t>
      </w:r>
      <w:proofErr w:type="spellStart"/>
      <w:r w:rsidRPr="00BE2BB2">
        <w:rPr>
          <w:color w:val="222222"/>
          <w:shd w:val="clear" w:color="auto" w:fill="FFFFFF"/>
        </w:rPr>
        <w:t>Lienhardt</w:t>
      </w:r>
      <w:proofErr w:type="spellEnd"/>
      <w:r w:rsidRPr="00BE2BB2">
        <w:rPr>
          <w:color w:val="222222"/>
          <w:shd w:val="clear" w:color="auto" w:fill="FFFFFF"/>
        </w:rPr>
        <w:t xml:space="preserve">, C.; Dias, H.M.; </w:t>
      </w:r>
      <w:proofErr w:type="spellStart"/>
      <w:r w:rsidRPr="00BE2BB2">
        <w:rPr>
          <w:color w:val="222222"/>
          <w:shd w:val="clear" w:color="auto" w:fill="FFFFFF"/>
        </w:rPr>
        <w:t>Falzon</w:t>
      </w:r>
      <w:proofErr w:type="spellEnd"/>
      <w:r w:rsidRPr="00BE2BB2">
        <w:rPr>
          <w:color w:val="222222"/>
          <w:shd w:val="clear" w:color="auto" w:fill="FFFFFF"/>
        </w:rPr>
        <w:t xml:space="preserve">, D.; Floyd, K.; </w:t>
      </w:r>
    </w:p>
    <w:p w14:paraId="6BD390BB" w14:textId="77777777" w:rsidR="00BE2BB2" w:rsidRPr="003F020E" w:rsidRDefault="00BE2BB2" w:rsidP="00BE2BB2">
      <w:pPr>
        <w:rPr>
          <w:color w:val="222222"/>
          <w:shd w:val="clear" w:color="auto" w:fill="FFFFFF"/>
          <w:lang w:val="fr-FR"/>
        </w:rPr>
      </w:pPr>
      <w:r>
        <w:rPr>
          <w:color w:val="222222"/>
          <w:shd w:val="clear" w:color="auto" w:fill="FFFFFF"/>
        </w:rPr>
        <w:tab/>
      </w:r>
      <w:proofErr w:type="spellStart"/>
      <w:r w:rsidRPr="00BE2BB2">
        <w:rPr>
          <w:color w:val="222222"/>
          <w:shd w:val="clear" w:color="auto" w:fill="FFFFFF"/>
        </w:rPr>
        <w:t>Gargioni</w:t>
      </w:r>
      <w:proofErr w:type="spellEnd"/>
      <w:r w:rsidRPr="00BE2BB2">
        <w:rPr>
          <w:color w:val="222222"/>
          <w:shd w:val="clear" w:color="auto" w:fill="FFFFFF"/>
        </w:rPr>
        <w:t xml:space="preserve">, G.; </w:t>
      </w:r>
      <w:proofErr w:type="spellStart"/>
      <w:r w:rsidRPr="00BE2BB2">
        <w:rPr>
          <w:color w:val="222222"/>
          <w:shd w:val="clear" w:color="auto" w:fill="FFFFFF"/>
        </w:rPr>
        <w:t>Getahun</w:t>
      </w:r>
      <w:proofErr w:type="spellEnd"/>
      <w:r w:rsidRPr="00BE2BB2">
        <w:rPr>
          <w:color w:val="222222"/>
          <w:shd w:val="clear" w:color="auto" w:fill="FFFFFF"/>
        </w:rPr>
        <w:t>, H.; et al. WHO’s new end TB strategy. </w:t>
      </w:r>
      <w:r w:rsidRPr="003F020E">
        <w:rPr>
          <w:rStyle w:val="html-italic"/>
          <w:i/>
          <w:iCs/>
          <w:color w:val="222222"/>
          <w:shd w:val="clear" w:color="auto" w:fill="FFFFFF"/>
          <w:lang w:val="fr-FR"/>
        </w:rPr>
        <w:t>Lancet</w:t>
      </w:r>
      <w:r w:rsidRPr="003F020E">
        <w:rPr>
          <w:color w:val="222222"/>
          <w:shd w:val="clear" w:color="auto" w:fill="FFFFFF"/>
          <w:lang w:val="fr-FR"/>
        </w:rPr>
        <w:t> </w:t>
      </w:r>
      <w:r w:rsidRPr="003F020E">
        <w:rPr>
          <w:b/>
          <w:bCs/>
          <w:color w:val="222222"/>
          <w:shd w:val="clear" w:color="auto" w:fill="FFFFFF"/>
          <w:lang w:val="fr-FR"/>
        </w:rPr>
        <w:t>2015</w:t>
      </w:r>
      <w:r w:rsidRPr="003F020E">
        <w:rPr>
          <w:color w:val="222222"/>
          <w:shd w:val="clear" w:color="auto" w:fill="FFFFFF"/>
          <w:lang w:val="fr-FR"/>
        </w:rPr>
        <w:t>, </w:t>
      </w:r>
      <w:r w:rsidRPr="003F020E">
        <w:rPr>
          <w:rStyle w:val="html-italic"/>
          <w:i/>
          <w:iCs/>
          <w:color w:val="222222"/>
          <w:shd w:val="clear" w:color="auto" w:fill="FFFFFF"/>
          <w:lang w:val="fr-FR"/>
        </w:rPr>
        <w:t>385</w:t>
      </w:r>
      <w:r w:rsidRPr="003F020E">
        <w:rPr>
          <w:color w:val="222222"/>
          <w:shd w:val="clear" w:color="auto" w:fill="FFFFFF"/>
          <w:lang w:val="fr-FR"/>
        </w:rPr>
        <w:t>, 1799–1801</w:t>
      </w:r>
    </w:p>
    <w:p w14:paraId="2E643B63" w14:textId="77777777" w:rsidR="00BE2BB2" w:rsidRPr="003F020E" w:rsidRDefault="00BE2BB2" w:rsidP="00C45E22">
      <w:pPr>
        <w:rPr>
          <w:lang w:val="fr-FR"/>
        </w:rPr>
      </w:pPr>
    </w:p>
    <w:p w14:paraId="56471CB4" w14:textId="77777777" w:rsidR="00C45E22" w:rsidRPr="003F020E" w:rsidRDefault="00C45E22" w:rsidP="00C45E22">
      <w:pPr>
        <w:rPr>
          <w:color w:val="222222"/>
          <w:shd w:val="clear" w:color="auto" w:fill="FFFFFF"/>
          <w:lang w:val="fr-FR"/>
        </w:rPr>
      </w:pPr>
      <w:r w:rsidRPr="003F020E">
        <w:rPr>
          <w:color w:val="222222"/>
          <w:shd w:val="clear" w:color="auto" w:fill="FFFFFF"/>
          <w:lang w:val="fr-FR"/>
        </w:rPr>
        <w:t xml:space="preserve">Yang, </w:t>
      </w:r>
      <w:proofErr w:type="gramStart"/>
      <w:r w:rsidRPr="003F020E">
        <w:rPr>
          <w:color w:val="222222"/>
          <w:shd w:val="clear" w:color="auto" w:fill="FFFFFF"/>
          <w:lang w:val="fr-FR"/>
        </w:rPr>
        <w:t>J.;</w:t>
      </w:r>
      <w:proofErr w:type="gramEnd"/>
      <w:r w:rsidRPr="003F020E">
        <w:rPr>
          <w:color w:val="222222"/>
          <w:shd w:val="clear" w:color="auto" w:fill="FFFFFF"/>
          <w:lang w:val="fr-FR"/>
        </w:rPr>
        <w:t xml:space="preserve"> Zheng, Y.; </w:t>
      </w:r>
      <w:proofErr w:type="spellStart"/>
      <w:r w:rsidRPr="003F020E">
        <w:rPr>
          <w:color w:val="222222"/>
          <w:shd w:val="clear" w:color="auto" w:fill="FFFFFF"/>
          <w:lang w:val="fr-FR"/>
        </w:rPr>
        <w:t>Gou</w:t>
      </w:r>
      <w:proofErr w:type="spellEnd"/>
      <w:r w:rsidRPr="003F020E">
        <w:rPr>
          <w:color w:val="222222"/>
          <w:shd w:val="clear" w:color="auto" w:fill="FFFFFF"/>
          <w:lang w:val="fr-FR"/>
        </w:rPr>
        <w:t xml:space="preserve">, X.; Pu, K.; Chen, Z.; Guo, Q.; Jia, R.; Wang, H.; Wang, Y.; Zhou, Y.; et al. </w:t>
      </w:r>
    </w:p>
    <w:p w14:paraId="01251A22" w14:textId="77777777" w:rsidR="00C45E22" w:rsidRPr="00C45E22" w:rsidRDefault="00C45E22" w:rsidP="00C45E22">
      <w:pPr>
        <w:ind w:left="720"/>
        <w:rPr>
          <w:color w:val="222222"/>
          <w:shd w:val="clear" w:color="auto" w:fill="FFFFFF"/>
        </w:rPr>
      </w:pPr>
      <w:r w:rsidRPr="00C45E22">
        <w:rPr>
          <w:color w:val="222222"/>
          <w:shd w:val="clear" w:color="auto" w:fill="FFFFFF"/>
        </w:rPr>
        <w:t>Prevalence of comorbidities in the novel Wuhan coronavirus (COVID-19) infection: A systematic review and meta-analysis. </w:t>
      </w:r>
      <w:r w:rsidRPr="00C45E22">
        <w:rPr>
          <w:rStyle w:val="html-italic"/>
          <w:i/>
          <w:iCs/>
          <w:color w:val="222222"/>
          <w:shd w:val="clear" w:color="auto" w:fill="FFFFFF"/>
        </w:rPr>
        <w:t>Int. J. Infect. Dis.</w:t>
      </w:r>
      <w:r w:rsidRPr="00C45E22">
        <w:rPr>
          <w:color w:val="222222"/>
          <w:shd w:val="clear" w:color="auto" w:fill="FFFFFF"/>
        </w:rPr>
        <w:t> </w:t>
      </w:r>
      <w:r w:rsidRPr="00C45E22">
        <w:rPr>
          <w:b/>
          <w:bCs/>
          <w:color w:val="222222"/>
          <w:shd w:val="clear" w:color="auto" w:fill="FFFFFF"/>
        </w:rPr>
        <w:t>2020</w:t>
      </w:r>
      <w:r w:rsidRPr="00C45E22">
        <w:rPr>
          <w:color w:val="222222"/>
          <w:shd w:val="clear" w:color="auto" w:fill="FFFFFF"/>
        </w:rPr>
        <w:t>. </w:t>
      </w:r>
    </w:p>
    <w:p w14:paraId="07683DAE" w14:textId="77777777" w:rsidR="00C45E22" w:rsidRPr="00C45E22" w:rsidRDefault="00C45E22" w:rsidP="00545086">
      <w:pPr>
        <w:pStyle w:val="ListParagraph"/>
      </w:pPr>
    </w:p>
    <w:p w14:paraId="4512FFF3" w14:textId="77777777" w:rsidR="00082894" w:rsidRPr="00C45E22" w:rsidRDefault="00545086" w:rsidP="00082894">
      <w:pPr>
        <w:spacing w:after="200" w:line="276" w:lineRule="auto"/>
        <w:contextualSpacing/>
      </w:pPr>
      <w:r w:rsidRPr="00C45E22">
        <w:t xml:space="preserve">World Health Organization. (2020). Tuberculosis and COVID-19: What Every Clinician Should </w:t>
      </w:r>
    </w:p>
    <w:p w14:paraId="04F1D40D" w14:textId="77777777" w:rsidR="00545086" w:rsidRPr="00C45E22" w:rsidRDefault="00545086" w:rsidP="00082894">
      <w:pPr>
        <w:spacing w:after="200" w:line="276" w:lineRule="auto"/>
        <w:ind w:left="720"/>
        <w:contextualSpacing/>
      </w:pPr>
      <w:r w:rsidRPr="00C45E22">
        <w:lastRenderedPageBreak/>
        <w:t xml:space="preserve">Know. </w:t>
      </w:r>
      <w:hyperlink r:id="rId35" w:history="1">
        <w:r w:rsidR="00082894" w:rsidRPr="00C45E22">
          <w:rPr>
            <w:rStyle w:val="Hyperlink"/>
          </w:rPr>
          <w:t>https://www.who.int/docs/default-source/tuberculosis/infographics/tb-and-covid-19-what-</w:t>
        </w:r>
      </w:hyperlink>
      <w:r w:rsidRPr="00C45E22">
        <w:t>every-clinician-should-know-infographic.pdf?sfvrsn=2d0a0178_2</w:t>
      </w:r>
    </w:p>
    <w:p w14:paraId="4C60AC85" w14:textId="77777777" w:rsidR="00545086" w:rsidRPr="00987738" w:rsidRDefault="00987738" w:rsidP="00987738">
      <w:pPr>
        <w:pStyle w:val="ListParagraph"/>
        <w:ind w:hanging="708"/>
      </w:pPr>
      <w:r w:rsidRPr="00987738">
        <w:rPr>
          <w:color w:val="1B1B1B"/>
          <w:shd w:val="clear" w:color="auto" w:fill="FFFFFF"/>
        </w:rPr>
        <w:t xml:space="preserve">Zhang Y, Zhang L, Gao W, Li M, Luo Q, Xiang Y, Bao K. The impact of COVID-19 pandemic on reported tuberculosis incidence and mortality in China: An interrupted time series analysis. J Glob Health. 2023 Oct </w:t>
      </w:r>
      <w:proofErr w:type="gramStart"/>
      <w:r w:rsidRPr="00987738">
        <w:rPr>
          <w:color w:val="1B1B1B"/>
          <w:shd w:val="clear" w:color="auto" w:fill="FFFFFF"/>
        </w:rPr>
        <w:t>13;13:06043</w:t>
      </w:r>
      <w:proofErr w:type="gramEnd"/>
      <w:r w:rsidRPr="00987738">
        <w:rPr>
          <w:color w:val="1B1B1B"/>
          <w:shd w:val="clear" w:color="auto" w:fill="FFFFFF"/>
        </w:rPr>
        <w:t xml:space="preserve">. </w:t>
      </w:r>
      <w:proofErr w:type="spellStart"/>
      <w:r w:rsidRPr="00987738">
        <w:rPr>
          <w:color w:val="1B1B1B"/>
          <w:shd w:val="clear" w:color="auto" w:fill="FFFFFF"/>
        </w:rPr>
        <w:t>doi</w:t>
      </w:r>
      <w:proofErr w:type="spellEnd"/>
      <w:r w:rsidRPr="00987738">
        <w:rPr>
          <w:color w:val="1B1B1B"/>
          <w:shd w:val="clear" w:color="auto" w:fill="FFFFFF"/>
        </w:rPr>
        <w:t>: 10.7189/jogh.13.06043. PMID: 37824176; PMCID: PMC10569365.</w:t>
      </w:r>
    </w:p>
    <w:p w14:paraId="33C75431" w14:textId="77777777" w:rsidR="00545086" w:rsidRPr="00C45E22" w:rsidRDefault="00545086" w:rsidP="00545086"/>
    <w:p w14:paraId="00F5A888" w14:textId="77777777" w:rsidR="00D40FE3" w:rsidRDefault="00D40FE3">
      <w:r>
        <w:br w:type="page"/>
      </w:r>
    </w:p>
    <w:sectPr w:rsidR="00D40FE3" w:rsidSect="000B4D0D">
      <w:pgSz w:w="12240" w:h="15840"/>
      <w:pgMar w:top="1296" w:right="1152" w:bottom="1296" w:left="1152"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9" w:author="DALTON WAMALWA" w:date="2026-02-03T18:03:00Z" w:initials="DW">
    <w:p w14:paraId="4FC78673" w14:textId="77777777" w:rsidR="00A81983" w:rsidRDefault="00A81983">
      <w:pPr>
        <w:pStyle w:val="CommentText"/>
      </w:pPr>
      <w:r>
        <w:rPr>
          <w:rStyle w:val="CommentReference"/>
        </w:rPr>
        <w:annotationRef/>
      </w:r>
      <w:bookmarkStart w:id="50" w:name="_Hlk221038016"/>
      <w:r>
        <w:t xml:space="preserve">Incomplete sections of the abstracts: Results and conclusions and </w:t>
      </w:r>
      <w:bookmarkEnd w:id="50"/>
    </w:p>
  </w:comment>
  <w:comment w:id="104" w:author="DALTON WAMALWA" w:date="2026-02-03T18:31:00Z" w:initials="DW">
    <w:p w14:paraId="347DBC33" w14:textId="77777777" w:rsidR="00151C8B" w:rsidRDefault="00151C8B">
      <w:pPr>
        <w:pStyle w:val="CommentText"/>
      </w:pPr>
      <w:r>
        <w:rPr>
          <w:rStyle w:val="CommentReference"/>
        </w:rPr>
        <w:annotationRef/>
      </w:r>
      <w:r>
        <w:t xml:space="preserve">Provide complete citation </w:t>
      </w:r>
    </w:p>
  </w:comment>
  <w:comment w:id="170" w:author="DALTON WAMALWA" w:date="2026-02-03T18:39:00Z" w:initials="DW">
    <w:p w14:paraId="202A5DAF" w14:textId="77777777" w:rsidR="00276AA1" w:rsidRDefault="00276AA1">
      <w:pPr>
        <w:pStyle w:val="CommentText"/>
      </w:pPr>
      <w:r>
        <w:rPr>
          <w:rStyle w:val="CommentReference"/>
        </w:rPr>
        <w:annotationRef/>
      </w:r>
      <w:bookmarkStart w:id="171" w:name="_Hlk221038158"/>
      <w:proofErr w:type="spellStart"/>
      <w:r>
        <w:t>Its</w:t>
      </w:r>
      <w:proofErr w:type="spellEnd"/>
      <w:r>
        <w:t xml:space="preserve"> difficult to interpret weights and heights without the accompanying age. </w:t>
      </w:r>
    </w:p>
    <w:p w14:paraId="3852FF80" w14:textId="6DAC039B" w:rsidR="00276AA1" w:rsidRDefault="00276AA1">
      <w:pPr>
        <w:pStyle w:val="CommentText"/>
      </w:pPr>
      <w:r>
        <w:t xml:space="preserve">For children weight -for-age and height-for-age are more helpful. </w:t>
      </w:r>
      <w:bookmarkEnd w:id="171"/>
    </w:p>
  </w:comment>
  <w:comment w:id="172" w:author="DALTON WAMALWA" w:date="2026-02-03T18:42:00Z" w:initials="DW">
    <w:p w14:paraId="7B135122" w14:textId="7505860D" w:rsidR="00276AA1" w:rsidRDefault="00276AA1">
      <w:pPr>
        <w:pStyle w:val="CommentText"/>
      </w:pPr>
      <w:r>
        <w:rPr>
          <w:rStyle w:val="CommentReference"/>
        </w:rPr>
        <w:annotationRef/>
      </w:r>
      <w:bookmarkStart w:id="173" w:name="_Hlk221038191"/>
      <w:r>
        <w:t xml:space="preserve">There seems to be a conflict between this statement (413 cases of COVID) and the Title of the next table which implies 413 TB </w:t>
      </w:r>
      <w:r w:rsidR="003526A8">
        <w:t>cases</w:t>
      </w:r>
      <w:r>
        <w:t>.</w:t>
      </w:r>
      <w:r w:rsidR="003526A8">
        <w:t xml:space="preserve"> This is confusing</w:t>
      </w:r>
      <w:proofErr w:type="gramStart"/>
      <w:r w:rsidR="003526A8">
        <w:t xml:space="preserve">- </w:t>
      </w:r>
      <w:r>
        <w:t xml:space="preserve"> Which</w:t>
      </w:r>
      <w:proofErr w:type="gramEnd"/>
      <w:r>
        <w:t xml:space="preserve"> one is correct ? </w:t>
      </w:r>
      <w:bookmarkEnd w:id="173"/>
    </w:p>
  </w:comment>
  <w:comment w:id="175" w:author="DALTON WAMALWA" w:date="2026-02-03T18:47:00Z" w:initials="DW">
    <w:p w14:paraId="2A218C17" w14:textId="50721C11" w:rsidR="003526A8" w:rsidRDefault="003526A8">
      <w:pPr>
        <w:pStyle w:val="CommentText"/>
      </w:pPr>
      <w:r>
        <w:rPr>
          <w:rStyle w:val="CommentReference"/>
        </w:rPr>
        <w:annotationRef/>
      </w:r>
      <w:bookmarkStart w:id="176" w:name="_Hlk221038220"/>
      <w:r>
        <w:t>What are the units? Incidence is reported in events per XX person-</w:t>
      </w:r>
      <w:proofErr w:type="gramStart"/>
      <w:r>
        <w:t>years ,</w:t>
      </w:r>
      <w:proofErr w:type="gramEnd"/>
      <w:r>
        <w:t xml:space="preserve"> is this an incidence of 1097 cases per 100 person-years ? </w:t>
      </w:r>
    </w:p>
    <w:bookmarkEnd w:id="176"/>
  </w:comment>
  <w:comment w:id="177" w:author="DALTON WAMALWA" w:date="2026-02-03T18:50:00Z" w:initials="DW">
    <w:p w14:paraId="44AB8EDE" w14:textId="3524E2CB" w:rsidR="003526A8" w:rsidRDefault="003526A8">
      <w:pPr>
        <w:pStyle w:val="CommentText"/>
      </w:pPr>
      <w:r>
        <w:rPr>
          <w:rStyle w:val="CommentReference"/>
        </w:rPr>
        <w:annotationRef/>
      </w:r>
      <w:r>
        <w:t xml:space="preserve">Important to show the proportion of loss to follow up BEFORE and DURING/AFTER COVID-19 in addition to the test statistics (OR) given here. </w:t>
      </w:r>
    </w:p>
  </w:comment>
  <w:comment w:id="184" w:author="DALTON WAMALWA" w:date="2026-02-03T19:02:00Z" w:initials="DW">
    <w:p w14:paraId="284D6C24" w14:textId="2A28DA9C" w:rsidR="0074253F" w:rsidRDefault="0074253F">
      <w:pPr>
        <w:pStyle w:val="CommentText"/>
      </w:pPr>
      <w:r>
        <w:rPr>
          <w:rStyle w:val="CommentReference"/>
        </w:rPr>
        <w:annotationRef/>
      </w:r>
      <w:bookmarkStart w:id="185" w:name="_Hlk221038250"/>
      <w:r>
        <w:t xml:space="preserve">Bring the main findings of mortality </w:t>
      </w:r>
      <w:proofErr w:type="gramStart"/>
      <w:r>
        <w:t>earlier ,somewhere</w:t>
      </w:r>
      <w:proofErr w:type="gramEnd"/>
      <w:r>
        <w:t xml:space="preserve"> here</w:t>
      </w:r>
      <w:bookmarkEnd w:id="185"/>
      <w:r>
        <w:t>.</w:t>
      </w:r>
    </w:p>
  </w:comment>
  <w:comment w:id="186" w:author="DALTON WAMALWA" w:date="2026-02-03T19:03:00Z" w:initials="DW">
    <w:p w14:paraId="7C576218" w14:textId="6F3F808B" w:rsidR="0074253F" w:rsidRDefault="0074253F">
      <w:pPr>
        <w:pStyle w:val="CommentText"/>
      </w:pPr>
      <w:r>
        <w:rPr>
          <w:rStyle w:val="CommentReference"/>
        </w:rPr>
        <w:annotationRef/>
      </w:r>
      <w:bookmarkStart w:id="187" w:name="_Hlk221038278"/>
      <w:bookmarkStart w:id="188" w:name="_GoBack"/>
      <w:r>
        <w:t>Are you sure that the mortality rate was 0 before the pandemic? It seems too low</w:t>
      </w:r>
      <w:proofErr w:type="gramStart"/>
      <w:r>
        <w:t xml:space="preserve"> ..</w:t>
      </w:r>
      <w:bookmarkEnd w:id="187"/>
      <w:bookmarkEnd w:id="188"/>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FC78673" w15:done="0"/>
  <w15:commentEx w15:paraId="347DBC33" w15:done="0"/>
  <w15:commentEx w15:paraId="3852FF80" w15:done="0"/>
  <w15:commentEx w15:paraId="7B135122" w15:done="0"/>
  <w15:commentEx w15:paraId="2A218C17" w15:done="0"/>
  <w15:commentEx w15:paraId="44AB8EDE" w15:done="0"/>
  <w15:commentEx w15:paraId="284D6C24" w15:done="0"/>
  <w15:commentEx w15:paraId="7C5762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FC78673" w16cid:durableId="2D2CB6ED"/>
  <w16cid:commentId w16cid:paraId="347DBC33" w16cid:durableId="2D2CBD87"/>
  <w16cid:commentId w16cid:paraId="3852FF80" w16cid:durableId="2D2CBF70"/>
  <w16cid:commentId w16cid:paraId="7B135122" w16cid:durableId="2D2CC012"/>
  <w16cid:commentId w16cid:paraId="2A218C17" w16cid:durableId="2D2CC151"/>
  <w16cid:commentId w16cid:paraId="44AB8EDE" w16cid:durableId="2D2CC1D8"/>
  <w16cid:commentId w16cid:paraId="284D6C24" w16cid:durableId="2D2CC4D7"/>
  <w16cid:commentId w16cid:paraId="7C576218" w16cid:durableId="2D2CC5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BB4C10" w14:textId="77777777" w:rsidR="009D63BE" w:rsidRDefault="009D63BE">
      <w:r>
        <w:separator/>
      </w:r>
    </w:p>
  </w:endnote>
  <w:endnote w:type="continuationSeparator" w:id="0">
    <w:p w14:paraId="37846131" w14:textId="77777777" w:rsidR="009D63BE" w:rsidRDefault="009D6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21738"/>
      <w:docPartObj>
        <w:docPartGallery w:val="Page Numbers (Bottom of Page)"/>
        <w:docPartUnique/>
      </w:docPartObj>
    </w:sdtPr>
    <w:sdtContent>
      <w:p w14:paraId="22227EED" w14:textId="77777777" w:rsidR="00A81983" w:rsidRDefault="00A81983">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206C10FB" w14:textId="77777777" w:rsidR="00A81983" w:rsidRDefault="00A819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EB07EB" w14:textId="77777777" w:rsidR="009D63BE" w:rsidRDefault="009D63BE">
      <w:r>
        <w:separator/>
      </w:r>
    </w:p>
  </w:footnote>
  <w:footnote w:type="continuationSeparator" w:id="0">
    <w:p w14:paraId="1C2F4787" w14:textId="77777777" w:rsidR="009D63BE" w:rsidRDefault="009D63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2D20"/>
    <w:multiLevelType w:val="hybridMultilevel"/>
    <w:tmpl w:val="BBDE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168C4"/>
    <w:multiLevelType w:val="hybridMultilevel"/>
    <w:tmpl w:val="F94EDACA"/>
    <w:lvl w:ilvl="0" w:tplc="B1D23E5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9B57FF"/>
    <w:multiLevelType w:val="hybridMultilevel"/>
    <w:tmpl w:val="1F44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566296"/>
    <w:multiLevelType w:val="hybridMultilevel"/>
    <w:tmpl w:val="9A343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8732E1"/>
    <w:multiLevelType w:val="hybridMultilevel"/>
    <w:tmpl w:val="1E3C5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F652FF"/>
    <w:multiLevelType w:val="hybridMultilevel"/>
    <w:tmpl w:val="A618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CB1F5C"/>
    <w:multiLevelType w:val="hybridMultilevel"/>
    <w:tmpl w:val="86981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7A5D4A"/>
    <w:multiLevelType w:val="hybridMultilevel"/>
    <w:tmpl w:val="4C026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E8571F"/>
    <w:multiLevelType w:val="hybridMultilevel"/>
    <w:tmpl w:val="2E08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801DF9"/>
    <w:multiLevelType w:val="hybridMultilevel"/>
    <w:tmpl w:val="03DC8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6B6AA2"/>
    <w:multiLevelType w:val="hybridMultilevel"/>
    <w:tmpl w:val="185C0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E3391E"/>
    <w:multiLevelType w:val="hybridMultilevel"/>
    <w:tmpl w:val="CC464756"/>
    <w:lvl w:ilvl="0" w:tplc="9A8213AC">
      <w:start w:val="1"/>
      <w:numFmt w:val="bullet"/>
      <w:lvlText w:val=""/>
      <w:lvlJc w:val="left"/>
      <w:pPr>
        <w:ind w:left="720" w:hanging="360"/>
      </w:pPr>
      <w:rPr>
        <w:rFonts w:ascii="Symbol" w:hAnsi="Symbol" w:hint="default"/>
        <w:color w:val="auto"/>
      </w:rPr>
    </w:lvl>
    <w:lvl w:ilvl="1" w:tplc="04410003" w:tentative="1">
      <w:start w:val="1"/>
      <w:numFmt w:val="bullet"/>
      <w:lvlText w:val="o"/>
      <w:lvlJc w:val="left"/>
      <w:pPr>
        <w:ind w:left="1440" w:hanging="360"/>
      </w:pPr>
      <w:rPr>
        <w:rFonts w:ascii="Courier New" w:hAnsi="Courier New" w:cs="Courier New" w:hint="default"/>
      </w:rPr>
    </w:lvl>
    <w:lvl w:ilvl="2" w:tplc="9A8213AC">
      <w:start w:val="1"/>
      <w:numFmt w:val="bullet"/>
      <w:lvlText w:val=""/>
      <w:lvlJc w:val="left"/>
      <w:pPr>
        <w:ind w:left="2160" w:hanging="360"/>
      </w:pPr>
      <w:rPr>
        <w:rFonts w:ascii="Symbol" w:hAnsi="Symbol" w:hint="default"/>
        <w:color w:val="auto"/>
      </w:rPr>
    </w:lvl>
    <w:lvl w:ilvl="3" w:tplc="04410001" w:tentative="1">
      <w:start w:val="1"/>
      <w:numFmt w:val="bullet"/>
      <w:lvlText w:val=""/>
      <w:lvlJc w:val="left"/>
      <w:pPr>
        <w:ind w:left="2880" w:hanging="360"/>
      </w:pPr>
      <w:rPr>
        <w:rFonts w:ascii="Symbol" w:hAnsi="Symbol" w:hint="default"/>
      </w:rPr>
    </w:lvl>
    <w:lvl w:ilvl="4" w:tplc="04410003" w:tentative="1">
      <w:start w:val="1"/>
      <w:numFmt w:val="bullet"/>
      <w:lvlText w:val="o"/>
      <w:lvlJc w:val="left"/>
      <w:pPr>
        <w:ind w:left="3600" w:hanging="360"/>
      </w:pPr>
      <w:rPr>
        <w:rFonts w:ascii="Courier New" w:hAnsi="Courier New" w:cs="Courier New" w:hint="default"/>
      </w:rPr>
    </w:lvl>
    <w:lvl w:ilvl="5" w:tplc="04410005" w:tentative="1">
      <w:start w:val="1"/>
      <w:numFmt w:val="bullet"/>
      <w:lvlText w:val=""/>
      <w:lvlJc w:val="left"/>
      <w:pPr>
        <w:ind w:left="4320" w:hanging="360"/>
      </w:pPr>
      <w:rPr>
        <w:rFonts w:ascii="Wingdings" w:hAnsi="Wingdings" w:hint="default"/>
      </w:rPr>
    </w:lvl>
    <w:lvl w:ilvl="6" w:tplc="04410001" w:tentative="1">
      <w:start w:val="1"/>
      <w:numFmt w:val="bullet"/>
      <w:lvlText w:val=""/>
      <w:lvlJc w:val="left"/>
      <w:pPr>
        <w:ind w:left="5040" w:hanging="360"/>
      </w:pPr>
      <w:rPr>
        <w:rFonts w:ascii="Symbol" w:hAnsi="Symbol" w:hint="default"/>
      </w:rPr>
    </w:lvl>
    <w:lvl w:ilvl="7" w:tplc="04410003" w:tentative="1">
      <w:start w:val="1"/>
      <w:numFmt w:val="bullet"/>
      <w:lvlText w:val="o"/>
      <w:lvlJc w:val="left"/>
      <w:pPr>
        <w:ind w:left="5760" w:hanging="360"/>
      </w:pPr>
      <w:rPr>
        <w:rFonts w:ascii="Courier New" w:hAnsi="Courier New" w:cs="Courier New" w:hint="default"/>
      </w:rPr>
    </w:lvl>
    <w:lvl w:ilvl="8" w:tplc="04410005" w:tentative="1">
      <w:start w:val="1"/>
      <w:numFmt w:val="bullet"/>
      <w:lvlText w:val=""/>
      <w:lvlJc w:val="left"/>
      <w:pPr>
        <w:ind w:left="6480" w:hanging="360"/>
      </w:pPr>
      <w:rPr>
        <w:rFonts w:ascii="Wingdings" w:hAnsi="Wingdings" w:hint="default"/>
      </w:rPr>
    </w:lvl>
  </w:abstractNum>
  <w:abstractNum w:abstractNumId="12" w15:restartNumberingAfterBreak="0">
    <w:nsid w:val="17C3385D"/>
    <w:multiLevelType w:val="hybridMultilevel"/>
    <w:tmpl w:val="E142245C"/>
    <w:lvl w:ilvl="0" w:tplc="E698E4EC">
      <w:start w:val="1"/>
      <w:numFmt w:val="lowerLetter"/>
      <w:lvlText w:val="%1)"/>
      <w:lvlJc w:val="left"/>
      <w:pPr>
        <w:ind w:left="1800" w:hanging="360"/>
      </w:pPr>
      <w:rPr>
        <w:rFonts w:hint="default"/>
      </w:rPr>
    </w:lvl>
    <w:lvl w:ilvl="1" w:tplc="04410019" w:tentative="1">
      <w:start w:val="1"/>
      <w:numFmt w:val="lowerLetter"/>
      <w:lvlText w:val="%2."/>
      <w:lvlJc w:val="left"/>
      <w:pPr>
        <w:ind w:left="2520" w:hanging="360"/>
      </w:pPr>
    </w:lvl>
    <w:lvl w:ilvl="2" w:tplc="0441001B" w:tentative="1">
      <w:start w:val="1"/>
      <w:numFmt w:val="lowerRoman"/>
      <w:lvlText w:val="%3."/>
      <w:lvlJc w:val="right"/>
      <w:pPr>
        <w:ind w:left="3240" w:hanging="180"/>
      </w:pPr>
    </w:lvl>
    <w:lvl w:ilvl="3" w:tplc="0441000F" w:tentative="1">
      <w:start w:val="1"/>
      <w:numFmt w:val="decimal"/>
      <w:lvlText w:val="%4."/>
      <w:lvlJc w:val="left"/>
      <w:pPr>
        <w:ind w:left="3960" w:hanging="360"/>
      </w:pPr>
    </w:lvl>
    <w:lvl w:ilvl="4" w:tplc="04410019" w:tentative="1">
      <w:start w:val="1"/>
      <w:numFmt w:val="lowerLetter"/>
      <w:lvlText w:val="%5."/>
      <w:lvlJc w:val="left"/>
      <w:pPr>
        <w:ind w:left="4680" w:hanging="360"/>
      </w:pPr>
    </w:lvl>
    <w:lvl w:ilvl="5" w:tplc="0441001B" w:tentative="1">
      <w:start w:val="1"/>
      <w:numFmt w:val="lowerRoman"/>
      <w:lvlText w:val="%6."/>
      <w:lvlJc w:val="right"/>
      <w:pPr>
        <w:ind w:left="5400" w:hanging="180"/>
      </w:pPr>
    </w:lvl>
    <w:lvl w:ilvl="6" w:tplc="0441000F" w:tentative="1">
      <w:start w:val="1"/>
      <w:numFmt w:val="decimal"/>
      <w:lvlText w:val="%7."/>
      <w:lvlJc w:val="left"/>
      <w:pPr>
        <w:ind w:left="6120" w:hanging="360"/>
      </w:pPr>
    </w:lvl>
    <w:lvl w:ilvl="7" w:tplc="04410019" w:tentative="1">
      <w:start w:val="1"/>
      <w:numFmt w:val="lowerLetter"/>
      <w:lvlText w:val="%8."/>
      <w:lvlJc w:val="left"/>
      <w:pPr>
        <w:ind w:left="6840" w:hanging="360"/>
      </w:pPr>
    </w:lvl>
    <w:lvl w:ilvl="8" w:tplc="0441001B" w:tentative="1">
      <w:start w:val="1"/>
      <w:numFmt w:val="lowerRoman"/>
      <w:lvlText w:val="%9."/>
      <w:lvlJc w:val="right"/>
      <w:pPr>
        <w:ind w:left="7560" w:hanging="180"/>
      </w:pPr>
    </w:lvl>
  </w:abstractNum>
  <w:abstractNum w:abstractNumId="13" w15:restartNumberingAfterBreak="0">
    <w:nsid w:val="1E055D36"/>
    <w:multiLevelType w:val="hybridMultilevel"/>
    <w:tmpl w:val="71D20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AD0C56"/>
    <w:multiLevelType w:val="hybridMultilevel"/>
    <w:tmpl w:val="020608BE"/>
    <w:lvl w:ilvl="0" w:tplc="65C0F43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087C0E"/>
    <w:multiLevelType w:val="hybridMultilevel"/>
    <w:tmpl w:val="EA127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BF5F60"/>
    <w:multiLevelType w:val="hybridMultilevel"/>
    <w:tmpl w:val="425AC8AE"/>
    <w:lvl w:ilvl="0" w:tplc="04090001">
      <w:start w:val="1"/>
      <w:numFmt w:val="bullet"/>
      <w:lvlText w:val=""/>
      <w:lvlJc w:val="left"/>
      <w:pPr>
        <w:ind w:left="3585" w:hanging="360"/>
      </w:pPr>
      <w:rPr>
        <w:rFonts w:ascii="Symbol" w:hAnsi="Symbol" w:hint="default"/>
      </w:rPr>
    </w:lvl>
    <w:lvl w:ilvl="1" w:tplc="04090003" w:tentative="1">
      <w:start w:val="1"/>
      <w:numFmt w:val="bullet"/>
      <w:lvlText w:val="o"/>
      <w:lvlJc w:val="left"/>
      <w:pPr>
        <w:ind w:left="4305" w:hanging="360"/>
      </w:pPr>
      <w:rPr>
        <w:rFonts w:ascii="Courier New" w:hAnsi="Courier New" w:cs="Courier New" w:hint="default"/>
      </w:rPr>
    </w:lvl>
    <w:lvl w:ilvl="2" w:tplc="04090005" w:tentative="1">
      <w:start w:val="1"/>
      <w:numFmt w:val="bullet"/>
      <w:lvlText w:val=""/>
      <w:lvlJc w:val="left"/>
      <w:pPr>
        <w:ind w:left="5025" w:hanging="360"/>
      </w:pPr>
      <w:rPr>
        <w:rFonts w:ascii="Wingdings" w:hAnsi="Wingdings" w:hint="default"/>
      </w:rPr>
    </w:lvl>
    <w:lvl w:ilvl="3" w:tplc="04090001" w:tentative="1">
      <w:start w:val="1"/>
      <w:numFmt w:val="bullet"/>
      <w:lvlText w:val=""/>
      <w:lvlJc w:val="left"/>
      <w:pPr>
        <w:ind w:left="5745" w:hanging="360"/>
      </w:pPr>
      <w:rPr>
        <w:rFonts w:ascii="Symbol" w:hAnsi="Symbol" w:hint="default"/>
      </w:rPr>
    </w:lvl>
    <w:lvl w:ilvl="4" w:tplc="04090003" w:tentative="1">
      <w:start w:val="1"/>
      <w:numFmt w:val="bullet"/>
      <w:lvlText w:val="o"/>
      <w:lvlJc w:val="left"/>
      <w:pPr>
        <w:ind w:left="6465" w:hanging="360"/>
      </w:pPr>
      <w:rPr>
        <w:rFonts w:ascii="Courier New" w:hAnsi="Courier New" w:cs="Courier New" w:hint="default"/>
      </w:rPr>
    </w:lvl>
    <w:lvl w:ilvl="5" w:tplc="04090005" w:tentative="1">
      <w:start w:val="1"/>
      <w:numFmt w:val="bullet"/>
      <w:lvlText w:val=""/>
      <w:lvlJc w:val="left"/>
      <w:pPr>
        <w:ind w:left="7185" w:hanging="360"/>
      </w:pPr>
      <w:rPr>
        <w:rFonts w:ascii="Wingdings" w:hAnsi="Wingdings" w:hint="default"/>
      </w:rPr>
    </w:lvl>
    <w:lvl w:ilvl="6" w:tplc="04090001" w:tentative="1">
      <w:start w:val="1"/>
      <w:numFmt w:val="bullet"/>
      <w:lvlText w:val=""/>
      <w:lvlJc w:val="left"/>
      <w:pPr>
        <w:ind w:left="7905" w:hanging="360"/>
      </w:pPr>
      <w:rPr>
        <w:rFonts w:ascii="Symbol" w:hAnsi="Symbol" w:hint="default"/>
      </w:rPr>
    </w:lvl>
    <w:lvl w:ilvl="7" w:tplc="04090003" w:tentative="1">
      <w:start w:val="1"/>
      <w:numFmt w:val="bullet"/>
      <w:lvlText w:val="o"/>
      <w:lvlJc w:val="left"/>
      <w:pPr>
        <w:ind w:left="8625" w:hanging="360"/>
      </w:pPr>
      <w:rPr>
        <w:rFonts w:ascii="Courier New" w:hAnsi="Courier New" w:cs="Courier New" w:hint="default"/>
      </w:rPr>
    </w:lvl>
    <w:lvl w:ilvl="8" w:tplc="04090005" w:tentative="1">
      <w:start w:val="1"/>
      <w:numFmt w:val="bullet"/>
      <w:lvlText w:val=""/>
      <w:lvlJc w:val="left"/>
      <w:pPr>
        <w:ind w:left="9345" w:hanging="360"/>
      </w:pPr>
      <w:rPr>
        <w:rFonts w:ascii="Wingdings" w:hAnsi="Wingdings" w:hint="default"/>
      </w:rPr>
    </w:lvl>
  </w:abstractNum>
  <w:abstractNum w:abstractNumId="17" w15:restartNumberingAfterBreak="0">
    <w:nsid w:val="2AFB09FB"/>
    <w:multiLevelType w:val="hybridMultilevel"/>
    <w:tmpl w:val="3B6E3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307DD"/>
    <w:multiLevelType w:val="hybridMultilevel"/>
    <w:tmpl w:val="A4DAB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336E5"/>
    <w:multiLevelType w:val="hybridMultilevel"/>
    <w:tmpl w:val="7D5A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6F79B1"/>
    <w:multiLevelType w:val="hybridMultilevel"/>
    <w:tmpl w:val="7908CCF0"/>
    <w:lvl w:ilvl="0" w:tplc="D0F86F04">
      <w:start w:val="1"/>
      <w:numFmt w:val="bullet"/>
      <w:lvlText w:val="•"/>
      <w:lvlJc w:val="left"/>
      <w:pPr>
        <w:tabs>
          <w:tab w:val="num" w:pos="720"/>
        </w:tabs>
        <w:ind w:left="720" w:hanging="360"/>
      </w:pPr>
      <w:rPr>
        <w:rFonts w:ascii="Arial" w:hAnsi="Arial" w:hint="default"/>
      </w:rPr>
    </w:lvl>
    <w:lvl w:ilvl="1" w:tplc="4AC6073E" w:tentative="1">
      <w:start w:val="1"/>
      <w:numFmt w:val="bullet"/>
      <w:lvlText w:val="•"/>
      <w:lvlJc w:val="left"/>
      <w:pPr>
        <w:tabs>
          <w:tab w:val="num" w:pos="1440"/>
        </w:tabs>
        <w:ind w:left="1440" w:hanging="360"/>
      </w:pPr>
      <w:rPr>
        <w:rFonts w:ascii="Arial" w:hAnsi="Arial" w:hint="default"/>
      </w:rPr>
    </w:lvl>
    <w:lvl w:ilvl="2" w:tplc="35F8E7F6" w:tentative="1">
      <w:start w:val="1"/>
      <w:numFmt w:val="bullet"/>
      <w:lvlText w:val="•"/>
      <w:lvlJc w:val="left"/>
      <w:pPr>
        <w:tabs>
          <w:tab w:val="num" w:pos="2160"/>
        </w:tabs>
        <w:ind w:left="2160" w:hanging="360"/>
      </w:pPr>
      <w:rPr>
        <w:rFonts w:ascii="Arial" w:hAnsi="Arial" w:hint="default"/>
      </w:rPr>
    </w:lvl>
    <w:lvl w:ilvl="3" w:tplc="84D0B77A" w:tentative="1">
      <w:start w:val="1"/>
      <w:numFmt w:val="bullet"/>
      <w:lvlText w:val="•"/>
      <w:lvlJc w:val="left"/>
      <w:pPr>
        <w:tabs>
          <w:tab w:val="num" w:pos="2880"/>
        </w:tabs>
        <w:ind w:left="2880" w:hanging="360"/>
      </w:pPr>
      <w:rPr>
        <w:rFonts w:ascii="Arial" w:hAnsi="Arial" w:hint="default"/>
      </w:rPr>
    </w:lvl>
    <w:lvl w:ilvl="4" w:tplc="72048190" w:tentative="1">
      <w:start w:val="1"/>
      <w:numFmt w:val="bullet"/>
      <w:lvlText w:val="•"/>
      <w:lvlJc w:val="left"/>
      <w:pPr>
        <w:tabs>
          <w:tab w:val="num" w:pos="3600"/>
        </w:tabs>
        <w:ind w:left="3600" w:hanging="360"/>
      </w:pPr>
      <w:rPr>
        <w:rFonts w:ascii="Arial" w:hAnsi="Arial" w:hint="default"/>
      </w:rPr>
    </w:lvl>
    <w:lvl w:ilvl="5" w:tplc="D99A7DCA" w:tentative="1">
      <w:start w:val="1"/>
      <w:numFmt w:val="bullet"/>
      <w:lvlText w:val="•"/>
      <w:lvlJc w:val="left"/>
      <w:pPr>
        <w:tabs>
          <w:tab w:val="num" w:pos="4320"/>
        </w:tabs>
        <w:ind w:left="4320" w:hanging="360"/>
      </w:pPr>
      <w:rPr>
        <w:rFonts w:ascii="Arial" w:hAnsi="Arial" w:hint="default"/>
      </w:rPr>
    </w:lvl>
    <w:lvl w:ilvl="6" w:tplc="0FA6AF86" w:tentative="1">
      <w:start w:val="1"/>
      <w:numFmt w:val="bullet"/>
      <w:lvlText w:val="•"/>
      <w:lvlJc w:val="left"/>
      <w:pPr>
        <w:tabs>
          <w:tab w:val="num" w:pos="5040"/>
        </w:tabs>
        <w:ind w:left="5040" w:hanging="360"/>
      </w:pPr>
      <w:rPr>
        <w:rFonts w:ascii="Arial" w:hAnsi="Arial" w:hint="default"/>
      </w:rPr>
    </w:lvl>
    <w:lvl w:ilvl="7" w:tplc="3490E09E" w:tentative="1">
      <w:start w:val="1"/>
      <w:numFmt w:val="bullet"/>
      <w:lvlText w:val="•"/>
      <w:lvlJc w:val="left"/>
      <w:pPr>
        <w:tabs>
          <w:tab w:val="num" w:pos="5760"/>
        </w:tabs>
        <w:ind w:left="5760" w:hanging="360"/>
      </w:pPr>
      <w:rPr>
        <w:rFonts w:ascii="Arial" w:hAnsi="Arial" w:hint="default"/>
      </w:rPr>
    </w:lvl>
    <w:lvl w:ilvl="8" w:tplc="AD2CE96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A2F5B25"/>
    <w:multiLevelType w:val="hybridMultilevel"/>
    <w:tmpl w:val="2D3EEF16"/>
    <w:lvl w:ilvl="0" w:tplc="C3CCF7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976FE8"/>
    <w:multiLevelType w:val="hybridMultilevel"/>
    <w:tmpl w:val="D7F2EA18"/>
    <w:lvl w:ilvl="0" w:tplc="0409000F">
      <w:start w:val="1"/>
      <w:numFmt w:val="decimal"/>
      <w:lvlText w:val="%1."/>
      <w:lvlJc w:val="left"/>
      <w:pPr>
        <w:tabs>
          <w:tab w:val="num" w:pos="720"/>
        </w:tabs>
        <w:ind w:left="720" w:hanging="360"/>
      </w:pPr>
      <w:rPr>
        <w:rFonts w:hint="default"/>
      </w:rPr>
    </w:lvl>
    <w:lvl w:ilvl="1" w:tplc="DAFEDC3C" w:tentative="1">
      <w:start w:val="1"/>
      <w:numFmt w:val="bullet"/>
      <w:lvlText w:val="•"/>
      <w:lvlJc w:val="left"/>
      <w:pPr>
        <w:tabs>
          <w:tab w:val="num" w:pos="1440"/>
        </w:tabs>
        <w:ind w:left="1440" w:hanging="360"/>
      </w:pPr>
      <w:rPr>
        <w:rFonts w:ascii="Arial" w:hAnsi="Arial" w:hint="default"/>
      </w:rPr>
    </w:lvl>
    <w:lvl w:ilvl="2" w:tplc="904AE2FE" w:tentative="1">
      <w:start w:val="1"/>
      <w:numFmt w:val="bullet"/>
      <w:lvlText w:val="•"/>
      <w:lvlJc w:val="left"/>
      <w:pPr>
        <w:tabs>
          <w:tab w:val="num" w:pos="2160"/>
        </w:tabs>
        <w:ind w:left="2160" w:hanging="360"/>
      </w:pPr>
      <w:rPr>
        <w:rFonts w:ascii="Arial" w:hAnsi="Arial" w:hint="default"/>
      </w:rPr>
    </w:lvl>
    <w:lvl w:ilvl="3" w:tplc="EFCCFA84" w:tentative="1">
      <w:start w:val="1"/>
      <w:numFmt w:val="bullet"/>
      <w:lvlText w:val="•"/>
      <w:lvlJc w:val="left"/>
      <w:pPr>
        <w:tabs>
          <w:tab w:val="num" w:pos="2880"/>
        </w:tabs>
        <w:ind w:left="2880" w:hanging="360"/>
      </w:pPr>
      <w:rPr>
        <w:rFonts w:ascii="Arial" w:hAnsi="Arial" w:hint="default"/>
      </w:rPr>
    </w:lvl>
    <w:lvl w:ilvl="4" w:tplc="57FCB272" w:tentative="1">
      <w:start w:val="1"/>
      <w:numFmt w:val="bullet"/>
      <w:lvlText w:val="•"/>
      <w:lvlJc w:val="left"/>
      <w:pPr>
        <w:tabs>
          <w:tab w:val="num" w:pos="3600"/>
        </w:tabs>
        <w:ind w:left="3600" w:hanging="360"/>
      </w:pPr>
      <w:rPr>
        <w:rFonts w:ascii="Arial" w:hAnsi="Arial" w:hint="default"/>
      </w:rPr>
    </w:lvl>
    <w:lvl w:ilvl="5" w:tplc="49EC66EC" w:tentative="1">
      <w:start w:val="1"/>
      <w:numFmt w:val="bullet"/>
      <w:lvlText w:val="•"/>
      <w:lvlJc w:val="left"/>
      <w:pPr>
        <w:tabs>
          <w:tab w:val="num" w:pos="4320"/>
        </w:tabs>
        <w:ind w:left="4320" w:hanging="360"/>
      </w:pPr>
      <w:rPr>
        <w:rFonts w:ascii="Arial" w:hAnsi="Arial" w:hint="default"/>
      </w:rPr>
    </w:lvl>
    <w:lvl w:ilvl="6" w:tplc="F4840FBC" w:tentative="1">
      <w:start w:val="1"/>
      <w:numFmt w:val="bullet"/>
      <w:lvlText w:val="•"/>
      <w:lvlJc w:val="left"/>
      <w:pPr>
        <w:tabs>
          <w:tab w:val="num" w:pos="5040"/>
        </w:tabs>
        <w:ind w:left="5040" w:hanging="360"/>
      </w:pPr>
      <w:rPr>
        <w:rFonts w:ascii="Arial" w:hAnsi="Arial" w:hint="default"/>
      </w:rPr>
    </w:lvl>
    <w:lvl w:ilvl="7" w:tplc="008655E2" w:tentative="1">
      <w:start w:val="1"/>
      <w:numFmt w:val="bullet"/>
      <w:lvlText w:val="•"/>
      <w:lvlJc w:val="left"/>
      <w:pPr>
        <w:tabs>
          <w:tab w:val="num" w:pos="5760"/>
        </w:tabs>
        <w:ind w:left="5760" w:hanging="360"/>
      </w:pPr>
      <w:rPr>
        <w:rFonts w:ascii="Arial" w:hAnsi="Arial" w:hint="default"/>
      </w:rPr>
    </w:lvl>
    <w:lvl w:ilvl="8" w:tplc="4B0A3B2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308519B"/>
    <w:multiLevelType w:val="hybridMultilevel"/>
    <w:tmpl w:val="FD3A4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2D22DC"/>
    <w:multiLevelType w:val="hybridMultilevel"/>
    <w:tmpl w:val="8B2CA294"/>
    <w:lvl w:ilvl="0" w:tplc="3EA011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8424F16"/>
    <w:multiLevelType w:val="hybridMultilevel"/>
    <w:tmpl w:val="F38E4F12"/>
    <w:lvl w:ilvl="0" w:tplc="A2983F3C">
      <w:start w:val="1"/>
      <w:numFmt w:val="decimal"/>
      <w:lvlText w:val="%1)"/>
      <w:lvlJc w:val="left"/>
      <w:pPr>
        <w:ind w:left="1440" w:hanging="360"/>
      </w:pPr>
      <w:rPr>
        <w:b/>
      </w:rPr>
    </w:lvl>
    <w:lvl w:ilvl="1" w:tplc="04410019">
      <w:start w:val="1"/>
      <w:numFmt w:val="lowerLetter"/>
      <w:lvlText w:val="%2."/>
      <w:lvlJc w:val="left"/>
      <w:pPr>
        <w:ind w:left="2160" w:hanging="360"/>
      </w:pPr>
    </w:lvl>
    <w:lvl w:ilvl="2" w:tplc="0441001B" w:tentative="1">
      <w:start w:val="1"/>
      <w:numFmt w:val="lowerRoman"/>
      <w:lvlText w:val="%3."/>
      <w:lvlJc w:val="right"/>
      <w:pPr>
        <w:ind w:left="2880" w:hanging="180"/>
      </w:pPr>
    </w:lvl>
    <w:lvl w:ilvl="3" w:tplc="0441000F" w:tentative="1">
      <w:start w:val="1"/>
      <w:numFmt w:val="decimal"/>
      <w:lvlText w:val="%4."/>
      <w:lvlJc w:val="left"/>
      <w:pPr>
        <w:ind w:left="3600" w:hanging="360"/>
      </w:pPr>
    </w:lvl>
    <w:lvl w:ilvl="4" w:tplc="04410019" w:tentative="1">
      <w:start w:val="1"/>
      <w:numFmt w:val="lowerLetter"/>
      <w:lvlText w:val="%5."/>
      <w:lvlJc w:val="left"/>
      <w:pPr>
        <w:ind w:left="4320" w:hanging="360"/>
      </w:pPr>
    </w:lvl>
    <w:lvl w:ilvl="5" w:tplc="0441001B" w:tentative="1">
      <w:start w:val="1"/>
      <w:numFmt w:val="lowerRoman"/>
      <w:lvlText w:val="%6."/>
      <w:lvlJc w:val="right"/>
      <w:pPr>
        <w:ind w:left="5040" w:hanging="180"/>
      </w:pPr>
    </w:lvl>
    <w:lvl w:ilvl="6" w:tplc="0441000F" w:tentative="1">
      <w:start w:val="1"/>
      <w:numFmt w:val="decimal"/>
      <w:lvlText w:val="%7."/>
      <w:lvlJc w:val="left"/>
      <w:pPr>
        <w:ind w:left="5760" w:hanging="360"/>
      </w:pPr>
    </w:lvl>
    <w:lvl w:ilvl="7" w:tplc="04410019" w:tentative="1">
      <w:start w:val="1"/>
      <w:numFmt w:val="lowerLetter"/>
      <w:lvlText w:val="%8."/>
      <w:lvlJc w:val="left"/>
      <w:pPr>
        <w:ind w:left="6480" w:hanging="360"/>
      </w:pPr>
    </w:lvl>
    <w:lvl w:ilvl="8" w:tplc="0441001B" w:tentative="1">
      <w:start w:val="1"/>
      <w:numFmt w:val="lowerRoman"/>
      <w:lvlText w:val="%9."/>
      <w:lvlJc w:val="right"/>
      <w:pPr>
        <w:ind w:left="7200" w:hanging="180"/>
      </w:pPr>
    </w:lvl>
  </w:abstractNum>
  <w:abstractNum w:abstractNumId="26" w15:restartNumberingAfterBreak="0">
    <w:nsid w:val="4CA40230"/>
    <w:multiLevelType w:val="hybridMultilevel"/>
    <w:tmpl w:val="4944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1D0DE2"/>
    <w:multiLevelType w:val="multilevel"/>
    <w:tmpl w:val="4D1D0D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E2A6872"/>
    <w:multiLevelType w:val="hybridMultilevel"/>
    <w:tmpl w:val="708E6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84509B"/>
    <w:multiLevelType w:val="hybridMultilevel"/>
    <w:tmpl w:val="B80673F6"/>
    <w:lvl w:ilvl="0" w:tplc="E698E4EC">
      <w:start w:val="1"/>
      <w:numFmt w:val="lowerLetter"/>
      <w:lvlText w:val="%1)"/>
      <w:lvlJc w:val="left"/>
      <w:pPr>
        <w:tabs>
          <w:tab w:val="num" w:pos="1800"/>
        </w:tabs>
        <w:ind w:left="1800" w:hanging="360"/>
      </w:pPr>
      <w:rPr>
        <w:rFonts w:hint="default"/>
      </w:rPr>
    </w:lvl>
    <w:lvl w:ilvl="1" w:tplc="C9AA3A88">
      <w:start w:val="2"/>
      <w:numFmt w:val="decimal"/>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0" w15:restartNumberingAfterBreak="0">
    <w:nsid w:val="50F57A95"/>
    <w:multiLevelType w:val="hybridMultilevel"/>
    <w:tmpl w:val="E07ECBEC"/>
    <w:lvl w:ilvl="0" w:tplc="0409000F">
      <w:start w:val="1"/>
      <w:numFmt w:val="decimal"/>
      <w:lvlText w:val="%1."/>
      <w:lvlJc w:val="left"/>
      <w:pPr>
        <w:tabs>
          <w:tab w:val="num" w:pos="720"/>
        </w:tabs>
        <w:ind w:left="720" w:hanging="360"/>
      </w:pPr>
      <w:rPr>
        <w:rFonts w:hint="default"/>
      </w:rPr>
    </w:lvl>
    <w:lvl w:ilvl="1" w:tplc="FEA6C212" w:tentative="1">
      <w:start w:val="1"/>
      <w:numFmt w:val="bullet"/>
      <w:lvlText w:val="•"/>
      <w:lvlJc w:val="left"/>
      <w:pPr>
        <w:tabs>
          <w:tab w:val="num" w:pos="1440"/>
        </w:tabs>
        <w:ind w:left="1440" w:hanging="360"/>
      </w:pPr>
      <w:rPr>
        <w:rFonts w:ascii="Arial" w:hAnsi="Arial" w:hint="default"/>
      </w:rPr>
    </w:lvl>
    <w:lvl w:ilvl="2" w:tplc="A2E012E4" w:tentative="1">
      <w:start w:val="1"/>
      <w:numFmt w:val="bullet"/>
      <w:lvlText w:val="•"/>
      <w:lvlJc w:val="left"/>
      <w:pPr>
        <w:tabs>
          <w:tab w:val="num" w:pos="2160"/>
        </w:tabs>
        <w:ind w:left="2160" w:hanging="360"/>
      </w:pPr>
      <w:rPr>
        <w:rFonts w:ascii="Arial" w:hAnsi="Arial" w:hint="default"/>
      </w:rPr>
    </w:lvl>
    <w:lvl w:ilvl="3" w:tplc="32204784" w:tentative="1">
      <w:start w:val="1"/>
      <w:numFmt w:val="bullet"/>
      <w:lvlText w:val="•"/>
      <w:lvlJc w:val="left"/>
      <w:pPr>
        <w:tabs>
          <w:tab w:val="num" w:pos="2880"/>
        </w:tabs>
        <w:ind w:left="2880" w:hanging="360"/>
      </w:pPr>
      <w:rPr>
        <w:rFonts w:ascii="Arial" w:hAnsi="Arial" w:hint="default"/>
      </w:rPr>
    </w:lvl>
    <w:lvl w:ilvl="4" w:tplc="02025702" w:tentative="1">
      <w:start w:val="1"/>
      <w:numFmt w:val="bullet"/>
      <w:lvlText w:val="•"/>
      <w:lvlJc w:val="left"/>
      <w:pPr>
        <w:tabs>
          <w:tab w:val="num" w:pos="3600"/>
        </w:tabs>
        <w:ind w:left="3600" w:hanging="360"/>
      </w:pPr>
      <w:rPr>
        <w:rFonts w:ascii="Arial" w:hAnsi="Arial" w:hint="default"/>
      </w:rPr>
    </w:lvl>
    <w:lvl w:ilvl="5" w:tplc="6BECCCA6" w:tentative="1">
      <w:start w:val="1"/>
      <w:numFmt w:val="bullet"/>
      <w:lvlText w:val="•"/>
      <w:lvlJc w:val="left"/>
      <w:pPr>
        <w:tabs>
          <w:tab w:val="num" w:pos="4320"/>
        </w:tabs>
        <w:ind w:left="4320" w:hanging="360"/>
      </w:pPr>
      <w:rPr>
        <w:rFonts w:ascii="Arial" w:hAnsi="Arial" w:hint="default"/>
      </w:rPr>
    </w:lvl>
    <w:lvl w:ilvl="6" w:tplc="72B4FE20" w:tentative="1">
      <w:start w:val="1"/>
      <w:numFmt w:val="bullet"/>
      <w:lvlText w:val="•"/>
      <w:lvlJc w:val="left"/>
      <w:pPr>
        <w:tabs>
          <w:tab w:val="num" w:pos="5040"/>
        </w:tabs>
        <w:ind w:left="5040" w:hanging="360"/>
      </w:pPr>
      <w:rPr>
        <w:rFonts w:ascii="Arial" w:hAnsi="Arial" w:hint="default"/>
      </w:rPr>
    </w:lvl>
    <w:lvl w:ilvl="7" w:tplc="DA1012FA" w:tentative="1">
      <w:start w:val="1"/>
      <w:numFmt w:val="bullet"/>
      <w:lvlText w:val="•"/>
      <w:lvlJc w:val="left"/>
      <w:pPr>
        <w:tabs>
          <w:tab w:val="num" w:pos="5760"/>
        </w:tabs>
        <w:ind w:left="5760" w:hanging="360"/>
      </w:pPr>
      <w:rPr>
        <w:rFonts w:ascii="Arial" w:hAnsi="Arial" w:hint="default"/>
      </w:rPr>
    </w:lvl>
    <w:lvl w:ilvl="8" w:tplc="6BF2C23E"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7C97610"/>
    <w:multiLevelType w:val="hybridMultilevel"/>
    <w:tmpl w:val="32D0D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810A58"/>
    <w:multiLevelType w:val="hybridMultilevel"/>
    <w:tmpl w:val="2D0217DE"/>
    <w:lvl w:ilvl="0" w:tplc="0B04E2EC">
      <w:start w:val="1"/>
      <w:numFmt w:val="decimal"/>
      <w:lvlText w:val="%1)"/>
      <w:lvlJc w:val="left"/>
      <w:pPr>
        <w:tabs>
          <w:tab w:val="num" w:pos="1080"/>
        </w:tabs>
        <w:ind w:left="1080" w:hanging="360"/>
      </w:pPr>
      <w:rPr>
        <w:rFonts w:hint="default"/>
        <w:b/>
        <w:sz w:val="24"/>
        <w:szCs w:val="24"/>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5F824BFB"/>
    <w:multiLevelType w:val="hybridMultilevel"/>
    <w:tmpl w:val="62AE3E76"/>
    <w:lvl w:ilvl="0" w:tplc="93C8F83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5EF58AA"/>
    <w:multiLevelType w:val="hybridMultilevel"/>
    <w:tmpl w:val="9620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CE582D"/>
    <w:multiLevelType w:val="hybridMultilevel"/>
    <w:tmpl w:val="FC78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7369CC"/>
    <w:multiLevelType w:val="hybridMultilevel"/>
    <w:tmpl w:val="FC04A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C95734"/>
    <w:multiLevelType w:val="hybridMultilevel"/>
    <w:tmpl w:val="C9D47B2E"/>
    <w:lvl w:ilvl="0" w:tplc="905EEC38">
      <w:start w:val="5"/>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4356F99"/>
    <w:multiLevelType w:val="hybridMultilevel"/>
    <w:tmpl w:val="384E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797137"/>
    <w:multiLevelType w:val="hybridMultilevel"/>
    <w:tmpl w:val="29782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4B4224"/>
    <w:multiLevelType w:val="hybridMultilevel"/>
    <w:tmpl w:val="55A6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CD03BA"/>
    <w:multiLevelType w:val="hybridMultilevel"/>
    <w:tmpl w:val="C7524522"/>
    <w:lvl w:ilvl="0" w:tplc="E698E4EC">
      <w:start w:val="1"/>
      <w:numFmt w:val="lowerLetter"/>
      <w:lvlText w:val="%1)"/>
      <w:lvlJc w:val="left"/>
      <w:pPr>
        <w:tabs>
          <w:tab w:val="num" w:pos="1890"/>
        </w:tabs>
        <w:ind w:left="1890" w:hanging="360"/>
      </w:pPr>
      <w:rPr>
        <w:rFonts w:hint="default"/>
      </w:rPr>
    </w:lvl>
    <w:lvl w:ilvl="1" w:tplc="04090019" w:tentative="1">
      <w:start w:val="1"/>
      <w:numFmt w:val="lowerLetter"/>
      <w:lvlText w:val="%2."/>
      <w:lvlJc w:val="left"/>
      <w:pPr>
        <w:tabs>
          <w:tab w:val="num" w:pos="2610"/>
        </w:tabs>
        <w:ind w:left="2610" w:hanging="360"/>
      </w:pPr>
    </w:lvl>
    <w:lvl w:ilvl="2" w:tplc="0409001B" w:tentative="1">
      <w:start w:val="1"/>
      <w:numFmt w:val="lowerRoman"/>
      <w:lvlText w:val="%3."/>
      <w:lvlJc w:val="right"/>
      <w:pPr>
        <w:tabs>
          <w:tab w:val="num" w:pos="3330"/>
        </w:tabs>
        <w:ind w:left="3330" w:hanging="180"/>
      </w:pPr>
    </w:lvl>
    <w:lvl w:ilvl="3" w:tplc="0409000F" w:tentative="1">
      <w:start w:val="1"/>
      <w:numFmt w:val="decimal"/>
      <w:lvlText w:val="%4."/>
      <w:lvlJc w:val="left"/>
      <w:pPr>
        <w:tabs>
          <w:tab w:val="num" w:pos="4050"/>
        </w:tabs>
        <w:ind w:left="4050" w:hanging="360"/>
      </w:pPr>
    </w:lvl>
    <w:lvl w:ilvl="4" w:tplc="04090019" w:tentative="1">
      <w:start w:val="1"/>
      <w:numFmt w:val="lowerLetter"/>
      <w:lvlText w:val="%5."/>
      <w:lvlJc w:val="left"/>
      <w:pPr>
        <w:tabs>
          <w:tab w:val="num" w:pos="4770"/>
        </w:tabs>
        <w:ind w:left="4770" w:hanging="360"/>
      </w:pPr>
    </w:lvl>
    <w:lvl w:ilvl="5" w:tplc="0409001B" w:tentative="1">
      <w:start w:val="1"/>
      <w:numFmt w:val="lowerRoman"/>
      <w:lvlText w:val="%6."/>
      <w:lvlJc w:val="right"/>
      <w:pPr>
        <w:tabs>
          <w:tab w:val="num" w:pos="5490"/>
        </w:tabs>
        <w:ind w:left="5490" w:hanging="180"/>
      </w:pPr>
    </w:lvl>
    <w:lvl w:ilvl="6" w:tplc="0409000F" w:tentative="1">
      <w:start w:val="1"/>
      <w:numFmt w:val="decimal"/>
      <w:lvlText w:val="%7."/>
      <w:lvlJc w:val="left"/>
      <w:pPr>
        <w:tabs>
          <w:tab w:val="num" w:pos="6210"/>
        </w:tabs>
        <w:ind w:left="6210" w:hanging="360"/>
      </w:pPr>
    </w:lvl>
    <w:lvl w:ilvl="7" w:tplc="04090019" w:tentative="1">
      <w:start w:val="1"/>
      <w:numFmt w:val="lowerLetter"/>
      <w:lvlText w:val="%8."/>
      <w:lvlJc w:val="left"/>
      <w:pPr>
        <w:tabs>
          <w:tab w:val="num" w:pos="6930"/>
        </w:tabs>
        <w:ind w:left="6930" w:hanging="360"/>
      </w:pPr>
    </w:lvl>
    <w:lvl w:ilvl="8" w:tplc="0409001B" w:tentative="1">
      <w:start w:val="1"/>
      <w:numFmt w:val="lowerRoman"/>
      <w:lvlText w:val="%9."/>
      <w:lvlJc w:val="right"/>
      <w:pPr>
        <w:tabs>
          <w:tab w:val="num" w:pos="7650"/>
        </w:tabs>
        <w:ind w:left="7650" w:hanging="180"/>
      </w:pPr>
    </w:lvl>
  </w:abstractNum>
  <w:abstractNum w:abstractNumId="42" w15:restartNumberingAfterBreak="0">
    <w:nsid w:val="7F4C47E6"/>
    <w:multiLevelType w:val="hybridMultilevel"/>
    <w:tmpl w:val="2D3EEF16"/>
    <w:lvl w:ilvl="0" w:tplc="C3CCF72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33"/>
  </w:num>
  <w:num w:numId="3">
    <w:abstractNumId w:val="29"/>
  </w:num>
  <w:num w:numId="4">
    <w:abstractNumId w:val="41"/>
  </w:num>
  <w:num w:numId="5">
    <w:abstractNumId w:val="37"/>
  </w:num>
  <w:num w:numId="6">
    <w:abstractNumId w:val="25"/>
  </w:num>
  <w:num w:numId="7">
    <w:abstractNumId w:val="12"/>
  </w:num>
  <w:num w:numId="8">
    <w:abstractNumId w:val="11"/>
  </w:num>
  <w:num w:numId="9">
    <w:abstractNumId w:val="7"/>
  </w:num>
  <w:num w:numId="10">
    <w:abstractNumId w:val="30"/>
  </w:num>
  <w:num w:numId="11">
    <w:abstractNumId w:val="22"/>
  </w:num>
  <w:num w:numId="12">
    <w:abstractNumId w:val="19"/>
  </w:num>
  <w:num w:numId="13">
    <w:abstractNumId w:val="34"/>
  </w:num>
  <w:num w:numId="14">
    <w:abstractNumId w:val="27"/>
  </w:num>
  <w:num w:numId="15">
    <w:abstractNumId w:val="1"/>
  </w:num>
  <w:num w:numId="16">
    <w:abstractNumId w:val="38"/>
  </w:num>
  <w:num w:numId="17">
    <w:abstractNumId w:val="14"/>
  </w:num>
  <w:num w:numId="18">
    <w:abstractNumId w:val="42"/>
  </w:num>
  <w:num w:numId="19">
    <w:abstractNumId w:val="17"/>
  </w:num>
  <w:num w:numId="20">
    <w:abstractNumId w:val="24"/>
  </w:num>
  <w:num w:numId="21">
    <w:abstractNumId w:val="40"/>
  </w:num>
  <w:num w:numId="22">
    <w:abstractNumId w:val="35"/>
  </w:num>
  <w:num w:numId="23">
    <w:abstractNumId w:val="5"/>
  </w:num>
  <w:num w:numId="24">
    <w:abstractNumId w:val="23"/>
  </w:num>
  <w:num w:numId="25">
    <w:abstractNumId w:val="36"/>
  </w:num>
  <w:num w:numId="26">
    <w:abstractNumId w:val="31"/>
  </w:num>
  <w:num w:numId="27">
    <w:abstractNumId w:val="9"/>
  </w:num>
  <w:num w:numId="28">
    <w:abstractNumId w:val="39"/>
  </w:num>
  <w:num w:numId="29">
    <w:abstractNumId w:val="28"/>
  </w:num>
  <w:num w:numId="30">
    <w:abstractNumId w:val="4"/>
  </w:num>
  <w:num w:numId="31">
    <w:abstractNumId w:val="3"/>
  </w:num>
  <w:num w:numId="32">
    <w:abstractNumId w:val="0"/>
  </w:num>
  <w:num w:numId="33">
    <w:abstractNumId w:val="18"/>
  </w:num>
  <w:num w:numId="34">
    <w:abstractNumId w:val="8"/>
  </w:num>
  <w:num w:numId="35">
    <w:abstractNumId w:val="26"/>
  </w:num>
  <w:num w:numId="36">
    <w:abstractNumId w:val="6"/>
  </w:num>
  <w:num w:numId="37">
    <w:abstractNumId w:val="13"/>
  </w:num>
  <w:num w:numId="38">
    <w:abstractNumId w:val="10"/>
  </w:num>
  <w:num w:numId="39">
    <w:abstractNumId w:val="2"/>
  </w:num>
  <w:num w:numId="40">
    <w:abstractNumId w:val="15"/>
  </w:num>
  <w:num w:numId="41">
    <w:abstractNumId w:val="21"/>
  </w:num>
  <w:num w:numId="42">
    <w:abstractNumId w:val="20"/>
  </w:num>
  <w:num w:numId="43">
    <w:abstractNumId w:val="16"/>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LTON WAMALWA">
    <w15:presenceInfo w15:providerId="AD" w15:userId="S::dalton@africaonline.co.ke::b70586a5-9a13-46cc-bbaa-a94db60138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FB6"/>
    <w:rsid w:val="000003D0"/>
    <w:rsid w:val="0000323C"/>
    <w:rsid w:val="00015F00"/>
    <w:rsid w:val="00022CD9"/>
    <w:rsid w:val="00025304"/>
    <w:rsid w:val="00027657"/>
    <w:rsid w:val="00033F22"/>
    <w:rsid w:val="00035B9A"/>
    <w:rsid w:val="00036560"/>
    <w:rsid w:val="0004099A"/>
    <w:rsid w:val="00041F3F"/>
    <w:rsid w:val="000471BD"/>
    <w:rsid w:val="00065D94"/>
    <w:rsid w:val="000755F5"/>
    <w:rsid w:val="000766B0"/>
    <w:rsid w:val="000773F6"/>
    <w:rsid w:val="00077513"/>
    <w:rsid w:val="00082894"/>
    <w:rsid w:val="0008339A"/>
    <w:rsid w:val="0009163E"/>
    <w:rsid w:val="00094E04"/>
    <w:rsid w:val="000967F2"/>
    <w:rsid w:val="000A5862"/>
    <w:rsid w:val="000B205C"/>
    <w:rsid w:val="000B4D0D"/>
    <w:rsid w:val="000C04B9"/>
    <w:rsid w:val="000C2BB7"/>
    <w:rsid w:val="000C51D8"/>
    <w:rsid w:val="000D07AD"/>
    <w:rsid w:val="000D3D3A"/>
    <w:rsid w:val="000E160D"/>
    <w:rsid w:val="000E569C"/>
    <w:rsid w:val="000F007D"/>
    <w:rsid w:val="000F14B0"/>
    <w:rsid w:val="000F165B"/>
    <w:rsid w:val="000F3641"/>
    <w:rsid w:val="000F55C0"/>
    <w:rsid w:val="00101A05"/>
    <w:rsid w:val="00105FA0"/>
    <w:rsid w:val="00110DE3"/>
    <w:rsid w:val="0011239B"/>
    <w:rsid w:val="0011243D"/>
    <w:rsid w:val="00114389"/>
    <w:rsid w:val="00114D5C"/>
    <w:rsid w:val="00126835"/>
    <w:rsid w:val="00126A30"/>
    <w:rsid w:val="0012706E"/>
    <w:rsid w:val="00134724"/>
    <w:rsid w:val="00140D9E"/>
    <w:rsid w:val="00141ED3"/>
    <w:rsid w:val="00142438"/>
    <w:rsid w:val="00143809"/>
    <w:rsid w:val="0014407E"/>
    <w:rsid w:val="00145222"/>
    <w:rsid w:val="00151C8B"/>
    <w:rsid w:val="00152A59"/>
    <w:rsid w:val="00152F25"/>
    <w:rsid w:val="00153F9D"/>
    <w:rsid w:val="00153FE4"/>
    <w:rsid w:val="00162016"/>
    <w:rsid w:val="001620EB"/>
    <w:rsid w:val="001622FA"/>
    <w:rsid w:val="001674D1"/>
    <w:rsid w:val="00167F3F"/>
    <w:rsid w:val="00170971"/>
    <w:rsid w:val="0017467E"/>
    <w:rsid w:val="001746ED"/>
    <w:rsid w:val="00174A99"/>
    <w:rsid w:val="00174F34"/>
    <w:rsid w:val="00182933"/>
    <w:rsid w:val="00185B8A"/>
    <w:rsid w:val="00185FA8"/>
    <w:rsid w:val="0019712C"/>
    <w:rsid w:val="0019721E"/>
    <w:rsid w:val="001A2E45"/>
    <w:rsid w:val="001A6D04"/>
    <w:rsid w:val="001A7951"/>
    <w:rsid w:val="001B1236"/>
    <w:rsid w:val="001B7ACF"/>
    <w:rsid w:val="001B7CE4"/>
    <w:rsid w:val="001C4411"/>
    <w:rsid w:val="001C4C02"/>
    <w:rsid w:val="001D55C4"/>
    <w:rsid w:val="001E7865"/>
    <w:rsid w:val="001E7EA6"/>
    <w:rsid w:val="001F6067"/>
    <w:rsid w:val="00201095"/>
    <w:rsid w:val="00202699"/>
    <w:rsid w:val="00204A39"/>
    <w:rsid w:val="00207013"/>
    <w:rsid w:val="002170FF"/>
    <w:rsid w:val="00220356"/>
    <w:rsid w:val="00222478"/>
    <w:rsid w:val="0023218C"/>
    <w:rsid w:val="00233E40"/>
    <w:rsid w:val="002362EC"/>
    <w:rsid w:val="00245FFF"/>
    <w:rsid w:val="00246CC4"/>
    <w:rsid w:val="002473FF"/>
    <w:rsid w:val="0025264D"/>
    <w:rsid w:val="00253797"/>
    <w:rsid w:val="00254B7D"/>
    <w:rsid w:val="00263DFB"/>
    <w:rsid w:val="00266702"/>
    <w:rsid w:val="002755F3"/>
    <w:rsid w:val="0027578E"/>
    <w:rsid w:val="00276AA1"/>
    <w:rsid w:val="00282AA3"/>
    <w:rsid w:val="00284FCF"/>
    <w:rsid w:val="002871BD"/>
    <w:rsid w:val="0029057B"/>
    <w:rsid w:val="0029395D"/>
    <w:rsid w:val="002950B6"/>
    <w:rsid w:val="002A10E4"/>
    <w:rsid w:val="002A378D"/>
    <w:rsid w:val="002B1B45"/>
    <w:rsid w:val="002B209A"/>
    <w:rsid w:val="002B42CA"/>
    <w:rsid w:val="002B61DD"/>
    <w:rsid w:val="002C5C0B"/>
    <w:rsid w:val="002D6C24"/>
    <w:rsid w:val="002E2B86"/>
    <w:rsid w:val="002E4012"/>
    <w:rsid w:val="002E69AB"/>
    <w:rsid w:val="002F03BE"/>
    <w:rsid w:val="002F1A15"/>
    <w:rsid w:val="002F4868"/>
    <w:rsid w:val="002F6269"/>
    <w:rsid w:val="00300223"/>
    <w:rsid w:val="00301CD9"/>
    <w:rsid w:val="003022AD"/>
    <w:rsid w:val="00304AA8"/>
    <w:rsid w:val="00311F61"/>
    <w:rsid w:val="003240AD"/>
    <w:rsid w:val="00324405"/>
    <w:rsid w:val="003334FB"/>
    <w:rsid w:val="0033593D"/>
    <w:rsid w:val="00337553"/>
    <w:rsid w:val="00345DFE"/>
    <w:rsid w:val="003526A8"/>
    <w:rsid w:val="00353906"/>
    <w:rsid w:val="00354B6A"/>
    <w:rsid w:val="00362CD1"/>
    <w:rsid w:val="00364399"/>
    <w:rsid w:val="00365AB2"/>
    <w:rsid w:val="00371FCA"/>
    <w:rsid w:val="003728F6"/>
    <w:rsid w:val="00372E76"/>
    <w:rsid w:val="00374C38"/>
    <w:rsid w:val="00375773"/>
    <w:rsid w:val="00383FD4"/>
    <w:rsid w:val="00386BF6"/>
    <w:rsid w:val="00387D82"/>
    <w:rsid w:val="003941DB"/>
    <w:rsid w:val="003A4325"/>
    <w:rsid w:val="003A44D4"/>
    <w:rsid w:val="003C3D66"/>
    <w:rsid w:val="003C4E66"/>
    <w:rsid w:val="003D210E"/>
    <w:rsid w:val="003D37DF"/>
    <w:rsid w:val="003D5AEE"/>
    <w:rsid w:val="003E3B01"/>
    <w:rsid w:val="003E5607"/>
    <w:rsid w:val="003F020E"/>
    <w:rsid w:val="003F324F"/>
    <w:rsid w:val="003F3A9B"/>
    <w:rsid w:val="003F6430"/>
    <w:rsid w:val="00401112"/>
    <w:rsid w:val="00425F75"/>
    <w:rsid w:val="004265F4"/>
    <w:rsid w:val="00427E6D"/>
    <w:rsid w:val="00427F78"/>
    <w:rsid w:val="004415A8"/>
    <w:rsid w:val="0045674D"/>
    <w:rsid w:val="00462500"/>
    <w:rsid w:val="00465C27"/>
    <w:rsid w:val="00470F15"/>
    <w:rsid w:val="00473C45"/>
    <w:rsid w:val="00475C5E"/>
    <w:rsid w:val="004872B0"/>
    <w:rsid w:val="004873FE"/>
    <w:rsid w:val="004A3C94"/>
    <w:rsid w:val="004A502A"/>
    <w:rsid w:val="004A6DB9"/>
    <w:rsid w:val="004B2E5B"/>
    <w:rsid w:val="004C0C9F"/>
    <w:rsid w:val="004D0CF3"/>
    <w:rsid w:val="004D2EA3"/>
    <w:rsid w:val="004D4F22"/>
    <w:rsid w:val="004F13B0"/>
    <w:rsid w:val="004F1A80"/>
    <w:rsid w:val="004F3BF8"/>
    <w:rsid w:val="004F4AC2"/>
    <w:rsid w:val="004F5803"/>
    <w:rsid w:val="00505FC5"/>
    <w:rsid w:val="005132B8"/>
    <w:rsid w:val="005217E8"/>
    <w:rsid w:val="00533AEF"/>
    <w:rsid w:val="00537299"/>
    <w:rsid w:val="005403EE"/>
    <w:rsid w:val="0054120A"/>
    <w:rsid w:val="00545086"/>
    <w:rsid w:val="00545139"/>
    <w:rsid w:val="00547C34"/>
    <w:rsid w:val="005543E2"/>
    <w:rsid w:val="00556C4D"/>
    <w:rsid w:val="00561A4B"/>
    <w:rsid w:val="0056358A"/>
    <w:rsid w:val="00567192"/>
    <w:rsid w:val="00567BF1"/>
    <w:rsid w:val="00582B6A"/>
    <w:rsid w:val="005863C3"/>
    <w:rsid w:val="00586EE2"/>
    <w:rsid w:val="005874F5"/>
    <w:rsid w:val="005917BE"/>
    <w:rsid w:val="00593ABB"/>
    <w:rsid w:val="00594105"/>
    <w:rsid w:val="0059778D"/>
    <w:rsid w:val="005A1228"/>
    <w:rsid w:val="005A3B30"/>
    <w:rsid w:val="005A49B3"/>
    <w:rsid w:val="005A5145"/>
    <w:rsid w:val="005A79AA"/>
    <w:rsid w:val="005B027A"/>
    <w:rsid w:val="005B0FF5"/>
    <w:rsid w:val="005C2C78"/>
    <w:rsid w:val="005D0B68"/>
    <w:rsid w:val="005E36B4"/>
    <w:rsid w:val="005E38C5"/>
    <w:rsid w:val="005E4C79"/>
    <w:rsid w:val="005E5999"/>
    <w:rsid w:val="00600632"/>
    <w:rsid w:val="006030F1"/>
    <w:rsid w:val="00607A17"/>
    <w:rsid w:val="00610919"/>
    <w:rsid w:val="00612FDB"/>
    <w:rsid w:val="006310BC"/>
    <w:rsid w:val="00635EA2"/>
    <w:rsid w:val="006401D5"/>
    <w:rsid w:val="00642E71"/>
    <w:rsid w:val="00643953"/>
    <w:rsid w:val="00645120"/>
    <w:rsid w:val="006623DA"/>
    <w:rsid w:val="00663EEB"/>
    <w:rsid w:val="00666625"/>
    <w:rsid w:val="0068464F"/>
    <w:rsid w:val="0068760C"/>
    <w:rsid w:val="006A1330"/>
    <w:rsid w:val="006A14EC"/>
    <w:rsid w:val="006A326D"/>
    <w:rsid w:val="006A4B6B"/>
    <w:rsid w:val="006B1292"/>
    <w:rsid w:val="006B5728"/>
    <w:rsid w:val="006B5FAD"/>
    <w:rsid w:val="006C5C5C"/>
    <w:rsid w:val="006C63FE"/>
    <w:rsid w:val="006C697E"/>
    <w:rsid w:val="006D47CF"/>
    <w:rsid w:val="006F1BD7"/>
    <w:rsid w:val="007013E0"/>
    <w:rsid w:val="00701D8E"/>
    <w:rsid w:val="00704D39"/>
    <w:rsid w:val="00705A0C"/>
    <w:rsid w:val="0071373D"/>
    <w:rsid w:val="0071479A"/>
    <w:rsid w:val="007149E2"/>
    <w:rsid w:val="00721E32"/>
    <w:rsid w:val="0072477E"/>
    <w:rsid w:val="007303E9"/>
    <w:rsid w:val="0073223B"/>
    <w:rsid w:val="007340A8"/>
    <w:rsid w:val="007372CB"/>
    <w:rsid w:val="0074253F"/>
    <w:rsid w:val="00744E2A"/>
    <w:rsid w:val="00751F57"/>
    <w:rsid w:val="007539CE"/>
    <w:rsid w:val="00757CA4"/>
    <w:rsid w:val="0078011E"/>
    <w:rsid w:val="00783F05"/>
    <w:rsid w:val="00787A27"/>
    <w:rsid w:val="007A482B"/>
    <w:rsid w:val="007A5F7C"/>
    <w:rsid w:val="007C196C"/>
    <w:rsid w:val="007C34CC"/>
    <w:rsid w:val="007C3C87"/>
    <w:rsid w:val="007C4716"/>
    <w:rsid w:val="007D7CAE"/>
    <w:rsid w:val="007E08CA"/>
    <w:rsid w:val="007E41A4"/>
    <w:rsid w:val="007E4617"/>
    <w:rsid w:val="007E71F5"/>
    <w:rsid w:val="007F2419"/>
    <w:rsid w:val="007F2574"/>
    <w:rsid w:val="007F60AF"/>
    <w:rsid w:val="008041ED"/>
    <w:rsid w:val="00805FCF"/>
    <w:rsid w:val="008178D9"/>
    <w:rsid w:val="008203E9"/>
    <w:rsid w:val="0082053E"/>
    <w:rsid w:val="00824374"/>
    <w:rsid w:val="00826E44"/>
    <w:rsid w:val="00835965"/>
    <w:rsid w:val="0084398D"/>
    <w:rsid w:val="00845B0A"/>
    <w:rsid w:val="00845FF7"/>
    <w:rsid w:val="00846D07"/>
    <w:rsid w:val="00850749"/>
    <w:rsid w:val="00870674"/>
    <w:rsid w:val="008725A7"/>
    <w:rsid w:val="008751ED"/>
    <w:rsid w:val="00880214"/>
    <w:rsid w:val="00880D48"/>
    <w:rsid w:val="00886634"/>
    <w:rsid w:val="008905FD"/>
    <w:rsid w:val="008915DD"/>
    <w:rsid w:val="00894465"/>
    <w:rsid w:val="008975AD"/>
    <w:rsid w:val="008A03B7"/>
    <w:rsid w:val="008A2301"/>
    <w:rsid w:val="008A3B63"/>
    <w:rsid w:val="008A4693"/>
    <w:rsid w:val="008A649B"/>
    <w:rsid w:val="008B2F15"/>
    <w:rsid w:val="008B5B24"/>
    <w:rsid w:val="008C25AA"/>
    <w:rsid w:val="008C7419"/>
    <w:rsid w:val="008D082C"/>
    <w:rsid w:val="008D42C2"/>
    <w:rsid w:val="008D7A62"/>
    <w:rsid w:val="008D7D11"/>
    <w:rsid w:val="008E0DBF"/>
    <w:rsid w:val="008E2DD8"/>
    <w:rsid w:val="008E2F25"/>
    <w:rsid w:val="008F6A70"/>
    <w:rsid w:val="0090090A"/>
    <w:rsid w:val="0090249E"/>
    <w:rsid w:val="009162B5"/>
    <w:rsid w:val="009206C8"/>
    <w:rsid w:val="0092606A"/>
    <w:rsid w:val="009329B1"/>
    <w:rsid w:val="00934FDC"/>
    <w:rsid w:val="00935D63"/>
    <w:rsid w:val="009417BB"/>
    <w:rsid w:val="009434BC"/>
    <w:rsid w:val="009461A0"/>
    <w:rsid w:val="00954F8A"/>
    <w:rsid w:val="00955FD8"/>
    <w:rsid w:val="00956314"/>
    <w:rsid w:val="00956890"/>
    <w:rsid w:val="009636DD"/>
    <w:rsid w:val="0096569E"/>
    <w:rsid w:val="00967DD4"/>
    <w:rsid w:val="009704C0"/>
    <w:rsid w:val="00974910"/>
    <w:rsid w:val="00974FF8"/>
    <w:rsid w:val="00975DB2"/>
    <w:rsid w:val="00977CA0"/>
    <w:rsid w:val="00983EA4"/>
    <w:rsid w:val="00987513"/>
    <w:rsid w:val="00987738"/>
    <w:rsid w:val="009906F9"/>
    <w:rsid w:val="00990E24"/>
    <w:rsid w:val="009A16DB"/>
    <w:rsid w:val="009B06AC"/>
    <w:rsid w:val="009B3362"/>
    <w:rsid w:val="009B3BEA"/>
    <w:rsid w:val="009C2EF3"/>
    <w:rsid w:val="009C65CF"/>
    <w:rsid w:val="009C678D"/>
    <w:rsid w:val="009D01AF"/>
    <w:rsid w:val="009D2D64"/>
    <w:rsid w:val="009D3CB6"/>
    <w:rsid w:val="009D63BE"/>
    <w:rsid w:val="009E313A"/>
    <w:rsid w:val="009F1D73"/>
    <w:rsid w:val="009F5FB6"/>
    <w:rsid w:val="009F7280"/>
    <w:rsid w:val="00A038D6"/>
    <w:rsid w:val="00A048F0"/>
    <w:rsid w:val="00A11313"/>
    <w:rsid w:val="00A160D0"/>
    <w:rsid w:val="00A175BA"/>
    <w:rsid w:val="00A4387A"/>
    <w:rsid w:val="00A50C3F"/>
    <w:rsid w:val="00A57967"/>
    <w:rsid w:val="00A62612"/>
    <w:rsid w:val="00A70EDF"/>
    <w:rsid w:val="00A71F70"/>
    <w:rsid w:val="00A752DF"/>
    <w:rsid w:val="00A77C26"/>
    <w:rsid w:val="00A81486"/>
    <w:rsid w:val="00A81983"/>
    <w:rsid w:val="00A81CD8"/>
    <w:rsid w:val="00A9751C"/>
    <w:rsid w:val="00AA1014"/>
    <w:rsid w:val="00AA7372"/>
    <w:rsid w:val="00AA783F"/>
    <w:rsid w:val="00AB45A6"/>
    <w:rsid w:val="00AB7C7B"/>
    <w:rsid w:val="00AC24A4"/>
    <w:rsid w:val="00AC7C6F"/>
    <w:rsid w:val="00AE1C39"/>
    <w:rsid w:val="00AE1CA9"/>
    <w:rsid w:val="00AE41FB"/>
    <w:rsid w:val="00AE4393"/>
    <w:rsid w:val="00AF47F5"/>
    <w:rsid w:val="00B01766"/>
    <w:rsid w:val="00B02855"/>
    <w:rsid w:val="00B140D7"/>
    <w:rsid w:val="00B1491E"/>
    <w:rsid w:val="00B23683"/>
    <w:rsid w:val="00B26CFE"/>
    <w:rsid w:val="00B3450B"/>
    <w:rsid w:val="00B563BD"/>
    <w:rsid w:val="00B6145D"/>
    <w:rsid w:val="00B617D8"/>
    <w:rsid w:val="00B6229B"/>
    <w:rsid w:val="00B65D45"/>
    <w:rsid w:val="00B80B80"/>
    <w:rsid w:val="00B80E6D"/>
    <w:rsid w:val="00B82941"/>
    <w:rsid w:val="00B840A0"/>
    <w:rsid w:val="00B9250E"/>
    <w:rsid w:val="00B9327C"/>
    <w:rsid w:val="00B967CA"/>
    <w:rsid w:val="00BA47FE"/>
    <w:rsid w:val="00BA55A0"/>
    <w:rsid w:val="00BB5C59"/>
    <w:rsid w:val="00BB63B2"/>
    <w:rsid w:val="00BC0752"/>
    <w:rsid w:val="00BD5B58"/>
    <w:rsid w:val="00BD66A2"/>
    <w:rsid w:val="00BE2BB2"/>
    <w:rsid w:val="00BF2D0A"/>
    <w:rsid w:val="00C01B4A"/>
    <w:rsid w:val="00C01F0C"/>
    <w:rsid w:val="00C05801"/>
    <w:rsid w:val="00C12A51"/>
    <w:rsid w:val="00C1524E"/>
    <w:rsid w:val="00C212FB"/>
    <w:rsid w:val="00C235C2"/>
    <w:rsid w:val="00C31138"/>
    <w:rsid w:val="00C322EB"/>
    <w:rsid w:val="00C332D0"/>
    <w:rsid w:val="00C36012"/>
    <w:rsid w:val="00C373D2"/>
    <w:rsid w:val="00C43AA3"/>
    <w:rsid w:val="00C45E22"/>
    <w:rsid w:val="00C53254"/>
    <w:rsid w:val="00C53583"/>
    <w:rsid w:val="00C55181"/>
    <w:rsid w:val="00C657EE"/>
    <w:rsid w:val="00C70BD4"/>
    <w:rsid w:val="00C70DBA"/>
    <w:rsid w:val="00C72601"/>
    <w:rsid w:val="00C91AC1"/>
    <w:rsid w:val="00C92F04"/>
    <w:rsid w:val="00C954A3"/>
    <w:rsid w:val="00CA045C"/>
    <w:rsid w:val="00CA11B8"/>
    <w:rsid w:val="00CB5531"/>
    <w:rsid w:val="00CB5BD2"/>
    <w:rsid w:val="00CC0F1E"/>
    <w:rsid w:val="00CC1F0E"/>
    <w:rsid w:val="00CC21C0"/>
    <w:rsid w:val="00CC4E32"/>
    <w:rsid w:val="00CD16E4"/>
    <w:rsid w:val="00CE02D6"/>
    <w:rsid w:val="00CF49F4"/>
    <w:rsid w:val="00CF506A"/>
    <w:rsid w:val="00CF5192"/>
    <w:rsid w:val="00CF5B91"/>
    <w:rsid w:val="00D01AD5"/>
    <w:rsid w:val="00D023DD"/>
    <w:rsid w:val="00D140A0"/>
    <w:rsid w:val="00D15982"/>
    <w:rsid w:val="00D16BEF"/>
    <w:rsid w:val="00D17BBA"/>
    <w:rsid w:val="00D24C48"/>
    <w:rsid w:val="00D34E15"/>
    <w:rsid w:val="00D35FD9"/>
    <w:rsid w:val="00D37AD7"/>
    <w:rsid w:val="00D37BE0"/>
    <w:rsid w:val="00D403F5"/>
    <w:rsid w:val="00D40606"/>
    <w:rsid w:val="00D40FE3"/>
    <w:rsid w:val="00D417B5"/>
    <w:rsid w:val="00D42B8F"/>
    <w:rsid w:val="00D5014F"/>
    <w:rsid w:val="00D50277"/>
    <w:rsid w:val="00D51FCA"/>
    <w:rsid w:val="00D552B3"/>
    <w:rsid w:val="00D71E9A"/>
    <w:rsid w:val="00D730B9"/>
    <w:rsid w:val="00D76549"/>
    <w:rsid w:val="00D8269F"/>
    <w:rsid w:val="00D91BDB"/>
    <w:rsid w:val="00D96DFE"/>
    <w:rsid w:val="00DA2E1F"/>
    <w:rsid w:val="00DB6C89"/>
    <w:rsid w:val="00DC4668"/>
    <w:rsid w:val="00DC574E"/>
    <w:rsid w:val="00DD0537"/>
    <w:rsid w:val="00DD1BCA"/>
    <w:rsid w:val="00DD3495"/>
    <w:rsid w:val="00DD7132"/>
    <w:rsid w:val="00DE0621"/>
    <w:rsid w:val="00DE25D8"/>
    <w:rsid w:val="00DE3D84"/>
    <w:rsid w:val="00DF0444"/>
    <w:rsid w:val="00DF250D"/>
    <w:rsid w:val="00E00725"/>
    <w:rsid w:val="00E023DF"/>
    <w:rsid w:val="00E04689"/>
    <w:rsid w:val="00E06B60"/>
    <w:rsid w:val="00E079BE"/>
    <w:rsid w:val="00E133A6"/>
    <w:rsid w:val="00E13802"/>
    <w:rsid w:val="00E22AFA"/>
    <w:rsid w:val="00E345D6"/>
    <w:rsid w:val="00E370A4"/>
    <w:rsid w:val="00E45CD2"/>
    <w:rsid w:val="00E45DF9"/>
    <w:rsid w:val="00E46925"/>
    <w:rsid w:val="00E50A71"/>
    <w:rsid w:val="00E51388"/>
    <w:rsid w:val="00E624C6"/>
    <w:rsid w:val="00E63B4B"/>
    <w:rsid w:val="00E72E6E"/>
    <w:rsid w:val="00E73E41"/>
    <w:rsid w:val="00E81282"/>
    <w:rsid w:val="00E82699"/>
    <w:rsid w:val="00E85FFA"/>
    <w:rsid w:val="00E879A2"/>
    <w:rsid w:val="00E903B5"/>
    <w:rsid w:val="00E9136E"/>
    <w:rsid w:val="00E9316D"/>
    <w:rsid w:val="00EA5CE6"/>
    <w:rsid w:val="00EA625C"/>
    <w:rsid w:val="00EA7BC7"/>
    <w:rsid w:val="00EA7F50"/>
    <w:rsid w:val="00EB1A10"/>
    <w:rsid w:val="00EB7578"/>
    <w:rsid w:val="00EB79EF"/>
    <w:rsid w:val="00EB7A73"/>
    <w:rsid w:val="00EC3782"/>
    <w:rsid w:val="00EC7A5A"/>
    <w:rsid w:val="00ED0251"/>
    <w:rsid w:val="00ED22CE"/>
    <w:rsid w:val="00ED44EE"/>
    <w:rsid w:val="00ED50F3"/>
    <w:rsid w:val="00EE484B"/>
    <w:rsid w:val="00EE6014"/>
    <w:rsid w:val="00EF7B84"/>
    <w:rsid w:val="00F018D1"/>
    <w:rsid w:val="00F0205C"/>
    <w:rsid w:val="00F0415E"/>
    <w:rsid w:val="00F05E22"/>
    <w:rsid w:val="00F064DA"/>
    <w:rsid w:val="00F1002A"/>
    <w:rsid w:val="00F13D8D"/>
    <w:rsid w:val="00F14BE7"/>
    <w:rsid w:val="00F230E2"/>
    <w:rsid w:val="00F2745D"/>
    <w:rsid w:val="00F43091"/>
    <w:rsid w:val="00F45B52"/>
    <w:rsid w:val="00F50BD3"/>
    <w:rsid w:val="00F54A10"/>
    <w:rsid w:val="00F631F4"/>
    <w:rsid w:val="00F675E4"/>
    <w:rsid w:val="00F73346"/>
    <w:rsid w:val="00F75A5C"/>
    <w:rsid w:val="00F82040"/>
    <w:rsid w:val="00F90D54"/>
    <w:rsid w:val="00F92B40"/>
    <w:rsid w:val="00FA450A"/>
    <w:rsid w:val="00FA6827"/>
    <w:rsid w:val="00FB253E"/>
    <w:rsid w:val="00FB5C95"/>
    <w:rsid w:val="00FB6BFB"/>
    <w:rsid w:val="00FC0AB3"/>
    <w:rsid w:val="00FC172C"/>
    <w:rsid w:val="00FC5266"/>
    <w:rsid w:val="00FC70F7"/>
    <w:rsid w:val="00FC76C2"/>
    <w:rsid w:val="00FC7D52"/>
    <w:rsid w:val="00FD0875"/>
    <w:rsid w:val="00FD1639"/>
    <w:rsid w:val="00FE12B0"/>
    <w:rsid w:val="00FE4975"/>
    <w:rsid w:val="00FE5C29"/>
    <w:rsid w:val="00FF07DB"/>
    <w:rsid w:val="00FF71C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A377EA"/>
  <w15:docId w15:val="{88EF16ED-BF3C-4DF6-9B43-630C0E60A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B06AC"/>
    <w:rPr>
      <w:sz w:val="24"/>
      <w:szCs w:val="24"/>
      <w:lang w:eastAsia="en-US"/>
    </w:rPr>
  </w:style>
  <w:style w:type="paragraph" w:styleId="Heading1">
    <w:name w:val="heading 1"/>
    <w:basedOn w:val="Normal"/>
    <w:next w:val="Normal"/>
    <w:link w:val="Heading1Char"/>
    <w:uiPriority w:val="9"/>
    <w:qFormat/>
    <w:rsid w:val="009B06AC"/>
    <w:pPr>
      <w:keepNext/>
      <w:outlineLvl w:val="0"/>
    </w:pPr>
    <w:rPr>
      <w:b/>
      <w:bCs/>
      <w:lang w:val="en-US"/>
    </w:rPr>
  </w:style>
  <w:style w:type="paragraph" w:styleId="Heading2">
    <w:name w:val="heading 2"/>
    <w:basedOn w:val="Normal"/>
    <w:next w:val="Normal"/>
    <w:link w:val="Heading2Char"/>
    <w:uiPriority w:val="9"/>
    <w:qFormat/>
    <w:rsid w:val="009B06AC"/>
    <w:pPr>
      <w:keepNext/>
      <w:outlineLvl w:val="1"/>
    </w:pPr>
    <w:rPr>
      <w:b/>
      <w:bCs/>
      <w:lang w:val="en-US"/>
    </w:rPr>
  </w:style>
  <w:style w:type="paragraph" w:styleId="Heading3">
    <w:name w:val="heading 3"/>
    <w:basedOn w:val="Normal"/>
    <w:next w:val="Normal"/>
    <w:link w:val="Heading3Char"/>
    <w:uiPriority w:val="9"/>
    <w:qFormat/>
    <w:rsid w:val="009B06AC"/>
    <w:pPr>
      <w:keepNext/>
      <w:ind w:left="720"/>
      <w:outlineLvl w:val="2"/>
    </w:pPr>
    <w:rPr>
      <w:b/>
      <w:bCs/>
      <w:lang w:val="en-US"/>
    </w:rPr>
  </w:style>
  <w:style w:type="paragraph" w:styleId="Heading4">
    <w:name w:val="heading 4"/>
    <w:basedOn w:val="Normal"/>
    <w:next w:val="Normal"/>
    <w:link w:val="Heading4Char"/>
    <w:unhideWhenUsed/>
    <w:qFormat/>
    <w:rsid w:val="00AA7372"/>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nhideWhenUsed/>
    <w:qFormat/>
    <w:rsid w:val="00204A39"/>
    <w:pPr>
      <w:keepNext/>
      <w:keepLines/>
      <w:spacing w:before="20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B06AC"/>
    <w:rPr>
      <w:sz w:val="18"/>
      <w:lang w:val="en-US"/>
    </w:rPr>
  </w:style>
  <w:style w:type="paragraph" w:styleId="BodyTextIndent">
    <w:name w:val="Body Text Indent"/>
    <w:basedOn w:val="Normal"/>
    <w:link w:val="BodyTextIndentChar"/>
    <w:uiPriority w:val="99"/>
    <w:rsid w:val="009B06AC"/>
    <w:pPr>
      <w:ind w:left="2160" w:hanging="720"/>
    </w:pPr>
    <w:rPr>
      <w:lang w:val="en-US"/>
    </w:rPr>
  </w:style>
  <w:style w:type="paragraph" w:styleId="Footer">
    <w:name w:val="footer"/>
    <w:basedOn w:val="Normal"/>
    <w:link w:val="FooterChar"/>
    <w:uiPriority w:val="99"/>
    <w:rsid w:val="009B06AC"/>
    <w:pPr>
      <w:tabs>
        <w:tab w:val="center" w:pos="4320"/>
        <w:tab w:val="right" w:pos="8640"/>
      </w:tabs>
    </w:pPr>
    <w:rPr>
      <w:lang w:val="en-US"/>
    </w:rPr>
  </w:style>
  <w:style w:type="paragraph" w:styleId="BodyTextIndent2">
    <w:name w:val="Body Text Indent 2"/>
    <w:basedOn w:val="Normal"/>
    <w:rsid w:val="009B06AC"/>
    <w:pPr>
      <w:ind w:left="1440"/>
    </w:pPr>
    <w:rPr>
      <w:sz w:val="18"/>
      <w:lang w:val="en-US"/>
    </w:rPr>
  </w:style>
  <w:style w:type="character" w:styleId="PageNumber">
    <w:name w:val="page number"/>
    <w:basedOn w:val="DefaultParagraphFont"/>
    <w:rsid w:val="009B06AC"/>
  </w:style>
  <w:style w:type="paragraph" w:styleId="Header">
    <w:name w:val="header"/>
    <w:basedOn w:val="Normal"/>
    <w:link w:val="HeaderChar"/>
    <w:uiPriority w:val="99"/>
    <w:rsid w:val="00D76549"/>
    <w:pPr>
      <w:tabs>
        <w:tab w:val="center" w:pos="4680"/>
        <w:tab w:val="right" w:pos="9360"/>
      </w:tabs>
    </w:pPr>
  </w:style>
  <w:style w:type="character" w:customStyle="1" w:styleId="HeaderChar">
    <w:name w:val="Header Char"/>
    <w:link w:val="Header"/>
    <w:uiPriority w:val="99"/>
    <w:rsid w:val="00D76549"/>
    <w:rPr>
      <w:sz w:val="24"/>
      <w:szCs w:val="24"/>
      <w:lang w:val="en-GB"/>
    </w:rPr>
  </w:style>
  <w:style w:type="character" w:customStyle="1" w:styleId="FooterChar">
    <w:name w:val="Footer Char"/>
    <w:link w:val="Footer"/>
    <w:uiPriority w:val="99"/>
    <w:rsid w:val="00D76549"/>
    <w:rPr>
      <w:sz w:val="24"/>
      <w:szCs w:val="24"/>
    </w:rPr>
  </w:style>
  <w:style w:type="paragraph" w:styleId="ListParagraph">
    <w:name w:val="List Paragraph"/>
    <w:basedOn w:val="Normal"/>
    <w:uiPriority w:val="34"/>
    <w:qFormat/>
    <w:rsid w:val="00D71E9A"/>
    <w:pPr>
      <w:ind w:left="708"/>
    </w:pPr>
  </w:style>
  <w:style w:type="paragraph" w:styleId="BalloonText">
    <w:name w:val="Balloon Text"/>
    <w:basedOn w:val="Normal"/>
    <w:link w:val="BalloonTextChar"/>
    <w:uiPriority w:val="99"/>
    <w:rsid w:val="004F13B0"/>
    <w:rPr>
      <w:rFonts w:ascii="Segoe UI" w:hAnsi="Segoe UI" w:cs="Segoe UI"/>
      <w:sz w:val="18"/>
      <w:szCs w:val="18"/>
    </w:rPr>
  </w:style>
  <w:style w:type="character" w:customStyle="1" w:styleId="BalloonTextChar">
    <w:name w:val="Balloon Text Char"/>
    <w:basedOn w:val="DefaultParagraphFont"/>
    <w:link w:val="BalloonText"/>
    <w:uiPriority w:val="99"/>
    <w:rsid w:val="004F13B0"/>
    <w:rPr>
      <w:rFonts w:ascii="Segoe UI" w:hAnsi="Segoe UI" w:cs="Segoe UI"/>
      <w:sz w:val="18"/>
      <w:szCs w:val="18"/>
      <w:lang w:eastAsia="en-US"/>
    </w:rPr>
  </w:style>
  <w:style w:type="character" w:styleId="Hyperlink">
    <w:name w:val="Hyperlink"/>
    <w:basedOn w:val="DefaultParagraphFont"/>
    <w:uiPriority w:val="99"/>
    <w:rsid w:val="002D6C24"/>
    <w:rPr>
      <w:color w:val="0563C1" w:themeColor="hyperlink"/>
      <w:u w:val="single"/>
    </w:rPr>
  </w:style>
  <w:style w:type="paragraph" w:styleId="NormalWeb">
    <w:name w:val="Normal (Web)"/>
    <w:basedOn w:val="Normal"/>
    <w:uiPriority w:val="99"/>
    <w:unhideWhenUsed/>
    <w:rsid w:val="00DF0444"/>
    <w:pPr>
      <w:spacing w:before="100" w:beforeAutospacing="1" w:after="100" w:afterAutospacing="1"/>
    </w:pPr>
    <w:rPr>
      <w:lang w:val="en-US"/>
    </w:rPr>
  </w:style>
  <w:style w:type="character" w:customStyle="1" w:styleId="sr-only">
    <w:name w:val="sr-only"/>
    <w:basedOn w:val="DefaultParagraphFont"/>
    <w:rsid w:val="00DF0444"/>
  </w:style>
  <w:style w:type="character" w:customStyle="1" w:styleId="react-xocs-alternative-link">
    <w:name w:val="react-xocs-alternative-link"/>
    <w:basedOn w:val="DefaultParagraphFont"/>
    <w:rsid w:val="00DF0444"/>
  </w:style>
  <w:style w:type="character" w:customStyle="1" w:styleId="given-name">
    <w:name w:val="given-name"/>
    <w:basedOn w:val="DefaultParagraphFont"/>
    <w:rsid w:val="00DF0444"/>
  </w:style>
  <w:style w:type="character" w:customStyle="1" w:styleId="text">
    <w:name w:val="text"/>
    <w:basedOn w:val="DefaultParagraphFont"/>
    <w:rsid w:val="00DF0444"/>
  </w:style>
  <w:style w:type="character" w:styleId="Emphasis">
    <w:name w:val="Emphasis"/>
    <w:basedOn w:val="DefaultParagraphFont"/>
    <w:uiPriority w:val="20"/>
    <w:qFormat/>
    <w:rsid w:val="00DF0444"/>
    <w:rPr>
      <w:i/>
      <w:iCs/>
    </w:rPr>
  </w:style>
  <w:style w:type="character" w:styleId="CommentReference">
    <w:name w:val="annotation reference"/>
    <w:basedOn w:val="DefaultParagraphFont"/>
    <w:uiPriority w:val="99"/>
    <w:unhideWhenUsed/>
    <w:rsid w:val="00141ED3"/>
    <w:rPr>
      <w:sz w:val="16"/>
      <w:szCs w:val="16"/>
    </w:rPr>
  </w:style>
  <w:style w:type="paragraph" w:styleId="CommentText">
    <w:name w:val="annotation text"/>
    <w:basedOn w:val="Normal"/>
    <w:link w:val="CommentTextChar"/>
    <w:uiPriority w:val="99"/>
    <w:unhideWhenUsed/>
    <w:rsid w:val="00141ED3"/>
    <w:pPr>
      <w:spacing w:after="200"/>
    </w:pPr>
    <w:rPr>
      <w:rFonts w:asciiTheme="minorHAnsi" w:eastAsiaTheme="minorHAnsi" w:hAnsiTheme="minorHAnsi" w:cstheme="minorBidi"/>
      <w:sz w:val="20"/>
      <w:szCs w:val="20"/>
      <w:lang w:val="en-US"/>
    </w:rPr>
  </w:style>
  <w:style w:type="character" w:customStyle="1" w:styleId="CommentTextChar">
    <w:name w:val="Comment Text Char"/>
    <w:basedOn w:val="DefaultParagraphFont"/>
    <w:link w:val="CommentText"/>
    <w:uiPriority w:val="99"/>
    <w:rsid w:val="00141ED3"/>
    <w:rPr>
      <w:rFonts w:asciiTheme="minorHAnsi" w:eastAsiaTheme="minorHAnsi" w:hAnsiTheme="minorHAnsi" w:cstheme="minorBidi"/>
      <w:lang w:val="en-US" w:eastAsia="en-US"/>
    </w:rPr>
  </w:style>
  <w:style w:type="character" w:customStyle="1" w:styleId="Heading1Char">
    <w:name w:val="Heading 1 Char"/>
    <w:basedOn w:val="DefaultParagraphFont"/>
    <w:link w:val="Heading1"/>
    <w:uiPriority w:val="9"/>
    <w:rsid w:val="00545086"/>
    <w:rPr>
      <w:b/>
      <w:bCs/>
      <w:sz w:val="24"/>
      <w:szCs w:val="24"/>
      <w:lang w:val="en-US" w:eastAsia="en-US"/>
    </w:rPr>
  </w:style>
  <w:style w:type="character" w:customStyle="1" w:styleId="BodyTextChar">
    <w:name w:val="Body Text Char"/>
    <w:basedOn w:val="DefaultParagraphFont"/>
    <w:link w:val="BodyText"/>
    <w:uiPriority w:val="1"/>
    <w:rsid w:val="00545086"/>
    <w:rPr>
      <w:sz w:val="18"/>
      <w:szCs w:val="24"/>
      <w:lang w:val="en-US" w:eastAsia="en-US"/>
    </w:rPr>
  </w:style>
  <w:style w:type="character" w:customStyle="1" w:styleId="Heading2Char">
    <w:name w:val="Heading 2 Char"/>
    <w:basedOn w:val="DefaultParagraphFont"/>
    <w:link w:val="Heading2"/>
    <w:uiPriority w:val="9"/>
    <w:rsid w:val="00545086"/>
    <w:rPr>
      <w:b/>
      <w:bCs/>
      <w:sz w:val="24"/>
      <w:szCs w:val="24"/>
      <w:lang w:val="en-US" w:eastAsia="en-US"/>
    </w:rPr>
  </w:style>
  <w:style w:type="paragraph" w:styleId="TOCHeading">
    <w:name w:val="TOC Heading"/>
    <w:basedOn w:val="Heading1"/>
    <w:next w:val="Normal"/>
    <w:uiPriority w:val="39"/>
    <w:semiHidden/>
    <w:unhideWhenUsed/>
    <w:qFormat/>
    <w:rsid w:val="00545086"/>
    <w:pPr>
      <w:keepLines/>
      <w:spacing w:before="480" w:line="276" w:lineRule="auto"/>
      <w:outlineLvl w:val="9"/>
    </w:pPr>
    <w:rPr>
      <w:rFonts w:asciiTheme="majorHAnsi" w:eastAsiaTheme="majorEastAsia" w:hAnsiTheme="majorHAnsi" w:cstheme="majorBidi"/>
      <w:color w:val="2F5496" w:themeColor="accent1" w:themeShade="BF"/>
      <w:sz w:val="28"/>
      <w:szCs w:val="28"/>
      <w:lang w:eastAsia="ja-JP"/>
    </w:rPr>
  </w:style>
  <w:style w:type="paragraph" w:styleId="TOC1">
    <w:name w:val="toc 1"/>
    <w:basedOn w:val="Normal"/>
    <w:next w:val="Normal"/>
    <w:autoRedefine/>
    <w:uiPriority w:val="39"/>
    <w:unhideWhenUsed/>
    <w:rsid w:val="00545086"/>
    <w:pPr>
      <w:spacing w:after="100" w:line="276" w:lineRule="auto"/>
    </w:pPr>
    <w:rPr>
      <w:rFonts w:asciiTheme="minorHAnsi" w:eastAsiaTheme="minorEastAsia" w:hAnsiTheme="minorHAnsi" w:cstheme="minorBidi"/>
      <w:sz w:val="22"/>
      <w:szCs w:val="22"/>
      <w:lang w:val="en-US" w:eastAsia="zh-TW"/>
    </w:rPr>
  </w:style>
  <w:style w:type="paragraph" w:styleId="TOC2">
    <w:name w:val="toc 2"/>
    <w:basedOn w:val="Normal"/>
    <w:next w:val="Normal"/>
    <w:autoRedefine/>
    <w:uiPriority w:val="39"/>
    <w:unhideWhenUsed/>
    <w:rsid w:val="00545086"/>
    <w:pPr>
      <w:spacing w:after="100" w:line="276" w:lineRule="auto"/>
      <w:ind w:left="220"/>
    </w:pPr>
    <w:rPr>
      <w:rFonts w:asciiTheme="minorHAnsi" w:eastAsiaTheme="minorEastAsia" w:hAnsiTheme="minorHAnsi" w:cstheme="minorBidi"/>
      <w:sz w:val="22"/>
      <w:szCs w:val="22"/>
      <w:lang w:val="en-US" w:eastAsia="zh-TW"/>
    </w:rPr>
  </w:style>
  <w:style w:type="character" w:customStyle="1" w:styleId="Heading3Char">
    <w:name w:val="Heading 3 Char"/>
    <w:basedOn w:val="DefaultParagraphFont"/>
    <w:link w:val="Heading3"/>
    <w:uiPriority w:val="9"/>
    <w:rsid w:val="00545086"/>
    <w:rPr>
      <w:b/>
      <w:bCs/>
      <w:sz w:val="24"/>
      <w:szCs w:val="24"/>
      <w:lang w:val="en-US" w:eastAsia="en-US"/>
    </w:rPr>
  </w:style>
  <w:style w:type="character" w:customStyle="1" w:styleId="y0nh2b">
    <w:name w:val="y0nh2b"/>
    <w:basedOn w:val="DefaultParagraphFont"/>
    <w:rsid w:val="00545086"/>
  </w:style>
  <w:style w:type="paragraph" w:styleId="TOC3">
    <w:name w:val="toc 3"/>
    <w:basedOn w:val="Normal"/>
    <w:next w:val="Normal"/>
    <w:autoRedefine/>
    <w:uiPriority w:val="39"/>
    <w:unhideWhenUsed/>
    <w:rsid w:val="00545086"/>
    <w:pPr>
      <w:spacing w:after="100" w:line="276" w:lineRule="auto"/>
      <w:ind w:left="440"/>
    </w:pPr>
    <w:rPr>
      <w:rFonts w:asciiTheme="minorHAnsi" w:eastAsiaTheme="minorEastAsia" w:hAnsiTheme="minorHAnsi" w:cstheme="minorBidi"/>
      <w:sz w:val="22"/>
      <w:szCs w:val="22"/>
      <w:lang w:val="en-US" w:eastAsia="zh-TW"/>
    </w:rPr>
  </w:style>
  <w:style w:type="paragraph" w:styleId="NoSpacing">
    <w:name w:val="No Spacing"/>
    <w:uiPriority w:val="1"/>
    <w:qFormat/>
    <w:rsid w:val="00545086"/>
    <w:rPr>
      <w:rFonts w:asciiTheme="minorHAnsi" w:eastAsiaTheme="minorHAnsi" w:hAnsiTheme="minorHAnsi" w:cstheme="minorBidi"/>
      <w:sz w:val="22"/>
      <w:szCs w:val="22"/>
      <w:lang w:val="en-US" w:eastAsia="en-US"/>
    </w:rPr>
  </w:style>
  <w:style w:type="table" w:styleId="TableGrid">
    <w:name w:val="Table Grid"/>
    <w:basedOn w:val="TableNormal"/>
    <w:uiPriority w:val="59"/>
    <w:qFormat/>
    <w:rsid w:val="00545086"/>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ors-list-item">
    <w:name w:val="authors-list-item"/>
    <w:basedOn w:val="DefaultParagraphFont"/>
    <w:rsid w:val="00545086"/>
  </w:style>
  <w:style w:type="character" w:customStyle="1" w:styleId="author-sup-separator">
    <w:name w:val="author-sup-separator"/>
    <w:basedOn w:val="DefaultParagraphFont"/>
    <w:rsid w:val="00545086"/>
  </w:style>
  <w:style w:type="character" w:customStyle="1" w:styleId="comma">
    <w:name w:val="comma"/>
    <w:basedOn w:val="DefaultParagraphFont"/>
    <w:rsid w:val="00545086"/>
  </w:style>
  <w:style w:type="character" w:customStyle="1" w:styleId="title-text">
    <w:name w:val="title-text"/>
    <w:basedOn w:val="DefaultParagraphFont"/>
    <w:rsid w:val="00545086"/>
  </w:style>
  <w:style w:type="character" w:customStyle="1" w:styleId="primary-heading">
    <w:name w:val="primary-heading"/>
    <w:basedOn w:val="DefaultParagraphFont"/>
    <w:rsid w:val="00545086"/>
  </w:style>
  <w:style w:type="paragraph" w:customStyle="1" w:styleId="p">
    <w:name w:val="p"/>
    <w:basedOn w:val="Normal"/>
    <w:rsid w:val="00545086"/>
    <w:pPr>
      <w:spacing w:before="100" w:beforeAutospacing="1" w:after="100" w:afterAutospacing="1"/>
    </w:pPr>
    <w:rPr>
      <w:lang w:val="en-US"/>
    </w:rPr>
  </w:style>
  <w:style w:type="paragraph" w:styleId="CommentSubject">
    <w:name w:val="annotation subject"/>
    <w:basedOn w:val="CommentText"/>
    <w:next w:val="CommentText"/>
    <w:link w:val="CommentSubjectChar"/>
    <w:uiPriority w:val="99"/>
    <w:unhideWhenUsed/>
    <w:rsid w:val="00545086"/>
    <w:rPr>
      <w:rFonts w:eastAsiaTheme="minorEastAsia"/>
      <w:b/>
      <w:bCs/>
      <w:lang w:eastAsia="zh-TW"/>
    </w:rPr>
  </w:style>
  <w:style w:type="character" w:customStyle="1" w:styleId="CommentSubjectChar">
    <w:name w:val="Comment Subject Char"/>
    <w:basedOn w:val="CommentTextChar"/>
    <w:link w:val="CommentSubject"/>
    <w:uiPriority w:val="99"/>
    <w:rsid w:val="00545086"/>
    <w:rPr>
      <w:rFonts w:asciiTheme="minorHAnsi" w:eastAsiaTheme="minorEastAsia" w:hAnsiTheme="minorHAnsi" w:cstheme="minorBidi"/>
      <w:b/>
      <w:bCs/>
      <w:lang w:val="en-US" w:eastAsia="zh-TW"/>
    </w:rPr>
  </w:style>
  <w:style w:type="character" w:customStyle="1" w:styleId="BodyTextIndentChar">
    <w:name w:val="Body Text Indent Char"/>
    <w:basedOn w:val="DefaultParagraphFont"/>
    <w:link w:val="BodyTextIndent"/>
    <w:uiPriority w:val="99"/>
    <w:rsid w:val="00545086"/>
    <w:rPr>
      <w:sz w:val="24"/>
      <w:szCs w:val="24"/>
      <w:lang w:val="en-US" w:eastAsia="en-US"/>
    </w:rPr>
  </w:style>
  <w:style w:type="paragraph" w:styleId="TOC4">
    <w:name w:val="toc 4"/>
    <w:basedOn w:val="Normal"/>
    <w:next w:val="Normal"/>
    <w:autoRedefine/>
    <w:uiPriority w:val="39"/>
    <w:unhideWhenUsed/>
    <w:rsid w:val="00F1002A"/>
    <w:pPr>
      <w:spacing w:after="100" w:line="276" w:lineRule="auto"/>
      <w:ind w:left="660"/>
    </w:pPr>
    <w:rPr>
      <w:rFonts w:asciiTheme="minorHAnsi" w:eastAsiaTheme="minorEastAsia" w:hAnsiTheme="minorHAnsi" w:cstheme="minorBidi"/>
      <w:sz w:val="22"/>
      <w:szCs w:val="22"/>
      <w:lang w:val="en-US" w:eastAsia="zh-TW"/>
    </w:rPr>
  </w:style>
  <w:style w:type="paragraph" w:styleId="TOC5">
    <w:name w:val="toc 5"/>
    <w:basedOn w:val="Normal"/>
    <w:next w:val="Normal"/>
    <w:autoRedefine/>
    <w:uiPriority w:val="39"/>
    <w:unhideWhenUsed/>
    <w:rsid w:val="00F1002A"/>
    <w:pPr>
      <w:spacing w:after="100" w:line="276" w:lineRule="auto"/>
      <w:ind w:left="880"/>
    </w:pPr>
    <w:rPr>
      <w:rFonts w:asciiTheme="minorHAnsi" w:eastAsiaTheme="minorEastAsia" w:hAnsiTheme="minorHAnsi" w:cstheme="minorBidi"/>
      <w:sz w:val="22"/>
      <w:szCs w:val="22"/>
      <w:lang w:val="en-US" w:eastAsia="zh-TW"/>
    </w:rPr>
  </w:style>
  <w:style w:type="paragraph" w:styleId="TOC6">
    <w:name w:val="toc 6"/>
    <w:basedOn w:val="Normal"/>
    <w:next w:val="Normal"/>
    <w:autoRedefine/>
    <w:uiPriority w:val="39"/>
    <w:unhideWhenUsed/>
    <w:rsid w:val="00F1002A"/>
    <w:pPr>
      <w:spacing w:after="100" w:line="276" w:lineRule="auto"/>
      <w:ind w:left="1100"/>
    </w:pPr>
    <w:rPr>
      <w:rFonts w:asciiTheme="minorHAnsi" w:eastAsiaTheme="minorEastAsia" w:hAnsiTheme="minorHAnsi" w:cstheme="minorBidi"/>
      <w:sz w:val="22"/>
      <w:szCs w:val="22"/>
      <w:lang w:val="en-US" w:eastAsia="zh-TW"/>
    </w:rPr>
  </w:style>
  <w:style w:type="paragraph" w:styleId="TOC7">
    <w:name w:val="toc 7"/>
    <w:basedOn w:val="Normal"/>
    <w:next w:val="Normal"/>
    <w:autoRedefine/>
    <w:uiPriority w:val="39"/>
    <w:unhideWhenUsed/>
    <w:rsid w:val="00F1002A"/>
    <w:pPr>
      <w:spacing w:after="100" w:line="276" w:lineRule="auto"/>
      <w:ind w:left="1320"/>
    </w:pPr>
    <w:rPr>
      <w:rFonts w:asciiTheme="minorHAnsi" w:eastAsiaTheme="minorEastAsia" w:hAnsiTheme="minorHAnsi" w:cstheme="minorBidi"/>
      <w:sz w:val="22"/>
      <w:szCs w:val="22"/>
      <w:lang w:val="en-US" w:eastAsia="zh-TW"/>
    </w:rPr>
  </w:style>
  <w:style w:type="paragraph" w:styleId="TOC8">
    <w:name w:val="toc 8"/>
    <w:basedOn w:val="Normal"/>
    <w:next w:val="Normal"/>
    <w:autoRedefine/>
    <w:uiPriority w:val="39"/>
    <w:unhideWhenUsed/>
    <w:rsid w:val="00F1002A"/>
    <w:pPr>
      <w:spacing w:after="100" w:line="276" w:lineRule="auto"/>
      <w:ind w:left="1540"/>
    </w:pPr>
    <w:rPr>
      <w:rFonts w:asciiTheme="minorHAnsi" w:eastAsiaTheme="minorEastAsia" w:hAnsiTheme="minorHAnsi" w:cstheme="minorBidi"/>
      <w:sz w:val="22"/>
      <w:szCs w:val="22"/>
      <w:lang w:val="en-US" w:eastAsia="zh-TW"/>
    </w:rPr>
  </w:style>
  <w:style w:type="paragraph" w:styleId="TOC9">
    <w:name w:val="toc 9"/>
    <w:basedOn w:val="Normal"/>
    <w:next w:val="Normal"/>
    <w:autoRedefine/>
    <w:uiPriority w:val="39"/>
    <w:unhideWhenUsed/>
    <w:rsid w:val="00F1002A"/>
    <w:pPr>
      <w:spacing w:after="100" w:line="276" w:lineRule="auto"/>
      <w:ind w:left="1760"/>
    </w:pPr>
    <w:rPr>
      <w:rFonts w:asciiTheme="minorHAnsi" w:eastAsiaTheme="minorEastAsia" w:hAnsiTheme="minorHAnsi" w:cstheme="minorBidi"/>
      <w:sz w:val="22"/>
      <w:szCs w:val="22"/>
      <w:lang w:val="en-US" w:eastAsia="zh-TW"/>
    </w:rPr>
  </w:style>
  <w:style w:type="character" w:customStyle="1" w:styleId="html-italic">
    <w:name w:val="html-italic"/>
    <w:basedOn w:val="DefaultParagraphFont"/>
    <w:rsid w:val="00CA045C"/>
  </w:style>
  <w:style w:type="character" w:styleId="FollowedHyperlink">
    <w:name w:val="FollowedHyperlink"/>
    <w:basedOn w:val="DefaultParagraphFont"/>
    <w:semiHidden/>
    <w:unhideWhenUsed/>
    <w:rsid w:val="00300223"/>
    <w:rPr>
      <w:color w:val="954F72" w:themeColor="followedHyperlink"/>
      <w:u w:val="single"/>
    </w:rPr>
  </w:style>
  <w:style w:type="table" w:customStyle="1" w:styleId="LightShading1">
    <w:name w:val="Light Shading1"/>
    <w:basedOn w:val="TableNormal"/>
    <w:uiPriority w:val="60"/>
    <w:rsid w:val="0027578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rsid w:val="00AA7372"/>
    <w:rPr>
      <w:rFonts w:asciiTheme="majorHAnsi" w:eastAsiaTheme="majorEastAsia" w:hAnsiTheme="majorHAnsi" w:cstheme="majorBidi"/>
      <w:b/>
      <w:bCs/>
      <w:i/>
      <w:iCs/>
      <w:color w:val="4472C4" w:themeColor="accent1"/>
      <w:sz w:val="24"/>
      <w:szCs w:val="24"/>
      <w:lang w:eastAsia="en-US"/>
    </w:rPr>
  </w:style>
  <w:style w:type="character" w:customStyle="1" w:styleId="Heading5Char">
    <w:name w:val="Heading 5 Char"/>
    <w:basedOn w:val="DefaultParagraphFont"/>
    <w:link w:val="Heading5"/>
    <w:rsid w:val="00204A39"/>
    <w:rPr>
      <w:rFonts w:asciiTheme="majorHAnsi" w:eastAsiaTheme="majorEastAsia" w:hAnsiTheme="majorHAnsi" w:cstheme="majorBidi"/>
      <w:color w:val="1F3763"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57083">
      <w:bodyDiv w:val="1"/>
      <w:marLeft w:val="0"/>
      <w:marRight w:val="0"/>
      <w:marTop w:val="0"/>
      <w:marBottom w:val="0"/>
      <w:divBdr>
        <w:top w:val="none" w:sz="0" w:space="0" w:color="auto"/>
        <w:left w:val="none" w:sz="0" w:space="0" w:color="auto"/>
        <w:bottom w:val="none" w:sz="0" w:space="0" w:color="auto"/>
        <w:right w:val="none" w:sz="0" w:space="0" w:color="auto"/>
      </w:divBdr>
    </w:div>
    <w:div w:id="97025164">
      <w:bodyDiv w:val="1"/>
      <w:marLeft w:val="0"/>
      <w:marRight w:val="0"/>
      <w:marTop w:val="0"/>
      <w:marBottom w:val="0"/>
      <w:divBdr>
        <w:top w:val="none" w:sz="0" w:space="0" w:color="auto"/>
        <w:left w:val="none" w:sz="0" w:space="0" w:color="auto"/>
        <w:bottom w:val="none" w:sz="0" w:space="0" w:color="auto"/>
        <w:right w:val="none" w:sz="0" w:space="0" w:color="auto"/>
      </w:divBdr>
    </w:div>
    <w:div w:id="116148613">
      <w:bodyDiv w:val="1"/>
      <w:marLeft w:val="0"/>
      <w:marRight w:val="0"/>
      <w:marTop w:val="0"/>
      <w:marBottom w:val="0"/>
      <w:divBdr>
        <w:top w:val="none" w:sz="0" w:space="0" w:color="auto"/>
        <w:left w:val="none" w:sz="0" w:space="0" w:color="auto"/>
        <w:bottom w:val="none" w:sz="0" w:space="0" w:color="auto"/>
        <w:right w:val="none" w:sz="0" w:space="0" w:color="auto"/>
      </w:divBdr>
    </w:div>
    <w:div w:id="136383936">
      <w:bodyDiv w:val="1"/>
      <w:marLeft w:val="0"/>
      <w:marRight w:val="0"/>
      <w:marTop w:val="0"/>
      <w:marBottom w:val="0"/>
      <w:divBdr>
        <w:top w:val="none" w:sz="0" w:space="0" w:color="auto"/>
        <w:left w:val="none" w:sz="0" w:space="0" w:color="auto"/>
        <w:bottom w:val="none" w:sz="0" w:space="0" w:color="auto"/>
        <w:right w:val="none" w:sz="0" w:space="0" w:color="auto"/>
      </w:divBdr>
    </w:div>
    <w:div w:id="144008607">
      <w:bodyDiv w:val="1"/>
      <w:marLeft w:val="0"/>
      <w:marRight w:val="0"/>
      <w:marTop w:val="0"/>
      <w:marBottom w:val="0"/>
      <w:divBdr>
        <w:top w:val="none" w:sz="0" w:space="0" w:color="auto"/>
        <w:left w:val="none" w:sz="0" w:space="0" w:color="auto"/>
        <w:bottom w:val="none" w:sz="0" w:space="0" w:color="auto"/>
        <w:right w:val="none" w:sz="0" w:space="0" w:color="auto"/>
      </w:divBdr>
    </w:div>
    <w:div w:id="152181708">
      <w:bodyDiv w:val="1"/>
      <w:marLeft w:val="0"/>
      <w:marRight w:val="0"/>
      <w:marTop w:val="0"/>
      <w:marBottom w:val="0"/>
      <w:divBdr>
        <w:top w:val="none" w:sz="0" w:space="0" w:color="auto"/>
        <w:left w:val="none" w:sz="0" w:space="0" w:color="auto"/>
        <w:bottom w:val="none" w:sz="0" w:space="0" w:color="auto"/>
        <w:right w:val="none" w:sz="0" w:space="0" w:color="auto"/>
      </w:divBdr>
    </w:div>
    <w:div w:id="177544129">
      <w:bodyDiv w:val="1"/>
      <w:marLeft w:val="0"/>
      <w:marRight w:val="0"/>
      <w:marTop w:val="0"/>
      <w:marBottom w:val="0"/>
      <w:divBdr>
        <w:top w:val="none" w:sz="0" w:space="0" w:color="auto"/>
        <w:left w:val="none" w:sz="0" w:space="0" w:color="auto"/>
        <w:bottom w:val="none" w:sz="0" w:space="0" w:color="auto"/>
        <w:right w:val="none" w:sz="0" w:space="0" w:color="auto"/>
      </w:divBdr>
    </w:div>
    <w:div w:id="187332885">
      <w:bodyDiv w:val="1"/>
      <w:marLeft w:val="0"/>
      <w:marRight w:val="0"/>
      <w:marTop w:val="0"/>
      <w:marBottom w:val="0"/>
      <w:divBdr>
        <w:top w:val="none" w:sz="0" w:space="0" w:color="auto"/>
        <w:left w:val="none" w:sz="0" w:space="0" w:color="auto"/>
        <w:bottom w:val="none" w:sz="0" w:space="0" w:color="auto"/>
        <w:right w:val="none" w:sz="0" w:space="0" w:color="auto"/>
      </w:divBdr>
    </w:div>
    <w:div w:id="330259329">
      <w:bodyDiv w:val="1"/>
      <w:marLeft w:val="0"/>
      <w:marRight w:val="0"/>
      <w:marTop w:val="0"/>
      <w:marBottom w:val="0"/>
      <w:divBdr>
        <w:top w:val="none" w:sz="0" w:space="0" w:color="auto"/>
        <w:left w:val="none" w:sz="0" w:space="0" w:color="auto"/>
        <w:bottom w:val="none" w:sz="0" w:space="0" w:color="auto"/>
        <w:right w:val="none" w:sz="0" w:space="0" w:color="auto"/>
      </w:divBdr>
    </w:div>
    <w:div w:id="337267659">
      <w:bodyDiv w:val="1"/>
      <w:marLeft w:val="0"/>
      <w:marRight w:val="0"/>
      <w:marTop w:val="0"/>
      <w:marBottom w:val="0"/>
      <w:divBdr>
        <w:top w:val="none" w:sz="0" w:space="0" w:color="auto"/>
        <w:left w:val="none" w:sz="0" w:space="0" w:color="auto"/>
        <w:bottom w:val="none" w:sz="0" w:space="0" w:color="auto"/>
        <w:right w:val="none" w:sz="0" w:space="0" w:color="auto"/>
      </w:divBdr>
    </w:div>
    <w:div w:id="345517798">
      <w:bodyDiv w:val="1"/>
      <w:marLeft w:val="0"/>
      <w:marRight w:val="0"/>
      <w:marTop w:val="0"/>
      <w:marBottom w:val="0"/>
      <w:divBdr>
        <w:top w:val="none" w:sz="0" w:space="0" w:color="auto"/>
        <w:left w:val="none" w:sz="0" w:space="0" w:color="auto"/>
        <w:bottom w:val="none" w:sz="0" w:space="0" w:color="auto"/>
        <w:right w:val="none" w:sz="0" w:space="0" w:color="auto"/>
      </w:divBdr>
    </w:div>
    <w:div w:id="382140552">
      <w:bodyDiv w:val="1"/>
      <w:marLeft w:val="0"/>
      <w:marRight w:val="0"/>
      <w:marTop w:val="0"/>
      <w:marBottom w:val="0"/>
      <w:divBdr>
        <w:top w:val="none" w:sz="0" w:space="0" w:color="auto"/>
        <w:left w:val="none" w:sz="0" w:space="0" w:color="auto"/>
        <w:bottom w:val="none" w:sz="0" w:space="0" w:color="auto"/>
        <w:right w:val="none" w:sz="0" w:space="0" w:color="auto"/>
      </w:divBdr>
    </w:div>
    <w:div w:id="423184164">
      <w:bodyDiv w:val="1"/>
      <w:marLeft w:val="0"/>
      <w:marRight w:val="0"/>
      <w:marTop w:val="0"/>
      <w:marBottom w:val="0"/>
      <w:divBdr>
        <w:top w:val="none" w:sz="0" w:space="0" w:color="auto"/>
        <w:left w:val="none" w:sz="0" w:space="0" w:color="auto"/>
        <w:bottom w:val="none" w:sz="0" w:space="0" w:color="auto"/>
        <w:right w:val="none" w:sz="0" w:space="0" w:color="auto"/>
      </w:divBdr>
    </w:div>
    <w:div w:id="425418681">
      <w:bodyDiv w:val="1"/>
      <w:marLeft w:val="0"/>
      <w:marRight w:val="0"/>
      <w:marTop w:val="0"/>
      <w:marBottom w:val="0"/>
      <w:divBdr>
        <w:top w:val="none" w:sz="0" w:space="0" w:color="auto"/>
        <w:left w:val="none" w:sz="0" w:space="0" w:color="auto"/>
        <w:bottom w:val="none" w:sz="0" w:space="0" w:color="auto"/>
        <w:right w:val="none" w:sz="0" w:space="0" w:color="auto"/>
      </w:divBdr>
    </w:div>
    <w:div w:id="460612937">
      <w:bodyDiv w:val="1"/>
      <w:marLeft w:val="0"/>
      <w:marRight w:val="0"/>
      <w:marTop w:val="0"/>
      <w:marBottom w:val="0"/>
      <w:divBdr>
        <w:top w:val="none" w:sz="0" w:space="0" w:color="auto"/>
        <w:left w:val="none" w:sz="0" w:space="0" w:color="auto"/>
        <w:bottom w:val="none" w:sz="0" w:space="0" w:color="auto"/>
        <w:right w:val="none" w:sz="0" w:space="0" w:color="auto"/>
      </w:divBdr>
    </w:div>
    <w:div w:id="490607118">
      <w:bodyDiv w:val="1"/>
      <w:marLeft w:val="0"/>
      <w:marRight w:val="0"/>
      <w:marTop w:val="0"/>
      <w:marBottom w:val="0"/>
      <w:divBdr>
        <w:top w:val="none" w:sz="0" w:space="0" w:color="auto"/>
        <w:left w:val="none" w:sz="0" w:space="0" w:color="auto"/>
        <w:bottom w:val="none" w:sz="0" w:space="0" w:color="auto"/>
        <w:right w:val="none" w:sz="0" w:space="0" w:color="auto"/>
      </w:divBdr>
    </w:div>
    <w:div w:id="528495473">
      <w:bodyDiv w:val="1"/>
      <w:marLeft w:val="0"/>
      <w:marRight w:val="0"/>
      <w:marTop w:val="0"/>
      <w:marBottom w:val="0"/>
      <w:divBdr>
        <w:top w:val="none" w:sz="0" w:space="0" w:color="auto"/>
        <w:left w:val="none" w:sz="0" w:space="0" w:color="auto"/>
        <w:bottom w:val="none" w:sz="0" w:space="0" w:color="auto"/>
        <w:right w:val="none" w:sz="0" w:space="0" w:color="auto"/>
      </w:divBdr>
    </w:div>
    <w:div w:id="614562006">
      <w:bodyDiv w:val="1"/>
      <w:marLeft w:val="0"/>
      <w:marRight w:val="0"/>
      <w:marTop w:val="0"/>
      <w:marBottom w:val="0"/>
      <w:divBdr>
        <w:top w:val="none" w:sz="0" w:space="0" w:color="auto"/>
        <w:left w:val="none" w:sz="0" w:space="0" w:color="auto"/>
        <w:bottom w:val="none" w:sz="0" w:space="0" w:color="auto"/>
        <w:right w:val="none" w:sz="0" w:space="0" w:color="auto"/>
      </w:divBdr>
    </w:div>
    <w:div w:id="646250864">
      <w:bodyDiv w:val="1"/>
      <w:marLeft w:val="0"/>
      <w:marRight w:val="0"/>
      <w:marTop w:val="0"/>
      <w:marBottom w:val="0"/>
      <w:divBdr>
        <w:top w:val="none" w:sz="0" w:space="0" w:color="auto"/>
        <w:left w:val="none" w:sz="0" w:space="0" w:color="auto"/>
        <w:bottom w:val="none" w:sz="0" w:space="0" w:color="auto"/>
        <w:right w:val="none" w:sz="0" w:space="0" w:color="auto"/>
      </w:divBdr>
    </w:div>
    <w:div w:id="710688016">
      <w:bodyDiv w:val="1"/>
      <w:marLeft w:val="0"/>
      <w:marRight w:val="0"/>
      <w:marTop w:val="0"/>
      <w:marBottom w:val="0"/>
      <w:divBdr>
        <w:top w:val="none" w:sz="0" w:space="0" w:color="auto"/>
        <w:left w:val="none" w:sz="0" w:space="0" w:color="auto"/>
        <w:bottom w:val="none" w:sz="0" w:space="0" w:color="auto"/>
        <w:right w:val="none" w:sz="0" w:space="0" w:color="auto"/>
      </w:divBdr>
    </w:div>
    <w:div w:id="728041303">
      <w:bodyDiv w:val="1"/>
      <w:marLeft w:val="0"/>
      <w:marRight w:val="0"/>
      <w:marTop w:val="0"/>
      <w:marBottom w:val="0"/>
      <w:divBdr>
        <w:top w:val="none" w:sz="0" w:space="0" w:color="auto"/>
        <w:left w:val="none" w:sz="0" w:space="0" w:color="auto"/>
        <w:bottom w:val="none" w:sz="0" w:space="0" w:color="auto"/>
        <w:right w:val="none" w:sz="0" w:space="0" w:color="auto"/>
      </w:divBdr>
    </w:div>
    <w:div w:id="766462152">
      <w:bodyDiv w:val="1"/>
      <w:marLeft w:val="0"/>
      <w:marRight w:val="0"/>
      <w:marTop w:val="0"/>
      <w:marBottom w:val="0"/>
      <w:divBdr>
        <w:top w:val="none" w:sz="0" w:space="0" w:color="auto"/>
        <w:left w:val="none" w:sz="0" w:space="0" w:color="auto"/>
        <w:bottom w:val="none" w:sz="0" w:space="0" w:color="auto"/>
        <w:right w:val="none" w:sz="0" w:space="0" w:color="auto"/>
      </w:divBdr>
    </w:div>
    <w:div w:id="770900507">
      <w:bodyDiv w:val="1"/>
      <w:marLeft w:val="0"/>
      <w:marRight w:val="0"/>
      <w:marTop w:val="0"/>
      <w:marBottom w:val="0"/>
      <w:divBdr>
        <w:top w:val="none" w:sz="0" w:space="0" w:color="auto"/>
        <w:left w:val="none" w:sz="0" w:space="0" w:color="auto"/>
        <w:bottom w:val="none" w:sz="0" w:space="0" w:color="auto"/>
        <w:right w:val="none" w:sz="0" w:space="0" w:color="auto"/>
      </w:divBdr>
    </w:div>
    <w:div w:id="906263859">
      <w:bodyDiv w:val="1"/>
      <w:marLeft w:val="0"/>
      <w:marRight w:val="0"/>
      <w:marTop w:val="0"/>
      <w:marBottom w:val="0"/>
      <w:divBdr>
        <w:top w:val="none" w:sz="0" w:space="0" w:color="auto"/>
        <w:left w:val="none" w:sz="0" w:space="0" w:color="auto"/>
        <w:bottom w:val="none" w:sz="0" w:space="0" w:color="auto"/>
        <w:right w:val="none" w:sz="0" w:space="0" w:color="auto"/>
      </w:divBdr>
    </w:div>
    <w:div w:id="1001202881">
      <w:bodyDiv w:val="1"/>
      <w:marLeft w:val="0"/>
      <w:marRight w:val="0"/>
      <w:marTop w:val="0"/>
      <w:marBottom w:val="0"/>
      <w:divBdr>
        <w:top w:val="none" w:sz="0" w:space="0" w:color="auto"/>
        <w:left w:val="none" w:sz="0" w:space="0" w:color="auto"/>
        <w:bottom w:val="none" w:sz="0" w:space="0" w:color="auto"/>
        <w:right w:val="none" w:sz="0" w:space="0" w:color="auto"/>
      </w:divBdr>
    </w:div>
    <w:div w:id="1090195026">
      <w:bodyDiv w:val="1"/>
      <w:marLeft w:val="0"/>
      <w:marRight w:val="0"/>
      <w:marTop w:val="0"/>
      <w:marBottom w:val="0"/>
      <w:divBdr>
        <w:top w:val="none" w:sz="0" w:space="0" w:color="auto"/>
        <w:left w:val="none" w:sz="0" w:space="0" w:color="auto"/>
        <w:bottom w:val="none" w:sz="0" w:space="0" w:color="auto"/>
        <w:right w:val="none" w:sz="0" w:space="0" w:color="auto"/>
      </w:divBdr>
    </w:div>
    <w:div w:id="1239052230">
      <w:bodyDiv w:val="1"/>
      <w:marLeft w:val="0"/>
      <w:marRight w:val="0"/>
      <w:marTop w:val="0"/>
      <w:marBottom w:val="0"/>
      <w:divBdr>
        <w:top w:val="none" w:sz="0" w:space="0" w:color="auto"/>
        <w:left w:val="none" w:sz="0" w:space="0" w:color="auto"/>
        <w:bottom w:val="none" w:sz="0" w:space="0" w:color="auto"/>
        <w:right w:val="none" w:sz="0" w:space="0" w:color="auto"/>
      </w:divBdr>
    </w:div>
    <w:div w:id="1255674048">
      <w:bodyDiv w:val="1"/>
      <w:marLeft w:val="0"/>
      <w:marRight w:val="0"/>
      <w:marTop w:val="0"/>
      <w:marBottom w:val="0"/>
      <w:divBdr>
        <w:top w:val="none" w:sz="0" w:space="0" w:color="auto"/>
        <w:left w:val="none" w:sz="0" w:space="0" w:color="auto"/>
        <w:bottom w:val="none" w:sz="0" w:space="0" w:color="auto"/>
        <w:right w:val="none" w:sz="0" w:space="0" w:color="auto"/>
      </w:divBdr>
    </w:div>
    <w:div w:id="1276257447">
      <w:bodyDiv w:val="1"/>
      <w:marLeft w:val="0"/>
      <w:marRight w:val="0"/>
      <w:marTop w:val="0"/>
      <w:marBottom w:val="0"/>
      <w:divBdr>
        <w:top w:val="none" w:sz="0" w:space="0" w:color="auto"/>
        <w:left w:val="none" w:sz="0" w:space="0" w:color="auto"/>
        <w:bottom w:val="none" w:sz="0" w:space="0" w:color="auto"/>
        <w:right w:val="none" w:sz="0" w:space="0" w:color="auto"/>
      </w:divBdr>
    </w:div>
    <w:div w:id="1310862392">
      <w:bodyDiv w:val="1"/>
      <w:marLeft w:val="0"/>
      <w:marRight w:val="0"/>
      <w:marTop w:val="0"/>
      <w:marBottom w:val="0"/>
      <w:divBdr>
        <w:top w:val="none" w:sz="0" w:space="0" w:color="auto"/>
        <w:left w:val="none" w:sz="0" w:space="0" w:color="auto"/>
        <w:bottom w:val="none" w:sz="0" w:space="0" w:color="auto"/>
        <w:right w:val="none" w:sz="0" w:space="0" w:color="auto"/>
      </w:divBdr>
    </w:div>
    <w:div w:id="1319113653">
      <w:bodyDiv w:val="1"/>
      <w:marLeft w:val="0"/>
      <w:marRight w:val="0"/>
      <w:marTop w:val="0"/>
      <w:marBottom w:val="0"/>
      <w:divBdr>
        <w:top w:val="none" w:sz="0" w:space="0" w:color="auto"/>
        <w:left w:val="none" w:sz="0" w:space="0" w:color="auto"/>
        <w:bottom w:val="none" w:sz="0" w:space="0" w:color="auto"/>
        <w:right w:val="none" w:sz="0" w:space="0" w:color="auto"/>
      </w:divBdr>
    </w:div>
    <w:div w:id="1343703065">
      <w:bodyDiv w:val="1"/>
      <w:marLeft w:val="0"/>
      <w:marRight w:val="0"/>
      <w:marTop w:val="0"/>
      <w:marBottom w:val="0"/>
      <w:divBdr>
        <w:top w:val="none" w:sz="0" w:space="0" w:color="auto"/>
        <w:left w:val="none" w:sz="0" w:space="0" w:color="auto"/>
        <w:bottom w:val="none" w:sz="0" w:space="0" w:color="auto"/>
        <w:right w:val="none" w:sz="0" w:space="0" w:color="auto"/>
      </w:divBdr>
    </w:div>
    <w:div w:id="1356268318">
      <w:bodyDiv w:val="1"/>
      <w:marLeft w:val="0"/>
      <w:marRight w:val="0"/>
      <w:marTop w:val="0"/>
      <w:marBottom w:val="0"/>
      <w:divBdr>
        <w:top w:val="none" w:sz="0" w:space="0" w:color="auto"/>
        <w:left w:val="none" w:sz="0" w:space="0" w:color="auto"/>
        <w:bottom w:val="none" w:sz="0" w:space="0" w:color="auto"/>
        <w:right w:val="none" w:sz="0" w:space="0" w:color="auto"/>
      </w:divBdr>
    </w:div>
    <w:div w:id="1368719631">
      <w:bodyDiv w:val="1"/>
      <w:marLeft w:val="0"/>
      <w:marRight w:val="0"/>
      <w:marTop w:val="0"/>
      <w:marBottom w:val="0"/>
      <w:divBdr>
        <w:top w:val="none" w:sz="0" w:space="0" w:color="auto"/>
        <w:left w:val="none" w:sz="0" w:space="0" w:color="auto"/>
        <w:bottom w:val="none" w:sz="0" w:space="0" w:color="auto"/>
        <w:right w:val="none" w:sz="0" w:space="0" w:color="auto"/>
      </w:divBdr>
    </w:div>
    <w:div w:id="1442845242">
      <w:bodyDiv w:val="1"/>
      <w:marLeft w:val="0"/>
      <w:marRight w:val="0"/>
      <w:marTop w:val="0"/>
      <w:marBottom w:val="0"/>
      <w:divBdr>
        <w:top w:val="none" w:sz="0" w:space="0" w:color="auto"/>
        <w:left w:val="none" w:sz="0" w:space="0" w:color="auto"/>
        <w:bottom w:val="none" w:sz="0" w:space="0" w:color="auto"/>
        <w:right w:val="none" w:sz="0" w:space="0" w:color="auto"/>
      </w:divBdr>
    </w:div>
    <w:div w:id="1463571268">
      <w:bodyDiv w:val="1"/>
      <w:marLeft w:val="0"/>
      <w:marRight w:val="0"/>
      <w:marTop w:val="0"/>
      <w:marBottom w:val="0"/>
      <w:divBdr>
        <w:top w:val="none" w:sz="0" w:space="0" w:color="auto"/>
        <w:left w:val="none" w:sz="0" w:space="0" w:color="auto"/>
        <w:bottom w:val="none" w:sz="0" w:space="0" w:color="auto"/>
        <w:right w:val="none" w:sz="0" w:space="0" w:color="auto"/>
      </w:divBdr>
    </w:div>
    <w:div w:id="1467552397">
      <w:bodyDiv w:val="1"/>
      <w:marLeft w:val="0"/>
      <w:marRight w:val="0"/>
      <w:marTop w:val="0"/>
      <w:marBottom w:val="0"/>
      <w:divBdr>
        <w:top w:val="none" w:sz="0" w:space="0" w:color="auto"/>
        <w:left w:val="none" w:sz="0" w:space="0" w:color="auto"/>
        <w:bottom w:val="none" w:sz="0" w:space="0" w:color="auto"/>
        <w:right w:val="none" w:sz="0" w:space="0" w:color="auto"/>
      </w:divBdr>
    </w:div>
    <w:div w:id="1475103800">
      <w:bodyDiv w:val="1"/>
      <w:marLeft w:val="0"/>
      <w:marRight w:val="0"/>
      <w:marTop w:val="0"/>
      <w:marBottom w:val="0"/>
      <w:divBdr>
        <w:top w:val="none" w:sz="0" w:space="0" w:color="auto"/>
        <w:left w:val="none" w:sz="0" w:space="0" w:color="auto"/>
        <w:bottom w:val="none" w:sz="0" w:space="0" w:color="auto"/>
        <w:right w:val="none" w:sz="0" w:space="0" w:color="auto"/>
      </w:divBdr>
    </w:div>
    <w:div w:id="1528719990">
      <w:bodyDiv w:val="1"/>
      <w:marLeft w:val="0"/>
      <w:marRight w:val="0"/>
      <w:marTop w:val="0"/>
      <w:marBottom w:val="0"/>
      <w:divBdr>
        <w:top w:val="none" w:sz="0" w:space="0" w:color="auto"/>
        <w:left w:val="none" w:sz="0" w:space="0" w:color="auto"/>
        <w:bottom w:val="none" w:sz="0" w:space="0" w:color="auto"/>
        <w:right w:val="none" w:sz="0" w:space="0" w:color="auto"/>
      </w:divBdr>
    </w:div>
    <w:div w:id="1567256247">
      <w:bodyDiv w:val="1"/>
      <w:marLeft w:val="0"/>
      <w:marRight w:val="0"/>
      <w:marTop w:val="0"/>
      <w:marBottom w:val="0"/>
      <w:divBdr>
        <w:top w:val="none" w:sz="0" w:space="0" w:color="auto"/>
        <w:left w:val="none" w:sz="0" w:space="0" w:color="auto"/>
        <w:bottom w:val="none" w:sz="0" w:space="0" w:color="auto"/>
        <w:right w:val="none" w:sz="0" w:space="0" w:color="auto"/>
      </w:divBdr>
    </w:div>
    <w:div w:id="1594390853">
      <w:bodyDiv w:val="1"/>
      <w:marLeft w:val="0"/>
      <w:marRight w:val="0"/>
      <w:marTop w:val="0"/>
      <w:marBottom w:val="0"/>
      <w:divBdr>
        <w:top w:val="none" w:sz="0" w:space="0" w:color="auto"/>
        <w:left w:val="none" w:sz="0" w:space="0" w:color="auto"/>
        <w:bottom w:val="none" w:sz="0" w:space="0" w:color="auto"/>
        <w:right w:val="none" w:sz="0" w:space="0" w:color="auto"/>
      </w:divBdr>
    </w:div>
    <w:div w:id="1598902502">
      <w:bodyDiv w:val="1"/>
      <w:marLeft w:val="0"/>
      <w:marRight w:val="0"/>
      <w:marTop w:val="0"/>
      <w:marBottom w:val="0"/>
      <w:divBdr>
        <w:top w:val="none" w:sz="0" w:space="0" w:color="auto"/>
        <w:left w:val="none" w:sz="0" w:space="0" w:color="auto"/>
        <w:bottom w:val="none" w:sz="0" w:space="0" w:color="auto"/>
        <w:right w:val="none" w:sz="0" w:space="0" w:color="auto"/>
      </w:divBdr>
    </w:div>
    <w:div w:id="1607611192">
      <w:bodyDiv w:val="1"/>
      <w:marLeft w:val="0"/>
      <w:marRight w:val="0"/>
      <w:marTop w:val="0"/>
      <w:marBottom w:val="0"/>
      <w:divBdr>
        <w:top w:val="none" w:sz="0" w:space="0" w:color="auto"/>
        <w:left w:val="none" w:sz="0" w:space="0" w:color="auto"/>
        <w:bottom w:val="none" w:sz="0" w:space="0" w:color="auto"/>
        <w:right w:val="none" w:sz="0" w:space="0" w:color="auto"/>
      </w:divBdr>
    </w:div>
    <w:div w:id="1671444092">
      <w:bodyDiv w:val="1"/>
      <w:marLeft w:val="0"/>
      <w:marRight w:val="0"/>
      <w:marTop w:val="0"/>
      <w:marBottom w:val="0"/>
      <w:divBdr>
        <w:top w:val="none" w:sz="0" w:space="0" w:color="auto"/>
        <w:left w:val="none" w:sz="0" w:space="0" w:color="auto"/>
        <w:bottom w:val="none" w:sz="0" w:space="0" w:color="auto"/>
        <w:right w:val="none" w:sz="0" w:space="0" w:color="auto"/>
      </w:divBdr>
    </w:div>
    <w:div w:id="1713532713">
      <w:bodyDiv w:val="1"/>
      <w:marLeft w:val="0"/>
      <w:marRight w:val="0"/>
      <w:marTop w:val="0"/>
      <w:marBottom w:val="0"/>
      <w:divBdr>
        <w:top w:val="none" w:sz="0" w:space="0" w:color="auto"/>
        <w:left w:val="none" w:sz="0" w:space="0" w:color="auto"/>
        <w:bottom w:val="none" w:sz="0" w:space="0" w:color="auto"/>
        <w:right w:val="none" w:sz="0" w:space="0" w:color="auto"/>
      </w:divBdr>
    </w:div>
    <w:div w:id="1871214891">
      <w:bodyDiv w:val="1"/>
      <w:marLeft w:val="0"/>
      <w:marRight w:val="0"/>
      <w:marTop w:val="0"/>
      <w:marBottom w:val="0"/>
      <w:divBdr>
        <w:top w:val="none" w:sz="0" w:space="0" w:color="auto"/>
        <w:left w:val="none" w:sz="0" w:space="0" w:color="auto"/>
        <w:bottom w:val="none" w:sz="0" w:space="0" w:color="auto"/>
        <w:right w:val="none" w:sz="0" w:space="0" w:color="auto"/>
      </w:divBdr>
    </w:div>
    <w:div w:id="1891576885">
      <w:bodyDiv w:val="1"/>
      <w:marLeft w:val="0"/>
      <w:marRight w:val="0"/>
      <w:marTop w:val="0"/>
      <w:marBottom w:val="0"/>
      <w:divBdr>
        <w:top w:val="none" w:sz="0" w:space="0" w:color="auto"/>
        <w:left w:val="none" w:sz="0" w:space="0" w:color="auto"/>
        <w:bottom w:val="none" w:sz="0" w:space="0" w:color="auto"/>
        <w:right w:val="none" w:sz="0" w:space="0" w:color="auto"/>
      </w:divBdr>
    </w:div>
    <w:div w:id="1908296695">
      <w:bodyDiv w:val="1"/>
      <w:marLeft w:val="0"/>
      <w:marRight w:val="0"/>
      <w:marTop w:val="0"/>
      <w:marBottom w:val="0"/>
      <w:divBdr>
        <w:top w:val="none" w:sz="0" w:space="0" w:color="auto"/>
        <w:left w:val="none" w:sz="0" w:space="0" w:color="auto"/>
        <w:bottom w:val="none" w:sz="0" w:space="0" w:color="auto"/>
        <w:right w:val="none" w:sz="0" w:space="0" w:color="auto"/>
      </w:divBdr>
    </w:div>
    <w:div w:id="1983196479">
      <w:bodyDiv w:val="1"/>
      <w:marLeft w:val="0"/>
      <w:marRight w:val="0"/>
      <w:marTop w:val="0"/>
      <w:marBottom w:val="0"/>
      <w:divBdr>
        <w:top w:val="none" w:sz="0" w:space="0" w:color="auto"/>
        <w:left w:val="none" w:sz="0" w:space="0" w:color="auto"/>
        <w:bottom w:val="none" w:sz="0" w:space="0" w:color="auto"/>
        <w:right w:val="none" w:sz="0" w:space="0" w:color="auto"/>
      </w:divBdr>
    </w:div>
    <w:div w:id="2000309740">
      <w:bodyDiv w:val="1"/>
      <w:marLeft w:val="0"/>
      <w:marRight w:val="0"/>
      <w:marTop w:val="0"/>
      <w:marBottom w:val="0"/>
      <w:divBdr>
        <w:top w:val="none" w:sz="0" w:space="0" w:color="auto"/>
        <w:left w:val="none" w:sz="0" w:space="0" w:color="auto"/>
        <w:bottom w:val="none" w:sz="0" w:space="0" w:color="auto"/>
        <w:right w:val="none" w:sz="0" w:space="0" w:color="auto"/>
      </w:divBdr>
    </w:div>
    <w:div w:id="2111392673">
      <w:bodyDiv w:val="1"/>
      <w:marLeft w:val="0"/>
      <w:marRight w:val="0"/>
      <w:marTop w:val="0"/>
      <w:marBottom w:val="0"/>
      <w:divBdr>
        <w:top w:val="none" w:sz="0" w:space="0" w:color="auto"/>
        <w:left w:val="none" w:sz="0" w:space="0" w:color="auto"/>
        <w:bottom w:val="none" w:sz="0" w:space="0" w:color="auto"/>
        <w:right w:val="none" w:sz="0" w:space="0" w:color="auto"/>
      </w:divBdr>
    </w:div>
    <w:div w:id="2116098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hyperlink" Target="https://pubmed.ncbi.nlm.nih.gov/?term=Onyango%20E%5BAuthor%5D" TargetMode="External"/><Relationship Id="rId26" Type="http://schemas.openxmlformats.org/officeDocument/2006/relationships/hyperlink" Target="https://pubmed.ncbi.nlm.nih.gov/?term=Berger%20SD%5BAuthor%5D" TargetMode="External"/><Relationship Id="rId3" Type="http://schemas.openxmlformats.org/officeDocument/2006/relationships/styles" Target="styles.xml"/><Relationship Id="rId21" Type="http://schemas.openxmlformats.org/officeDocument/2006/relationships/hyperlink" Target="https://pubmed.ncbi.nlm.nih.gov/?term=Satyanarayana%20S%5BAuthor%5D" TargetMode="External"/><Relationship Id="rId34" Type="http://schemas.openxmlformats.org/officeDocument/2006/relationships/hyperlink" Target="https://doi.org/10.1186/s13690-022-01007-w"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www.ssph-journal.org/people/u/1916829" TargetMode="External"/><Relationship Id="rId25" Type="http://schemas.openxmlformats.org/officeDocument/2006/relationships/hyperlink" Target="https://pubmed.ncbi.nlm.nih.gov/?term=Rusen%20ID%5BAuthor%5D" TargetMode="External"/><Relationship Id="rId33" Type="http://schemas.openxmlformats.org/officeDocument/2006/relationships/hyperlink" Target="https://doi.org/10.1002/jia2.26018"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ubmed.ncbi.nlm.nih.gov/?term=Menotti+G&amp;cauthor_id=40933219" TargetMode="External"/><Relationship Id="rId20" Type="http://schemas.openxmlformats.org/officeDocument/2006/relationships/hyperlink" Target="https://pubmed.ncbi.nlm.nih.gov/?term=Kumar%20AM%5BAuthor%5D" TargetMode="External"/><Relationship Id="rId29" Type="http://schemas.openxmlformats.org/officeDocument/2006/relationships/hyperlink" Target="https://pubmed.ncbi.nlm.nih.gov/?term=Seifert+ML&amp;cauthor_id=3750766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hyperlink" Target="https://pubmed.ncbi.nlm.nih.gov/?term=Zachariah%20R%5BAuthor%5D" TargetMode="External"/><Relationship Id="rId32" Type="http://schemas.openxmlformats.org/officeDocument/2006/relationships/hyperlink" Target="https://pubmed.ncbi.nlm.nih.gov/?term=Izurieta+R&amp;cauthor_id=37507668" TargetMode="External"/><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pubmed.ncbi.nlm.nih.gov/?term=Khogali%20M%5BAuthor%5D" TargetMode="External"/><Relationship Id="rId28" Type="http://schemas.openxmlformats.org/officeDocument/2006/relationships/hyperlink" Target="https://pubmed.ncbi.nlm.nih.gov/?term=Villa+TCS&amp;cauthor_id=37507668" TargetMode="External"/><Relationship Id="rId36"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pubmed.ncbi.nlm.nih.gov/?term=Owiti%20P%5BAuthor%5D" TargetMode="External"/><Relationship Id="rId31" Type="http://schemas.openxmlformats.org/officeDocument/2006/relationships/hyperlink" Target="https://pubmed.ncbi.nlm.nih.gov/?term=Hoare+I&amp;cauthor_id=3750766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hart" Target="charts/chart2.xml"/><Relationship Id="rId22" Type="http://schemas.openxmlformats.org/officeDocument/2006/relationships/hyperlink" Target="https://pubmed.ncbi.nlm.nih.gov/?term=Shewade%20HD%5BAuthor%5D" TargetMode="External"/><Relationship Id="rId27" Type="http://schemas.openxmlformats.org/officeDocument/2006/relationships/hyperlink" Target="https://pubmed.ncbi.nlm.nih.gov/?term=Harries%20AD%5BAuthor%5D" TargetMode="External"/><Relationship Id="rId30" Type="http://schemas.openxmlformats.org/officeDocument/2006/relationships/hyperlink" Target="https://pubmed.ncbi.nlm.nih.gov/?term=Arcoverde+MAM&amp;cauthor_id=37507668" TargetMode="External"/><Relationship Id="rId35" Type="http://schemas.openxmlformats.org/officeDocument/2006/relationships/hyperlink" Target="https://www.who.int/docs/default-source/tuberculosis/infographics/tb-and-covid-19-what-"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invertIfNegative val="0"/>
          <c:dLbls>
            <c:spPr>
              <a:noFill/>
              <a:ln>
                <a:noFill/>
              </a:ln>
              <a:effectLst/>
            </c:spPr>
            <c:txPr>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Ministry of Health</c:v>
                </c:pt>
                <c:pt idx="1">
                  <c:v>Faith Based</c:v>
                </c:pt>
                <c:pt idx="2">
                  <c:v>Private</c:v>
                </c:pt>
                <c:pt idx="3">
                  <c:v>Non governmental Organization</c:v>
                </c:pt>
              </c:strCache>
            </c:strRef>
          </c:cat>
          <c:val>
            <c:numRef>
              <c:f>Sheet1!$B$2:$B$5</c:f>
              <c:numCache>
                <c:formatCode>General</c:formatCode>
                <c:ptCount val="4"/>
                <c:pt idx="0">
                  <c:v>86</c:v>
                </c:pt>
                <c:pt idx="1">
                  <c:v>9</c:v>
                </c:pt>
                <c:pt idx="2">
                  <c:v>3.3</c:v>
                </c:pt>
                <c:pt idx="3">
                  <c:v>1.5</c:v>
                </c:pt>
              </c:numCache>
            </c:numRef>
          </c:val>
          <c:extLst>
            <c:ext xmlns:c16="http://schemas.microsoft.com/office/drawing/2014/chart" uri="{C3380CC4-5D6E-409C-BE32-E72D297353CC}">
              <c16:uniqueId val="{00000000-09A5-4007-9FC3-43B3347CD471}"/>
            </c:ext>
          </c:extLst>
        </c:ser>
        <c:dLbls>
          <c:showLegendKey val="0"/>
          <c:showVal val="0"/>
          <c:showCatName val="0"/>
          <c:showSerName val="0"/>
          <c:showPercent val="0"/>
          <c:showBubbleSize val="0"/>
        </c:dLbls>
        <c:gapWidth val="150"/>
        <c:axId val="97153024"/>
        <c:axId val="97154944"/>
      </c:barChart>
      <c:catAx>
        <c:axId val="97153024"/>
        <c:scaling>
          <c:orientation val="minMax"/>
        </c:scaling>
        <c:delete val="0"/>
        <c:axPos val="b"/>
        <c:title>
          <c:tx>
            <c:rich>
              <a:bodyPr/>
              <a:lstStyle/>
              <a:p>
                <a:pPr>
                  <a:defRPr sz="1200">
                    <a:latin typeface="Times New Roman" pitchFamily="18" charset="0"/>
                    <a:cs typeface="Times New Roman" pitchFamily="18" charset="0"/>
                  </a:defRPr>
                </a:pPr>
                <a:r>
                  <a:rPr lang="en-US" sz="1200">
                    <a:latin typeface="Times New Roman" pitchFamily="18" charset="0"/>
                    <a:cs typeface="Times New Roman" pitchFamily="18" charset="0"/>
                  </a:rPr>
                  <a:t>Ownership type</a:t>
                </a:r>
              </a:p>
            </c:rich>
          </c:tx>
          <c:layout>
            <c:manualLayout>
              <c:xMode val="edge"/>
              <c:yMode val="edge"/>
              <c:x val="0.44804480169145533"/>
              <c:y val="0.93333333333333335"/>
            </c:manualLayout>
          </c:layout>
          <c:overlay val="0"/>
        </c:title>
        <c:numFmt formatCode="General" sourceLinked="0"/>
        <c:majorTickMark val="out"/>
        <c:minorTickMark val="none"/>
        <c:tickLblPos val="nextTo"/>
        <c:crossAx val="97154944"/>
        <c:crosses val="autoZero"/>
        <c:auto val="1"/>
        <c:lblAlgn val="ctr"/>
        <c:lblOffset val="100"/>
        <c:noMultiLvlLbl val="0"/>
      </c:catAx>
      <c:valAx>
        <c:axId val="97154944"/>
        <c:scaling>
          <c:orientation val="minMax"/>
        </c:scaling>
        <c:delete val="0"/>
        <c:axPos val="l"/>
        <c:majorGridlines/>
        <c:title>
          <c:tx>
            <c:rich>
              <a:bodyPr rot="-5400000" vert="horz"/>
              <a:lstStyle/>
              <a:p>
                <a:pPr>
                  <a:defRPr sz="1200">
                    <a:latin typeface="Times New Roman" pitchFamily="18" charset="0"/>
                    <a:cs typeface="Times New Roman" pitchFamily="18" charset="0"/>
                  </a:defRPr>
                </a:pPr>
                <a:r>
                  <a:rPr lang="en-US" sz="1200">
                    <a:latin typeface="Times New Roman" pitchFamily="18" charset="0"/>
                    <a:cs typeface="Times New Roman" pitchFamily="18" charset="0"/>
                  </a:rPr>
                  <a:t>Percentage</a:t>
                </a:r>
              </a:p>
            </c:rich>
          </c:tx>
          <c:layout>
            <c:manualLayout>
              <c:xMode val="edge"/>
              <c:yMode val="edge"/>
              <c:x val="2.3148148148148147E-3"/>
              <c:y val="0.34360267466566691"/>
            </c:manualLayout>
          </c:layout>
          <c:overlay val="0"/>
        </c:title>
        <c:numFmt formatCode="General" sourceLinked="1"/>
        <c:majorTickMark val="out"/>
        <c:minorTickMark val="none"/>
        <c:tickLblPos val="nextTo"/>
        <c:crossAx val="97153024"/>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Series 1</c:v>
                </c:pt>
              </c:strCache>
            </c:strRef>
          </c:tx>
          <c:spPr>
            <a:solidFill>
              <a:schemeClr val="accent2"/>
            </a:solidFill>
          </c:spPr>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New</c:v>
                </c:pt>
                <c:pt idx="1">
                  <c:v>Relapse</c:v>
                </c:pt>
                <c:pt idx="2">
                  <c:v>Transplant after interruption</c:v>
                </c:pt>
                <c:pt idx="3">
                  <c:v>Treatment after lost to follow up</c:v>
                </c:pt>
                <c:pt idx="4">
                  <c:v>Failure</c:v>
                </c:pt>
                <c:pt idx="5">
                  <c:v>Palliative/Previous treatment</c:v>
                </c:pt>
              </c:strCache>
            </c:strRef>
          </c:cat>
          <c:val>
            <c:numRef>
              <c:f>Sheet1!$B$2:$B$7</c:f>
              <c:numCache>
                <c:formatCode>General</c:formatCode>
                <c:ptCount val="6"/>
                <c:pt idx="0">
                  <c:v>8.6</c:v>
                </c:pt>
                <c:pt idx="1">
                  <c:v>6.6</c:v>
                </c:pt>
                <c:pt idx="2">
                  <c:v>5</c:v>
                </c:pt>
                <c:pt idx="3">
                  <c:v>1.5</c:v>
                </c:pt>
                <c:pt idx="4">
                  <c:v>0.8</c:v>
                </c:pt>
                <c:pt idx="5">
                  <c:v>0.3000000000000001</c:v>
                </c:pt>
              </c:numCache>
            </c:numRef>
          </c:val>
          <c:extLst>
            <c:ext xmlns:c16="http://schemas.microsoft.com/office/drawing/2014/chart" uri="{C3380CC4-5D6E-409C-BE32-E72D297353CC}">
              <c16:uniqueId val="{00000000-D285-4EB2-95A0-8E5C0E8FEDFC}"/>
            </c:ext>
          </c:extLst>
        </c:ser>
        <c:dLbls>
          <c:showLegendKey val="0"/>
          <c:showVal val="1"/>
          <c:showCatName val="0"/>
          <c:showSerName val="0"/>
          <c:showPercent val="0"/>
          <c:showBubbleSize val="0"/>
        </c:dLbls>
        <c:gapWidth val="150"/>
        <c:axId val="99041664"/>
        <c:axId val="99043584"/>
      </c:barChart>
      <c:catAx>
        <c:axId val="99041664"/>
        <c:scaling>
          <c:orientation val="minMax"/>
        </c:scaling>
        <c:delete val="0"/>
        <c:axPos val="b"/>
        <c:title>
          <c:tx>
            <c:rich>
              <a:bodyPr/>
              <a:lstStyle/>
              <a:p>
                <a:pPr>
                  <a:defRPr sz="1200" b="0" i="0" baseline="0"/>
                </a:pPr>
                <a:r>
                  <a:rPr lang="en-US" sz="1200" b="0" i="0" baseline="0"/>
                  <a:t>Type of patient</a:t>
                </a:r>
              </a:p>
            </c:rich>
          </c:tx>
          <c:layout>
            <c:manualLayout>
              <c:xMode val="edge"/>
              <c:yMode val="edge"/>
              <c:x val="0.46666174540682415"/>
              <c:y val="0.91982127234095756"/>
            </c:manualLayout>
          </c:layout>
          <c:overlay val="0"/>
        </c:title>
        <c:numFmt formatCode="General" sourceLinked="0"/>
        <c:majorTickMark val="out"/>
        <c:minorTickMark val="none"/>
        <c:tickLblPos val="nextTo"/>
        <c:crossAx val="99043584"/>
        <c:crosses val="autoZero"/>
        <c:auto val="1"/>
        <c:lblAlgn val="ctr"/>
        <c:lblOffset val="100"/>
        <c:noMultiLvlLbl val="0"/>
      </c:catAx>
      <c:valAx>
        <c:axId val="99043584"/>
        <c:scaling>
          <c:orientation val="minMax"/>
        </c:scaling>
        <c:delete val="0"/>
        <c:axPos val="l"/>
        <c:majorGridlines/>
        <c:title>
          <c:tx>
            <c:rich>
              <a:bodyPr rot="0" vert="wordArtVert"/>
              <a:lstStyle/>
              <a:p>
                <a:pPr>
                  <a:defRPr/>
                </a:pPr>
                <a:r>
                  <a:rPr lang="en-US"/>
                  <a:t>Percentage</a:t>
                </a:r>
              </a:p>
            </c:rich>
          </c:tx>
          <c:layout>
            <c:manualLayout>
              <c:xMode val="edge"/>
              <c:yMode val="edge"/>
              <c:x val="0"/>
              <c:y val="5.5911526684164457E-2"/>
            </c:manualLayout>
          </c:layout>
          <c:overlay val="0"/>
        </c:title>
        <c:numFmt formatCode="General" sourceLinked="1"/>
        <c:majorTickMark val="out"/>
        <c:minorTickMark val="none"/>
        <c:tickLblPos val="nextTo"/>
        <c:crossAx val="99041664"/>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93D494-343A-4574-BBC6-4BC69FA2D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8481</Words>
  <Characters>48342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Date received stamp</vt:lpstr>
    </vt:vector>
  </TitlesOfParts>
  <Company>KNH</Company>
  <LinksUpToDate>false</LinksUpToDate>
  <CharactersWithSpaces>56710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received stamp</dc:title>
  <dc:creator>ETHICS</dc:creator>
  <cp:lastModifiedBy>DALTON WAMALWA</cp:lastModifiedBy>
  <cp:revision>2</cp:revision>
  <cp:lastPrinted>2021-06-08T07:43:00Z</cp:lastPrinted>
  <dcterms:created xsi:type="dcterms:W3CDTF">2026-02-03T16:11:00Z</dcterms:created>
  <dcterms:modified xsi:type="dcterms:W3CDTF">2026-02-03T16:11:00Z</dcterms:modified>
</cp:coreProperties>
</file>